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C2633" w14:textId="77777777" w:rsidR="0041037A" w:rsidRPr="00B7030B" w:rsidRDefault="0041037A">
      <w:pPr>
        <w:pStyle w:val="BodyText2"/>
        <w:tabs>
          <w:tab w:val="clear" w:pos="129"/>
          <w:tab w:val="clear" w:pos="652"/>
          <w:tab w:val="clear" w:pos="1176"/>
          <w:tab w:val="clear" w:pos="1476"/>
          <w:tab w:val="clear" w:pos="1699"/>
          <w:tab w:val="clear" w:pos="2222"/>
          <w:tab w:val="clear" w:pos="2745"/>
          <w:tab w:val="clear" w:pos="3268"/>
          <w:tab w:val="clear" w:pos="3792"/>
          <w:tab w:val="clear" w:pos="4315"/>
          <w:tab w:val="clear" w:pos="5220"/>
          <w:tab w:val="clear" w:pos="5884"/>
          <w:tab w:val="clear" w:pos="6408"/>
          <w:tab w:val="clear" w:pos="6931"/>
          <w:tab w:val="clear" w:pos="7454"/>
          <w:tab w:val="right" w:pos="8640"/>
        </w:tabs>
      </w:pPr>
      <w:bookmarkStart w:id="1" w:name="_Hlk40200314"/>
      <w:bookmarkEnd w:id="1"/>
      <w:r w:rsidRPr="00B7030B">
        <w:tab/>
      </w:r>
      <w:r w:rsidR="00A25576" w:rsidRPr="00B7030B">
        <w:rPr>
          <w:noProof/>
          <w:snapToGrid/>
        </w:rPr>
        <w:drawing>
          <wp:inline distT="0" distB="0" distL="0" distR="0" wp14:anchorId="0F672E01" wp14:editId="045C8CB2">
            <wp:extent cx="2185416" cy="435864"/>
            <wp:effectExtent l="0" t="0" r="5715"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logo_horiz_msword.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5416" cy="435864"/>
                    </a:xfrm>
                    <a:prstGeom prst="rect">
                      <a:avLst/>
                    </a:prstGeom>
                  </pic:spPr>
                </pic:pic>
              </a:graphicData>
            </a:graphic>
          </wp:inline>
        </w:drawing>
      </w:r>
    </w:p>
    <w:p w14:paraId="231246F9" w14:textId="77777777" w:rsidR="0041037A" w:rsidRPr="00B7030B" w:rsidRDefault="0041037A">
      <w:pPr>
        <w:pStyle w:val="BodyText2"/>
      </w:pPr>
    </w:p>
    <w:p w14:paraId="0F398D23" w14:textId="77777777" w:rsidR="0041037A" w:rsidRPr="00B7030B" w:rsidRDefault="0041037A">
      <w:pPr>
        <w:pStyle w:val="BodyText2"/>
      </w:pPr>
    </w:p>
    <w:p w14:paraId="2DE8208D" w14:textId="77777777" w:rsidR="0041037A" w:rsidRPr="00B7030B" w:rsidRDefault="0041037A">
      <w:pPr>
        <w:pStyle w:val="BodyText2"/>
      </w:pPr>
    </w:p>
    <w:p w14:paraId="3D359AD6" w14:textId="77777777" w:rsidR="0041037A" w:rsidRPr="00B7030B" w:rsidRDefault="0041037A">
      <w:pPr>
        <w:pStyle w:val="BodyText2"/>
      </w:pPr>
    </w:p>
    <w:p w14:paraId="4C81E6DF" w14:textId="77777777" w:rsidR="0041037A" w:rsidRPr="00B7030B" w:rsidRDefault="0041037A">
      <w:pPr>
        <w:pStyle w:val="BodyText2"/>
      </w:pPr>
    </w:p>
    <w:p w14:paraId="2E82DEC4" w14:textId="2AAE9865" w:rsidR="0041037A" w:rsidRPr="00B7030B" w:rsidRDefault="0041037A">
      <w:pPr>
        <w:pStyle w:val="BodyText2"/>
        <w:rPr>
          <w:rFonts w:cs="Arial"/>
          <w:b/>
          <w:bCs/>
          <w:sz w:val="48"/>
        </w:rPr>
      </w:pPr>
      <w:r w:rsidRPr="00B7030B">
        <w:rPr>
          <w:rFonts w:cs="Arial"/>
          <w:b/>
          <w:bCs/>
          <w:sz w:val="48"/>
        </w:rPr>
        <w:t>CE-QUAL-W2:  A Two-Dimensional, Laterally Aver</w:t>
      </w:r>
      <w:r w:rsidRPr="00B7030B">
        <w:rPr>
          <w:rFonts w:cs="Arial"/>
          <w:b/>
          <w:bCs/>
          <w:sz w:val="48"/>
        </w:rPr>
        <w:softHyphen/>
        <w:t xml:space="preserve">aged, Hydrodynamic and Water Quality Model, Version </w:t>
      </w:r>
      <w:r w:rsidR="00A307DE" w:rsidRPr="00B7030B">
        <w:rPr>
          <w:rFonts w:cs="Arial"/>
          <w:b/>
          <w:bCs/>
          <w:sz w:val="48"/>
        </w:rPr>
        <w:t>4.</w:t>
      </w:r>
      <w:r w:rsidR="00B74E92">
        <w:rPr>
          <w:rFonts w:cs="Arial"/>
          <w:b/>
          <w:bCs/>
          <w:sz w:val="48"/>
        </w:rPr>
        <w:t>2</w:t>
      </w:r>
      <w:r w:rsidR="006F209D">
        <w:rPr>
          <w:rFonts w:cs="Arial"/>
          <w:b/>
          <w:bCs/>
          <w:sz w:val="48"/>
        </w:rPr>
        <w:t>.2</w:t>
      </w:r>
    </w:p>
    <w:p w14:paraId="6DA8D24D" w14:textId="77777777" w:rsidR="0041037A" w:rsidRPr="00B7030B" w:rsidRDefault="0041037A">
      <w:pPr>
        <w:pStyle w:val="BodyText2"/>
        <w:rPr>
          <w:rFonts w:cs="Arial"/>
          <w:b/>
          <w:bCs/>
          <w:sz w:val="48"/>
        </w:rPr>
      </w:pPr>
    </w:p>
    <w:p w14:paraId="0098D0A8" w14:textId="77777777" w:rsidR="005F5C05" w:rsidRDefault="0041037A">
      <w:pPr>
        <w:pStyle w:val="BodyText2"/>
        <w:rPr>
          <w:rFonts w:cs="Arial"/>
          <w:b/>
          <w:bCs/>
          <w:sz w:val="48"/>
        </w:rPr>
      </w:pPr>
      <w:r w:rsidRPr="00B7030B">
        <w:rPr>
          <w:rFonts w:cs="Arial"/>
          <w:b/>
          <w:bCs/>
          <w:sz w:val="48"/>
        </w:rPr>
        <w:t>User Manual</w:t>
      </w:r>
      <w:r w:rsidR="005F5C05">
        <w:rPr>
          <w:rFonts w:cs="Arial"/>
          <w:b/>
          <w:bCs/>
          <w:sz w:val="48"/>
        </w:rPr>
        <w:t>:</w:t>
      </w:r>
    </w:p>
    <w:p w14:paraId="01897A1A" w14:textId="77777777" w:rsidR="0041037A" w:rsidRPr="00B7030B" w:rsidRDefault="00A97F87">
      <w:pPr>
        <w:pStyle w:val="BodyText2"/>
        <w:rPr>
          <w:rFonts w:cs="Arial"/>
          <w:b/>
          <w:bCs/>
          <w:sz w:val="48"/>
        </w:rPr>
      </w:pPr>
      <w:r>
        <w:rPr>
          <w:rFonts w:cs="Arial"/>
          <w:b/>
          <w:bCs/>
          <w:sz w:val="48"/>
        </w:rPr>
        <w:t xml:space="preserve">Part </w:t>
      </w:r>
      <w:r w:rsidR="00B74E92">
        <w:rPr>
          <w:rFonts w:cs="Arial"/>
          <w:b/>
          <w:bCs/>
          <w:sz w:val="48"/>
        </w:rPr>
        <w:t>5</w:t>
      </w:r>
      <w:r>
        <w:rPr>
          <w:rFonts w:cs="Arial"/>
          <w:b/>
          <w:bCs/>
          <w:sz w:val="48"/>
        </w:rPr>
        <w:t xml:space="preserve"> </w:t>
      </w:r>
      <w:r w:rsidR="00044ECC">
        <w:rPr>
          <w:rFonts w:cs="Arial"/>
          <w:b/>
          <w:bCs/>
          <w:sz w:val="48"/>
        </w:rPr>
        <w:t xml:space="preserve">– Model </w:t>
      </w:r>
      <w:r w:rsidR="00B74E92">
        <w:rPr>
          <w:rFonts w:cs="Arial"/>
          <w:b/>
          <w:bCs/>
          <w:sz w:val="48"/>
        </w:rPr>
        <w:t>Ut</w:t>
      </w:r>
      <w:r w:rsidR="00A658EC">
        <w:rPr>
          <w:rFonts w:cs="Arial"/>
          <w:b/>
          <w:bCs/>
          <w:sz w:val="48"/>
        </w:rPr>
        <w:t>i</w:t>
      </w:r>
      <w:r w:rsidR="00B74E92">
        <w:rPr>
          <w:rFonts w:cs="Arial"/>
          <w:b/>
          <w:bCs/>
          <w:sz w:val="48"/>
        </w:rPr>
        <w:t>lities</w:t>
      </w:r>
    </w:p>
    <w:p w14:paraId="121DEC59" w14:textId="77777777" w:rsidR="0041037A" w:rsidRPr="00B7030B" w:rsidRDefault="0041037A">
      <w:pPr>
        <w:pStyle w:val="BodyText2"/>
      </w:pPr>
    </w:p>
    <w:p w14:paraId="2100DA73" w14:textId="77777777" w:rsidR="0041037A" w:rsidRPr="00B7030B" w:rsidRDefault="0041037A">
      <w:pPr>
        <w:pStyle w:val="BodyText2"/>
      </w:pPr>
    </w:p>
    <w:p w14:paraId="02304391" w14:textId="77777777" w:rsidR="00FC71B9" w:rsidRDefault="00FC71B9">
      <w:pPr>
        <w:pStyle w:val="BodyText2"/>
      </w:pPr>
      <w:r>
        <w:t xml:space="preserve">Edited </w:t>
      </w:r>
      <w:r w:rsidR="0041037A" w:rsidRPr="00B7030B">
        <w:t>by</w:t>
      </w:r>
    </w:p>
    <w:p w14:paraId="38C93D3D" w14:textId="44C2CF7E" w:rsidR="0041037A" w:rsidRDefault="00FC71B9">
      <w:pPr>
        <w:pStyle w:val="BodyText2"/>
      </w:pPr>
      <w:r>
        <w:tab/>
      </w:r>
      <w:r>
        <w:tab/>
      </w:r>
      <w:r w:rsidR="0041037A" w:rsidRPr="00B7030B">
        <w:t>Scott A. Wells</w:t>
      </w:r>
    </w:p>
    <w:p w14:paraId="1B3F2BFC" w14:textId="77777777" w:rsidR="00034576" w:rsidRPr="00B7030B" w:rsidRDefault="00034576">
      <w:pPr>
        <w:pStyle w:val="BodyText2"/>
      </w:pPr>
      <w:r>
        <w:tab/>
      </w:r>
      <w:r>
        <w:tab/>
        <w:t>Professor</w:t>
      </w:r>
    </w:p>
    <w:p w14:paraId="61872408" w14:textId="77777777" w:rsidR="0041037A" w:rsidRPr="00B7030B" w:rsidRDefault="0041037A">
      <w:pPr>
        <w:pStyle w:val="BodyText2"/>
      </w:pPr>
      <w:r w:rsidRPr="00B7030B">
        <w:tab/>
      </w:r>
      <w:r w:rsidRPr="00B7030B">
        <w:tab/>
        <w:t>Department of Civil and Environmental Engineering</w:t>
      </w:r>
    </w:p>
    <w:p w14:paraId="187E3DAC" w14:textId="77777777" w:rsidR="0041037A" w:rsidRPr="00B7030B" w:rsidRDefault="0041037A">
      <w:pPr>
        <w:pStyle w:val="BodyText2"/>
      </w:pPr>
      <w:r w:rsidRPr="00B7030B">
        <w:tab/>
      </w:r>
      <w:r w:rsidRPr="00B7030B">
        <w:tab/>
        <w:t>Portland State University</w:t>
      </w:r>
    </w:p>
    <w:p w14:paraId="3E109F24" w14:textId="77777777" w:rsidR="0041037A" w:rsidRPr="00B7030B" w:rsidRDefault="0041037A">
      <w:pPr>
        <w:pStyle w:val="BodyText2"/>
      </w:pPr>
      <w:r w:rsidRPr="00B7030B">
        <w:tab/>
      </w:r>
      <w:r w:rsidRPr="00B7030B">
        <w:tab/>
        <w:t>Portland, OR  97207-0751</w:t>
      </w:r>
    </w:p>
    <w:p w14:paraId="1EB5EFA3" w14:textId="77777777" w:rsidR="0041037A" w:rsidRPr="00B7030B" w:rsidRDefault="0041037A">
      <w:pPr>
        <w:pStyle w:val="BodyText2"/>
      </w:pPr>
    </w:p>
    <w:p w14:paraId="44B70599" w14:textId="77777777" w:rsidR="0041037A" w:rsidRPr="00B7030B" w:rsidRDefault="0041037A">
      <w:pPr>
        <w:pStyle w:val="BodyText2"/>
      </w:pPr>
    </w:p>
    <w:p w14:paraId="3C5EA010" w14:textId="77777777" w:rsidR="0041037A" w:rsidRPr="00B7030B" w:rsidRDefault="0041037A">
      <w:pPr>
        <w:pStyle w:val="BodyText2"/>
      </w:pPr>
    </w:p>
    <w:p w14:paraId="152F6BB8" w14:textId="77777777" w:rsidR="00044ECC" w:rsidRDefault="00044ECC">
      <w:pPr>
        <w:pStyle w:val="BodyText2"/>
      </w:pPr>
    </w:p>
    <w:p w14:paraId="6C868A64" w14:textId="77777777" w:rsidR="00044ECC" w:rsidRDefault="00044ECC">
      <w:pPr>
        <w:pStyle w:val="BodyText2"/>
      </w:pPr>
    </w:p>
    <w:p w14:paraId="00780283" w14:textId="77777777" w:rsidR="00044ECC" w:rsidRDefault="00044ECC">
      <w:pPr>
        <w:pStyle w:val="BodyText2"/>
      </w:pPr>
    </w:p>
    <w:p w14:paraId="17050986" w14:textId="77777777" w:rsidR="00044ECC" w:rsidRDefault="00044ECC">
      <w:pPr>
        <w:pStyle w:val="BodyText2"/>
      </w:pPr>
    </w:p>
    <w:p w14:paraId="374B1A6B" w14:textId="77777777" w:rsidR="00044ECC" w:rsidRDefault="00044ECC">
      <w:pPr>
        <w:pStyle w:val="BodyText2"/>
      </w:pPr>
    </w:p>
    <w:p w14:paraId="57415DD0" w14:textId="77777777" w:rsidR="00044ECC" w:rsidRDefault="00044ECC">
      <w:pPr>
        <w:pStyle w:val="BodyText2"/>
      </w:pPr>
    </w:p>
    <w:p w14:paraId="01B8DC1E" w14:textId="77777777" w:rsidR="00044ECC" w:rsidRDefault="00044ECC">
      <w:pPr>
        <w:pStyle w:val="BodyText2"/>
      </w:pPr>
    </w:p>
    <w:p w14:paraId="2BE11F6D" w14:textId="77777777" w:rsidR="0041037A" w:rsidRPr="00B7030B" w:rsidRDefault="00A815B6">
      <w:pPr>
        <w:pStyle w:val="BodyText2"/>
      </w:pPr>
      <w:r w:rsidRPr="00B7030B">
        <w:t>Department of Civil and Environmental Engineering</w:t>
      </w:r>
    </w:p>
    <w:p w14:paraId="767F58BC" w14:textId="77777777" w:rsidR="00A815B6" w:rsidRPr="00B7030B" w:rsidRDefault="00A815B6">
      <w:pPr>
        <w:pStyle w:val="BodyText2"/>
      </w:pPr>
      <w:r w:rsidRPr="00B7030B">
        <w:t xml:space="preserve">Portland State </w:t>
      </w:r>
      <w:r w:rsidR="00A97F87" w:rsidRPr="00B7030B">
        <w:t>University</w:t>
      </w:r>
    </w:p>
    <w:p w14:paraId="0E7C27B9" w14:textId="77777777" w:rsidR="00A815B6" w:rsidRPr="00B7030B" w:rsidRDefault="00A815B6">
      <w:pPr>
        <w:pStyle w:val="BodyText2"/>
      </w:pPr>
      <w:r w:rsidRPr="00B7030B">
        <w:t>Portland, OR 97207-0751</w:t>
      </w:r>
    </w:p>
    <w:p w14:paraId="4C0CAEC3" w14:textId="77777777" w:rsidR="00A42730" w:rsidRPr="00B7030B" w:rsidRDefault="00A42730">
      <w:pPr>
        <w:pStyle w:val="BodyText2"/>
        <w:rPr>
          <w:sz w:val="18"/>
        </w:rPr>
      </w:pPr>
    </w:p>
    <w:p w14:paraId="1D993E6B" w14:textId="77777777" w:rsidR="00A42730" w:rsidRPr="00B7030B" w:rsidRDefault="00A42730">
      <w:pPr>
        <w:pStyle w:val="BodyText2"/>
        <w:rPr>
          <w:sz w:val="18"/>
        </w:rPr>
      </w:pPr>
    </w:p>
    <w:p w14:paraId="1AFC3E9A" w14:textId="77777777" w:rsidR="0041037A" w:rsidRPr="00B7030B" w:rsidRDefault="0041037A">
      <w:pPr>
        <w:pStyle w:val="BodyText2"/>
        <w:rPr>
          <w:sz w:val="18"/>
        </w:rPr>
      </w:pPr>
    </w:p>
    <w:p w14:paraId="59FA6878" w14:textId="4AFA059B" w:rsidR="0041037A" w:rsidRPr="00B7030B" w:rsidRDefault="007D393B">
      <w:pPr>
        <w:pStyle w:val="BodyText2"/>
      </w:pPr>
      <w:r>
        <w:t>February 2021</w:t>
      </w:r>
    </w:p>
    <w:p w14:paraId="7686AB37" w14:textId="77777777" w:rsidR="0041037A" w:rsidRPr="00B7030B" w:rsidRDefault="0041037A">
      <w:pPr>
        <w:pStyle w:val="BodyText2"/>
        <w:rPr>
          <w:sz w:val="18"/>
        </w:rPr>
      </w:pPr>
    </w:p>
    <w:bookmarkStart w:id="2" w:name="_Toc48576254"/>
    <w:p w14:paraId="27636534" w14:textId="77777777" w:rsidR="0041037A" w:rsidRPr="00B7030B" w:rsidRDefault="00B862EB" w:rsidP="00563509">
      <w:pPr>
        <w:pStyle w:val="Heading1"/>
        <w:spacing w:after="600"/>
        <w:rPr>
          <w:rFonts w:asciiTheme="minorHAnsi" w:hAnsiTheme="minorHAnsi"/>
        </w:rPr>
      </w:pPr>
      <w:r w:rsidRPr="00B7030B">
        <w:rPr>
          <w:rFonts w:asciiTheme="minorHAnsi" w:hAnsiTheme="minorHAnsi"/>
          <w:noProof/>
          <w:snapToGrid/>
        </w:rPr>
        <w:lastRenderedPageBreak/>
        <mc:AlternateContent>
          <mc:Choice Requires="wps">
            <w:drawing>
              <wp:anchor distT="0" distB="0" distL="114300" distR="114300" simplePos="0" relativeHeight="251646464" behindDoc="1" locked="1" layoutInCell="1" allowOverlap="1" wp14:anchorId="6D8E4235" wp14:editId="058ED847">
                <wp:simplePos x="0" y="0"/>
                <wp:positionH relativeFrom="margin">
                  <wp:align>left</wp:align>
                </wp:positionH>
                <wp:positionV relativeFrom="page">
                  <wp:posOffset>1581785</wp:posOffset>
                </wp:positionV>
                <wp:extent cx="5486400" cy="45720"/>
                <wp:effectExtent l="0" t="0" r="0" b="0"/>
                <wp:wrapNone/>
                <wp:docPr id="39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572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5320F" id="Rectangle 21" o:spid="_x0000_s1026" style="position:absolute;margin-left:0;margin-top:124.55pt;width:6in;height:3.6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5c/dQIAAPoEAAAOAAAAZHJzL2Uyb0RvYy54bWysVG1v0zAQ/o7Ef7D8vUtSsq6Jlk57oQhp&#10;wMTgB7i201g4tjm7TTfEf+fsrKWDLxOiH1xf7nx+7rnnfH6x6zXZSvDKmoYWJzkl0nArlFk39OuX&#10;5WROiQ/MCKatkQ19kJ5eLF6/Oh9cLae2s1pIIJjE+HpwDe1CcHWWed7JnvkT66RBZ2uhZwFNWGcC&#10;2IDZe51N83yWDRaEA8ul9/j1ZnTSRcrftpKHT23rZSC6oYgtpBXSuoprtjhn9RqY6xR/gsH+AUXP&#10;lMFLD6luWGBkA+qvVL3iYL1twwm3fWbbVnGZasBqivyPau475mSqBcnx7kCT/39p+cftHRAlGvqm&#10;Qn4M67FJn5E2ZtZakmkRGRqcrzHw3t1BrNG7W8u/eWLsdYdh8hLADp1kAnGl+OzZgWh4PEpWwwcr&#10;MD3bBJvI2rXQx4RIA9mlnjwceiJ3gXD8eFrOZ2WO0Dj6ytOzaepZxur9YQc+vJO2J3HTUEDsKTnb&#10;3vqA4DF0H5LAW63EUmmdDFivrjWQLYvySL9YLx7xx2HaxGBj47HRPX5BjHhH9EW0qd0/qmJa5lfT&#10;arKczc8m5bI8nVRn+XySF9VVNcvLqrxZ/owAi7LulBDS3Coj99Irype19mkIRtEk8ZEhUpeKOobu&#10;X1ZhrwKOoVZ9Q+cHGlgdm/rWCKyZ1YEpPe6z59gTX0jA/j9RkiQQuz6qZ2XFAyoALHYIe4kPBm46&#10;C4+UDDh8DfXfNwwkJfq9QRVVRVnGaU3G2HQCx57VsYcZjqkaGigZt9dhnPCNA7Xu8KYiEWPsJSqv&#10;VUkVUZUjKsQdDRywVMHTYxAn+NhOUb+frMUvAAAA//8DAFBLAwQUAAYACAAAACEAA0wNUNsAAAAI&#10;AQAADwAAAGRycy9kb3ducmV2LnhtbEyPwU7DMBBE70j8g7VI3KjTJrVCGqcCJK5ITblwc+IliRqv&#10;Q+y24e9ZTnDcmdXMm3K/uFFccA6DJw3rVQICqfV2oE7D+/H1IQcRoiFrRk+o4RsD7Kvbm9IU1l/p&#10;gJc6doJDKBRGQx/jVEgZ2h6dCSs/IbH36WdnIp9zJ+1srhzuRrlJEiWdGYgbejPhS4/tqT477v1I&#10;62TKv547cm/ZoVFT2qit1vd3y9MORMQl/j3DLz6jQ8VMjT+TDWLUwEOihk32uAbBdq4yVhpWtioF&#10;WZXy/4DqBwAA//8DAFBLAQItABQABgAIAAAAIQC2gziS/gAAAOEBAAATAAAAAAAAAAAAAAAAAAAA&#10;AABbQ29udGVudF9UeXBlc10ueG1sUEsBAi0AFAAGAAgAAAAhADj9If/WAAAAlAEAAAsAAAAAAAAA&#10;AAAAAAAALwEAAF9yZWxzLy5yZWxzUEsBAi0AFAAGAAgAAAAhAOvblz91AgAA+gQAAA4AAAAAAAAA&#10;AAAAAAAALgIAAGRycy9lMm9Eb2MueG1sUEsBAi0AFAAGAAgAAAAhAANMDVDbAAAACAEAAA8AAAAA&#10;AAAAAAAAAAAAzwQAAGRycy9kb3ducmV2LnhtbFBLBQYAAAAABAAEAPMAAADXBQAAAAA=&#10;" fillcolor="black" stroked="f" strokeweight="0">
                <w10:wrap anchorx="margin" anchory="page"/>
                <w10:anchorlock/>
              </v:rect>
            </w:pict>
          </mc:Fallback>
        </mc:AlternateContent>
      </w:r>
      <w:r w:rsidR="0041037A" w:rsidRPr="00B7030B">
        <w:rPr>
          <w:rFonts w:asciiTheme="minorHAnsi" w:hAnsiTheme="minorHAnsi"/>
        </w:rPr>
        <w:t>Contents</w:t>
      </w:r>
      <w:bookmarkEnd w:id="2"/>
    </w:p>
    <w:p w14:paraId="6A5B5D39" w14:textId="02DA2DCD" w:rsidR="00C37CF5" w:rsidRDefault="00FA1B19">
      <w:pPr>
        <w:pStyle w:val="TOC1"/>
        <w:rPr>
          <w:rFonts w:eastAsiaTheme="minorEastAsia" w:cstheme="minorBidi"/>
          <w:snapToGrid/>
          <w:color w:val="auto"/>
          <w:szCs w:val="22"/>
        </w:rPr>
      </w:pPr>
      <w:r w:rsidRPr="00B7030B">
        <w:rPr>
          <w:rFonts w:cs="Arial"/>
        </w:rPr>
        <w:fldChar w:fldCharType="begin"/>
      </w:r>
      <w:r w:rsidR="0041037A" w:rsidRPr="00B7030B">
        <w:rPr>
          <w:rFonts w:cs="Arial"/>
        </w:rPr>
        <w:instrText xml:space="preserve"> TOC \o "1-5" \h \z \t "Heading 9,4" </w:instrText>
      </w:r>
      <w:r w:rsidRPr="00B7030B">
        <w:rPr>
          <w:rFonts w:cs="Arial"/>
        </w:rPr>
        <w:fldChar w:fldCharType="separate"/>
      </w:r>
      <w:hyperlink w:anchor="_Toc48576254" w:history="1">
        <w:r w:rsidR="00C37CF5" w:rsidRPr="006D5F9F">
          <w:rPr>
            <w:rStyle w:val="Hyperlink"/>
          </w:rPr>
          <w:t>Contents</w:t>
        </w:r>
        <w:r w:rsidR="00C37CF5">
          <w:rPr>
            <w:webHidden/>
          </w:rPr>
          <w:tab/>
        </w:r>
        <w:r w:rsidR="00C37CF5">
          <w:rPr>
            <w:webHidden/>
          </w:rPr>
          <w:fldChar w:fldCharType="begin"/>
        </w:r>
        <w:r w:rsidR="00C37CF5">
          <w:rPr>
            <w:webHidden/>
          </w:rPr>
          <w:instrText xml:space="preserve"> PAGEREF _Toc48576254 \h </w:instrText>
        </w:r>
        <w:r w:rsidR="00C37CF5">
          <w:rPr>
            <w:webHidden/>
          </w:rPr>
        </w:r>
        <w:r w:rsidR="00C37CF5">
          <w:rPr>
            <w:webHidden/>
          </w:rPr>
          <w:fldChar w:fldCharType="separate"/>
        </w:r>
        <w:r w:rsidR="006E3DC1">
          <w:rPr>
            <w:webHidden/>
          </w:rPr>
          <w:t>ii</w:t>
        </w:r>
        <w:r w:rsidR="00C37CF5">
          <w:rPr>
            <w:webHidden/>
          </w:rPr>
          <w:fldChar w:fldCharType="end"/>
        </w:r>
      </w:hyperlink>
    </w:p>
    <w:p w14:paraId="4E143A35" w14:textId="054F497D" w:rsidR="00C37CF5" w:rsidRDefault="00000000">
      <w:pPr>
        <w:pStyle w:val="TOC1"/>
        <w:rPr>
          <w:rFonts w:eastAsiaTheme="minorEastAsia" w:cstheme="minorBidi"/>
          <w:snapToGrid/>
          <w:color w:val="auto"/>
          <w:szCs w:val="22"/>
        </w:rPr>
      </w:pPr>
      <w:hyperlink w:anchor="_Toc48576255" w:history="1">
        <w:r w:rsidR="00C37CF5" w:rsidRPr="006D5F9F">
          <w:rPr>
            <w:rStyle w:val="Hyperlink"/>
          </w:rPr>
          <w:t>List of Figures</w:t>
        </w:r>
        <w:r w:rsidR="00C37CF5">
          <w:rPr>
            <w:webHidden/>
          </w:rPr>
          <w:tab/>
        </w:r>
        <w:r w:rsidR="00C37CF5">
          <w:rPr>
            <w:webHidden/>
          </w:rPr>
          <w:fldChar w:fldCharType="begin"/>
        </w:r>
        <w:r w:rsidR="00C37CF5">
          <w:rPr>
            <w:webHidden/>
          </w:rPr>
          <w:instrText xml:space="preserve"> PAGEREF _Toc48576255 \h </w:instrText>
        </w:r>
        <w:r w:rsidR="00C37CF5">
          <w:rPr>
            <w:webHidden/>
          </w:rPr>
        </w:r>
        <w:r w:rsidR="00C37CF5">
          <w:rPr>
            <w:webHidden/>
          </w:rPr>
          <w:fldChar w:fldCharType="separate"/>
        </w:r>
        <w:r w:rsidR="006E3DC1">
          <w:rPr>
            <w:webHidden/>
          </w:rPr>
          <w:t>iv</w:t>
        </w:r>
        <w:r w:rsidR="00C37CF5">
          <w:rPr>
            <w:webHidden/>
          </w:rPr>
          <w:fldChar w:fldCharType="end"/>
        </w:r>
      </w:hyperlink>
    </w:p>
    <w:p w14:paraId="7909EFAC" w14:textId="491EF3A4" w:rsidR="00C37CF5" w:rsidRDefault="00000000">
      <w:pPr>
        <w:pStyle w:val="TOC1"/>
        <w:rPr>
          <w:rFonts w:eastAsiaTheme="minorEastAsia" w:cstheme="minorBidi"/>
          <w:snapToGrid/>
          <w:color w:val="auto"/>
          <w:szCs w:val="22"/>
        </w:rPr>
      </w:pPr>
      <w:hyperlink w:anchor="_Toc48576256" w:history="1">
        <w:r w:rsidR="00C37CF5" w:rsidRPr="006D5F9F">
          <w:rPr>
            <w:rStyle w:val="Hyperlink"/>
          </w:rPr>
          <w:t>List of Tables</w:t>
        </w:r>
        <w:r w:rsidR="00C37CF5">
          <w:rPr>
            <w:webHidden/>
          </w:rPr>
          <w:tab/>
        </w:r>
        <w:r w:rsidR="00C37CF5">
          <w:rPr>
            <w:webHidden/>
          </w:rPr>
          <w:fldChar w:fldCharType="begin"/>
        </w:r>
        <w:r w:rsidR="00C37CF5">
          <w:rPr>
            <w:webHidden/>
          </w:rPr>
          <w:instrText xml:space="preserve"> PAGEREF _Toc48576256 \h </w:instrText>
        </w:r>
        <w:r w:rsidR="00C37CF5">
          <w:rPr>
            <w:webHidden/>
          </w:rPr>
        </w:r>
        <w:r w:rsidR="00C37CF5">
          <w:rPr>
            <w:webHidden/>
          </w:rPr>
          <w:fldChar w:fldCharType="separate"/>
        </w:r>
        <w:r w:rsidR="006E3DC1">
          <w:rPr>
            <w:webHidden/>
          </w:rPr>
          <w:t>v</w:t>
        </w:r>
        <w:r w:rsidR="00C37CF5">
          <w:rPr>
            <w:webHidden/>
          </w:rPr>
          <w:fldChar w:fldCharType="end"/>
        </w:r>
      </w:hyperlink>
    </w:p>
    <w:p w14:paraId="0D3C9352" w14:textId="13BFD3C1" w:rsidR="00C37CF5" w:rsidRDefault="00000000">
      <w:pPr>
        <w:pStyle w:val="TOC1"/>
        <w:rPr>
          <w:rFonts w:eastAsiaTheme="minorEastAsia" w:cstheme="minorBidi"/>
          <w:snapToGrid/>
          <w:color w:val="auto"/>
          <w:szCs w:val="22"/>
        </w:rPr>
      </w:pPr>
      <w:hyperlink w:anchor="_Toc48576257" w:history="1">
        <w:r w:rsidR="00C37CF5" w:rsidRPr="006D5F9F">
          <w:rPr>
            <w:rStyle w:val="Hyperlink"/>
          </w:rPr>
          <w:t>Preface</w:t>
        </w:r>
        <w:r w:rsidR="00C37CF5">
          <w:rPr>
            <w:webHidden/>
          </w:rPr>
          <w:tab/>
        </w:r>
        <w:r w:rsidR="00C37CF5">
          <w:rPr>
            <w:webHidden/>
          </w:rPr>
          <w:fldChar w:fldCharType="begin"/>
        </w:r>
        <w:r w:rsidR="00C37CF5">
          <w:rPr>
            <w:webHidden/>
          </w:rPr>
          <w:instrText xml:space="preserve"> PAGEREF _Toc48576257 \h </w:instrText>
        </w:r>
        <w:r w:rsidR="00C37CF5">
          <w:rPr>
            <w:webHidden/>
          </w:rPr>
        </w:r>
        <w:r w:rsidR="00C37CF5">
          <w:rPr>
            <w:webHidden/>
          </w:rPr>
          <w:fldChar w:fldCharType="separate"/>
        </w:r>
        <w:r w:rsidR="006E3DC1">
          <w:rPr>
            <w:webHidden/>
          </w:rPr>
          <w:t>vi</w:t>
        </w:r>
        <w:r w:rsidR="00C37CF5">
          <w:rPr>
            <w:webHidden/>
          </w:rPr>
          <w:fldChar w:fldCharType="end"/>
        </w:r>
      </w:hyperlink>
    </w:p>
    <w:p w14:paraId="67EC71C0" w14:textId="37BAF870" w:rsidR="00C37CF5" w:rsidRDefault="00000000">
      <w:pPr>
        <w:pStyle w:val="TOC1"/>
        <w:tabs>
          <w:tab w:val="left" w:pos="576"/>
        </w:tabs>
        <w:rPr>
          <w:rFonts w:eastAsiaTheme="minorEastAsia" w:cstheme="minorBidi"/>
          <w:snapToGrid/>
          <w:color w:val="auto"/>
          <w:szCs w:val="22"/>
        </w:rPr>
      </w:pPr>
      <w:hyperlink w:anchor="_Toc48576258" w:history="1">
        <w:r w:rsidR="00C37CF5" w:rsidRPr="006D5F9F">
          <w:rPr>
            <w:rStyle w:val="Hyperlink"/>
          </w:rPr>
          <w:t>1.</w:t>
        </w:r>
        <w:r w:rsidR="00C37CF5">
          <w:rPr>
            <w:rFonts w:eastAsiaTheme="minorEastAsia" w:cstheme="minorBidi"/>
            <w:snapToGrid/>
            <w:color w:val="auto"/>
            <w:szCs w:val="22"/>
          </w:rPr>
          <w:tab/>
        </w:r>
        <w:r w:rsidR="00C37CF5" w:rsidRPr="006D5F9F">
          <w:rPr>
            <w:rStyle w:val="Hyperlink"/>
          </w:rPr>
          <w:t>Introduction</w:t>
        </w:r>
        <w:r w:rsidR="00C37CF5">
          <w:rPr>
            <w:webHidden/>
          </w:rPr>
          <w:tab/>
        </w:r>
        <w:r w:rsidR="00C37CF5">
          <w:rPr>
            <w:webHidden/>
          </w:rPr>
          <w:fldChar w:fldCharType="begin"/>
        </w:r>
        <w:r w:rsidR="00C37CF5">
          <w:rPr>
            <w:webHidden/>
          </w:rPr>
          <w:instrText xml:space="preserve"> PAGEREF _Toc48576258 \h </w:instrText>
        </w:r>
        <w:r w:rsidR="00C37CF5">
          <w:rPr>
            <w:webHidden/>
          </w:rPr>
        </w:r>
        <w:r w:rsidR="00C37CF5">
          <w:rPr>
            <w:webHidden/>
          </w:rPr>
          <w:fldChar w:fldCharType="separate"/>
        </w:r>
        <w:r w:rsidR="006E3DC1">
          <w:rPr>
            <w:webHidden/>
          </w:rPr>
          <w:t>7</w:t>
        </w:r>
        <w:r w:rsidR="00C37CF5">
          <w:rPr>
            <w:webHidden/>
          </w:rPr>
          <w:fldChar w:fldCharType="end"/>
        </w:r>
      </w:hyperlink>
    </w:p>
    <w:p w14:paraId="74D4BF18" w14:textId="2C09B369" w:rsidR="00C37CF5" w:rsidRDefault="00000000">
      <w:pPr>
        <w:pStyle w:val="TOC1"/>
        <w:tabs>
          <w:tab w:val="left" w:pos="576"/>
        </w:tabs>
        <w:rPr>
          <w:rFonts w:eastAsiaTheme="minorEastAsia" w:cstheme="minorBidi"/>
          <w:snapToGrid/>
          <w:color w:val="auto"/>
          <w:szCs w:val="22"/>
        </w:rPr>
      </w:pPr>
      <w:hyperlink w:anchor="_Toc48576259" w:history="1">
        <w:r w:rsidR="00C37CF5" w:rsidRPr="006D5F9F">
          <w:rPr>
            <w:rStyle w:val="Hyperlink"/>
          </w:rPr>
          <w:t>2.</w:t>
        </w:r>
        <w:r w:rsidR="00C37CF5">
          <w:rPr>
            <w:rFonts w:eastAsiaTheme="minorEastAsia" w:cstheme="minorBidi"/>
            <w:snapToGrid/>
            <w:color w:val="auto"/>
            <w:szCs w:val="22"/>
          </w:rPr>
          <w:tab/>
        </w:r>
        <w:r w:rsidR="00C37CF5" w:rsidRPr="006D5F9F">
          <w:rPr>
            <w:rStyle w:val="Hyperlink"/>
          </w:rPr>
          <w:t>Water Balance Utility</w:t>
        </w:r>
        <w:r w:rsidR="00C37CF5">
          <w:rPr>
            <w:webHidden/>
          </w:rPr>
          <w:tab/>
        </w:r>
        <w:r w:rsidR="00C37CF5">
          <w:rPr>
            <w:webHidden/>
          </w:rPr>
          <w:fldChar w:fldCharType="begin"/>
        </w:r>
        <w:r w:rsidR="00C37CF5">
          <w:rPr>
            <w:webHidden/>
          </w:rPr>
          <w:instrText xml:space="preserve"> PAGEREF _Toc48576259 \h </w:instrText>
        </w:r>
        <w:r w:rsidR="00C37CF5">
          <w:rPr>
            <w:webHidden/>
          </w:rPr>
        </w:r>
        <w:r w:rsidR="00C37CF5">
          <w:rPr>
            <w:webHidden/>
          </w:rPr>
          <w:fldChar w:fldCharType="separate"/>
        </w:r>
        <w:r w:rsidR="006E3DC1">
          <w:rPr>
            <w:webHidden/>
          </w:rPr>
          <w:t>7</w:t>
        </w:r>
        <w:r w:rsidR="00C37CF5">
          <w:rPr>
            <w:webHidden/>
          </w:rPr>
          <w:fldChar w:fldCharType="end"/>
        </w:r>
      </w:hyperlink>
    </w:p>
    <w:p w14:paraId="20B3EE96" w14:textId="77BA37CB" w:rsidR="00C37CF5" w:rsidRDefault="00000000">
      <w:pPr>
        <w:pStyle w:val="TOC3"/>
        <w:rPr>
          <w:rFonts w:eastAsiaTheme="minorEastAsia" w:cstheme="minorBidi"/>
          <w:snapToGrid/>
          <w:color w:val="auto"/>
          <w:szCs w:val="22"/>
        </w:rPr>
      </w:pPr>
      <w:hyperlink w:anchor="_Toc48576260" w:history="1">
        <w:r w:rsidR="00C37CF5" w:rsidRPr="006D5F9F">
          <w:rPr>
            <w:rStyle w:val="Hyperlink"/>
          </w:rPr>
          <w:t>How to use the water balance utility GUI application</w:t>
        </w:r>
        <w:r w:rsidR="00C37CF5">
          <w:rPr>
            <w:webHidden/>
          </w:rPr>
          <w:tab/>
        </w:r>
        <w:r w:rsidR="00C37CF5">
          <w:rPr>
            <w:webHidden/>
          </w:rPr>
          <w:fldChar w:fldCharType="begin"/>
        </w:r>
        <w:r w:rsidR="00C37CF5">
          <w:rPr>
            <w:webHidden/>
          </w:rPr>
          <w:instrText xml:space="preserve"> PAGEREF _Toc48576260 \h </w:instrText>
        </w:r>
        <w:r w:rsidR="00C37CF5">
          <w:rPr>
            <w:webHidden/>
          </w:rPr>
        </w:r>
        <w:r w:rsidR="00C37CF5">
          <w:rPr>
            <w:webHidden/>
          </w:rPr>
          <w:fldChar w:fldCharType="separate"/>
        </w:r>
        <w:r w:rsidR="006E3DC1">
          <w:rPr>
            <w:webHidden/>
          </w:rPr>
          <w:t>7</w:t>
        </w:r>
        <w:r w:rsidR="00C37CF5">
          <w:rPr>
            <w:webHidden/>
          </w:rPr>
          <w:fldChar w:fldCharType="end"/>
        </w:r>
      </w:hyperlink>
    </w:p>
    <w:p w14:paraId="31D4B581" w14:textId="6CC0F707" w:rsidR="00C37CF5" w:rsidRDefault="00000000">
      <w:pPr>
        <w:pStyle w:val="TOC4"/>
        <w:rPr>
          <w:rFonts w:eastAsiaTheme="minorEastAsia" w:cstheme="minorBidi"/>
          <w:snapToGrid/>
          <w:color w:val="auto"/>
          <w:szCs w:val="22"/>
        </w:rPr>
      </w:pPr>
      <w:hyperlink w:anchor="_Toc48576261" w:history="1">
        <w:r w:rsidR="00C37CF5" w:rsidRPr="006D5F9F">
          <w:rPr>
            <w:rStyle w:val="Hyperlink"/>
          </w:rPr>
          <w:t>Running the water balance program</w:t>
        </w:r>
        <w:r w:rsidR="00C37CF5">
          <w:rPr>
            <w:webHidden/>
          </w:rPr>
          <w:tab/>
        </w:r>
        <w:r w:rsidR="00C37CF5">
          <w:rPr>
            <w:webHidden/>
          </w:rPr>
          <w:fldChar w:fldCharType="begin"/>
        </w:r>
        <w:r w:rsidR="00C37CF5">
          <w:rPr>
            <w:webHidden/>
          </w:rPr>
          <w:instrText xml:space="preserve"> PAGEREF _Toc48576261 \h </w:instrText>
        </w:r>
        <w:r w:rsidR="00C37CF5">
          <w:rPr>
            <w:webHidden/>
          </w:rPr>
        </w:r>
        <w:r w:rsidR="00C37CF5">
          <w:rPr>
            <w:webHidden/>
          </w:rPr>
          <w:fldChar w:fldCharType="separate"/>
        </w:r>
        <w:r w:rsidR="006E3DC1">
          <w:rPr>
            <w:webHidden/>
          </w:rPr>
          <w:t>7</w:t>
        </w:r>
        <w:r w:rsidR="00C37CF5">
          <w:rPr>
            <w:webHidden/>
          </w:rPr>
          <w:fldChar w:fldCharType="end"/>
        </w:r>
      </w:hyperlink>
    </w:p>
    <w:p w14:paraId="4843D481" w14:textId="255679D3" w:rsidR="00C37CF5" w:rsidRDefault="00000000">
      <w:pPr>
        <w:pStyle w:val="TOC4"/>
        <w:rPr>
          <w:rFonts w:eastAsiaTheme="minorEastAsia" w:cstheme="minorBidi"/>
          <w:snapToGrid/>
          <w:color w:val="auto"/>
          <w:szCs w:val="22"/>
        </w:rPr>
      </w:pPr>
      <w:hyperlink w:anchor="_Toc48576262" w:history="1">
        <w:r w:rsidR="00C37CF5" w:rsidRPr="006D5F9F">
          <w:rPr>
            <w:rStyle w:val="Hyperlink"/>
          </w:rPr>
          <w:t>Incorporating the computed flows into the simulation</w:t>
        </w:r>
        <w:r w:rsidR="00C37CF5">
          <w:rPr>
            <w:webHidden/>
          </w:rPr>
          <w:tab/>
        </w:r>
        <w:r w:rsidR="00C37CF5">
          <w:rPr>
            <w:webHidden/>
          </w:rPr>
          <w:fldChar w:fldCharType="begin"/>
        </w:r>
        <w:r w:rsidR="00C37CF5">
          <w:rPr>
            <w:webHidden/>
          </w:rPr>
          <w:instrText xml:space="preserve"> PAGEREF _Toc48576262 \h </w:instrText>
        </w:r>
        <w:r w:rsidR="00C37CF5">
          <w:rPr>
            <w:webHidden/>
          </w:rPr>
        </w:r>
        <w:r w:rsidR="00C37CF5">
          <w:rPr>
            <w:webHidden/>
          </w:rPr>
          <w:fldChar w:fldCharType="separate"/>
        </w:r>
        <w:r w:rsidR="006E3DC1">
          <w:rPr>
            <w:webHidden/>
          </w:rPr>
          <w:t>10</w:t>
        </w:r>
        <w:r w:rsidR="00C37CF5">
          <w:rPr>
            <w:webHidden/>
          </w:rPr>
          <w:fldChar w:fldCharType="end"/>
        </w:r>
      </w:hyperlink>
    </w:p>
    <w:p w14:paraId="6D3C2D01" w14:textId="03096FAF" w:rsidR="00C37CF5" w:rsidRDefault="00000000">
      <w:pPr>
        <w:pStyle w:val="TOC4"/>
        <w:rPr>
          <w:rFonts w:eastAsiaTheme="minorEastAsia" w:cstheme="minorBidi"/>
          <w:snapToGrid/>
          <w:color w:val="auto"/>
          <w:szCs w:val="22"/>
        </w:rPr>
      </w:pPr>
      <w:hyperlink w:anchor="_Toc48576263" w:history="1">
        <w:r w:rsidR="00C37CF5" w:rsidRPr="006D5F9F">
          <w:rPr>
            <w:rStyle w:val="Hyperlink"/>
          </w:rPr>
          <w:t>Example from Tom Cole</w:t>
        </w:r>
        <w:r w:rsidR="00C37CF5">
          <w:rPr>
            <w:webHidden/>
          </w:rPr>
          <w:tab/>
        </w:r>
        <w:r w:rsidR="00C37CF5">
          <w:rPr>
            <w:webHidden/>
          </w:rPr>
          <w:fldChar w:fldCharType="begin"/>
        </w:r>
        <w:r w:rsidR="00C37CF5">
          <w:rPr>
            <w:webHidden/>
          </w:rPr>
          <w:instrText xml:space="preserve"> PAGEREF _Toc48576263 \h </w:instrText>
        </w:r>
        <w:r w:rsidR="00C37CF5">
          <w:rPr>
            <w:webHidden/>
          </w:rPr>
        </w:r>
        <w:r w:rsidR="00C37CF5">
          <w:rPr>
            <w:webHidden/>
          </w:rPr>
          <w:fldChar w:fldCharType="separate"/>
        </w:r>
        <w:r w:rsidR="006E3DC1">
          <w:rPr>
            <w:webHidden/>
          </w:rPr>
          <w:t>11</w:t>
        </w:r>
        <w:r w:rsidR="00C37CF5">
          <w:rPr>
            <w:webHidden/>
          </w:rPr>
          <w:fldChar w:fldCharType="end"/>
        </w:r>
      </w:hyperlink>
    </w:p>
    <w:p w14:paraId="38977EE4" w14:textId="67DC057D" w:rsidR="00C37CF5" w:rsidRDefault="00000000">
      <w:pPr>
        <w:pStyle w:val="TOC3"/>
        <w:rPr>
          <w:rFonts w:eastAsiaTheme="minorEastAsia" w:cstheme="minorBidi"/>
          <w:snapToGrid/>
          <w:color w:val="auto"/>
          <w:szCs w:val="22"/>
        </w:rPr>
      </w:pPr>
      <w:hyperlink w:anchor="_Toc48576264" w:history="1">
        <w:r w:rsidR="00C37CF5" w:rsidRPr="006D5F9F">
          <w:rPr>
            <w:rStyle w:val="Hyperlink"/>
          </w:rPr>
          <w:t>How to use the water balance utility console application</w:t>
        </w:r>
        <w:r w:rsidR="00C37CF5">
          <w:rPr>
            <w:webHidden/>
          </w:rPr>
          <w:tab/>
        </w:r>
        <w:r w:rsidR="00C37CF5">
          <w:rPr>
            <w:webHidden/>
          </w:rPr>
          <w:fldChar w:fldCharType="begin"/>
        </w:r>
        <w:r w:rsidR="00C37CF5">
          <w:rPr>
            <w:webHidden/>
          </w:rPr>
          <w:instrText xml:space="preserve"> PAGEREF _Toc48576264 \h </w:instrText>
        </w:r>
        <w:r w:rsidR="00C37CF5">
          <w:rPr>
            <w:webHidden/>
          </w:rPr>
        </w:r>
        <w:r w:rsidR="00C37CF5">
          <w:rPr>
            <w:webHidden/>
          </w:rPr>
          <w:fldChar w:fldCharType="separate"/>
        </w:r>
        <w:r w:rsidR="006E3DC1">
          <w:rPr>
            <w:webHidden/>
          </w:rPr>
          <w:t>12</w:t>
        </w:r>
        <w:r w:rsidR="00C37CF5">
          <w:rPr>
            <w:webHidden/>
          </w:rPr>
          <w:fldChar w:fldCharType="end"/>
        </w:r>
      </w:hyperlink>
    </w:p>
    <w:p w14:paraId="26EBD0AA" w14:textId="603357F3" w:rsidR="00C37CF5" w:rsidRDefault="00000000">
      <w:pPr>
        <w:pStyle w:val="TOC4"/>
        <w:rPr>
          <w:rFonts w:eastAsiaTheme="minorEastAsia" w:cstheme="minorBidi"/>
          <w:snapToGrid/>
          <w:color w:val="auto"/>
          <w:szCs w:val="22"/>
        </w:rPr>
      </w:pPr>
      <w:hyperlink w:anchor="_Toc48576265" w:history="1">
        <w:r w:rsidR="00C37CF5" w:rsidRPr="006D5F9F">
          <w:rPr>
            <w:rStyle w:val="Hyperlink"/>
          </w:rPr>
          <w:t>Input File: “WatBal.npt”</w:t>
        </w:r>
        <w:r w:rsidR="00C37CF5">
          <w:rPr>
            <w:webHidden/>
          </w:rPr>
          <w:tab/>
        </w:r>
        <w:r w:rsidR="00C37CF5">
          <w:rPr>
            <w:webHidden/>
          </w:rPr>
          <w:fldChar w:fldCharType="begin"/>
        </w:r>
        <w:r w:rsidR="00C37CF5">
          <w:rPr>
            <w:webHidden/>
          </w:rPr>
          <w:instrText xml:space="preserve"> PAGEREF _Toc48576265 \h </w:instrText>
        </w:r>
        <w:r w:rsidR="00C37CF5">
          <w:rPr>
            <w:webHidden/>
          </w:rPr>
        </w:r>
        <w:r w:rsidR="00C37CF5">
          <w:rPr>
            <w:webHidden/>
          </w:rPr>
          <w:fldChar w:fldCharType="separate"/>
        </w:r>
        <w:r w:rsidR="006E3DC1">
          <w:rPr>
            <w:webHidden/>
          </w:rPr>
          <w:t>12</w:t>
        </w:r>
        <w:r w:rsidR="00C37CF5">
          <w:rPr>
            <w:webHidden/>
          </w:rPr>
          <w:fldChar w:fldCharType="end"/>
        </w:r>
      </w:hyperlink>
    </w:p>
    <w:p w14:paraId="3FB0C972" w14:textId="24C75181" w:rsidR="00C37CF5" w:rsidRDefault="00000000">
      <w:pPr>
        <w:pStyle w:val="TOC4"/>
        <w:rPr>
          <w:rFonts w:eastAsiaTheme="minorEastAsia" w:cstheme="minorBidi"/>
          <w:snapToGrid/>
          <w:color w:val="auto"/>
          <w:szCs w:val="22"/>
        </w:rPr>
      </w:pPr>
      <w:hyperlink w:anchor="_Toc48576266" w:history="1">
        <w:r w:rsidR="00C37CF5" w:rsidRPr="006D5F9F">
          <w:rPr>
            <w:rStyle w:val="Hyperlink"/>
          </w:rPr>
          <w:t>Output File: “WatBal_Errors.opt”</w:t>
        </w:r>
        <w:r w:rsidR="00C37CF5">
          <w:rPr>
            <w:webHidden/>
          </w:rPr>
          <w:tab/>
        </w:r>
        <w:r w:rsidR="00C37CF5">
          <w:rPr>
            <w:webHidden/>
          </w:rPr>
          <w:fldChar w:fldCharType="begin"/>
        </w:r>
        <w:r w:rsidR="00C37CF5">
          <w:rPr>
            <w:webHidden/>
          </w:rPr>
          <w:instrText xml:space="preserve"> PAGEREF _Toc48576266 \h </w:instrText>
        </w:r>
        <w:r w:rsidR="00C37CF5">
          <w:rPr>
            <w:webHidden/>
          </w:rPr>
        </w:r>
        <w:r w:rsidR="00C37CF5">
          <w:rPr>
            <w:webHidden/>
          </w:rPr>
          <w:fldChar w:fldCharType="separate"/>
        </w:r>
        <w:r w:rsidR="006E3DC1">
          <w:rPr>
            <w:webHidden/>
          </w:rPr>
          <w:t>12</w:t>
        </w:r>
        <w:r w:rsidR="00C37CF5">
          <w:rPr>
            <w:webHidden/>
          </w:rPr>
          <w:fldChar w:fldCharType="end"/>
        </w:r>
      </w:hyperlink>
    </w:p>
    <w:p w14:paraId="7C2D0363" w14:textId="2EC50A6F" w:rsidR="00C37CF5" w:rsidRDefault="00000000">
      <w:pPr>
        <w:pStyle w:val="TOC4"/>
        <w:rPr>
          <w:rFonts w:eastAsiaTheme="minorEastAsia" w:cstheme="minorBidi"/>
          <w:snapToGrid/>
          <w:color w:val="auto"/>
          <w:szCs w:val="22"/>
        </w:rPr>
      </w:pPr>
      <w:hyperlink w:anchor="_Toc48576267" w:history="1">
        <w:r w:rsidR="00C37CF5" w:rsidRPr="006D5F9F">
          <w:rPr>
            <w:rStyle w:val="Hyperlink"/>
          </w:rPr>
          <w:t>Output File: “el_stats.opt”</w:t>
        </w:r>
        <w:r w:rsidR="00C37CF5">
          <w:rPr>
            <w:webHidden/>
          </w:rPr>
          <w:tab/>
        </w:r>
        <w:r w:rsidR="00C37CF5">
          <w:rPr>
            <w:webHidden/>
          </w:rPr>
          <w:fldChar w:fldCharType="begin"/>
        </w:r>
        <w:r w:rsidR="00C37CF5">
          <w:rPr>
            <w:webHidden/>
          </w:rPr>
          <w:instrText xml:space="preserve"> PAGEREF _Toc48576267 \h </w:instrText>
        </w:r>
        <w:r w:rsidR="00C37CF5">
          <w:rPr>
            <w:webHidden/>
          </w:rPr>
        </w:r>
        <w:r w:rsidR="00C37CF5">
          <w:rPr>
            <w:webHidden/>
          </w:rPr>
          <w:fldChar w:fldCharType="separate"/>
        </w:r>
        <w:r w:rsidR="006E3DC1">
          <w:rPr>
            <w:webHidden/>
          </w:rPr>
          <w:t>12</w:t>
        </w:r>
        <w:r w:rsidR="00C37CF5">
          <w:rPr>
            <w:webHidden/>
          </w:rPr>
          <w:fldChar w:fldCharType="end"/>
        </w:r>
      </w:hyperlink>
    </w:p>
    <w:p w14:paraId="65E7D929" w14:textId="7779BA47" w:rsidR="00C37CF5" w:rsidRDefault="00000000">
      <w:pPr>
        <w:pStyle w:val="TOC4"/>
        <w:rPr>
          <w:rFonts w:eastAsiaTheme="minorEastAsia" w:cstheme="minorBidi"/>
          <w:snapToGrid/>
          <w:color w:val="auto"/>
          <w:szCs w:val="22"/>
        </w:rPr>
      </w:pPr>
      <w:hyperlink w:anchor="_Toc48576268" w:history="1">
        <w:r w:rsidR="00C37CF5" w:rsidRPr="006D5F9F">
          <w:rPr>
            <w:rStyle w:val="Hyperlink"/>
          </w:rPr>
          <w:t>Output File from water balance</w:t>
        </w:r>
        <w:r w:rsidR="00C37CF5">
          <w:rPr>
            <w:webHidden/>
          </w:rPr>
          <w:tab/>
        </w:r>
        <w:r w:rsidR="00C37CF5">
          <w:rPr>
            <w:webHidden/>
          </w:rPr>
          <w:fldChar w:fldCharType="begin"/>
        </w:r>
        <w:r w:rsidR="00C37CF5">
          <w:rPr>
            <w:webHidden/>
          </w:rPr>
          <w:instrText xml:space="preserve"> PAGEREF _Toc48576268 \h </w:instrText>
        </w:r>
        <w:r w:rsidR="00C37CF5">
          <w:rPr>
            <w:webHidden/>
          </w:rPr>
        </w:r>
        <w:r w:rsidR="00C37CF5">
          <w:rPr>
            <w:webHidden/>
          </w:rPr>
          <w:fldChar w:fldCharType="separate"/>
        </w:r>
        <w:r w:rsidR="006E3DC1">
          <w:rPr>
            <w:webHidden/>
          </w:rPr>
          <w:t>13</w:t>
        </w:r>
        <w:r w:rsidR="00C37CF5">
          <w:rPr>
            <w:webHidden/>
          </w:rPr>
          <w:fldChar w:fldCharType="end"/>
        </w:r>
      </w:hyperlink>
    </w:p>
    <w:p w14:paraId="0A82DED4" w14:textId="67AC8BB6" w:rsidR="00C37CF5" w:rsidRDefault="00000000">
      <w:pPr>
        <w:pStyle w:val="TOC4"/>
        <w:rPr>
          <w:rFonts w:eastAsiaTheme="minorEastAsia" w:cstheme="minorBidi"/>
          <w:snapToGrid/>
          <w:color w:val="auto"/>
          <w:szCs w:val="22"/>
        </w:rPr>
      </w:pPr>
      <w:hyperlink w:anchor="_Toc48576269" w:history="1">
        <w:r w:rsidR="00C37CF5" w:rsidRPr="006D5F9F">
          <w:rPr>
            <w:rStyle w:val="Hyperlink"/>
          </w:rPr>
          <w:t>How to Run the Console Water Balance Utility</w:t>
        </w:r>
        <w:r w:rsidR="00C37CF5">
          <w:rPr>
            <w:webHidden/>
          </w:rPr>
          <w:tab/>
        </w:r>
        <w:r w:rsidR="00C37CF5">
          <w:rPr>
            <w:webHidden/>
          </w:rPr>
          <w:fldChar w:fldCharType="begin"/>
        </w:r>
        <w:r w:rsidR="00C37CF5">
          <w:rPr>
            <w:webHidden/>
          </w:rPr>
          <w:instrText xml:space="preserve"> PAGEREF _Toc48576269 \h </w:instrText>
        </w:r>
        <w:r w:rsidR="00C37CF5">
          <w:rPr>
            <w:webHidden/>
          </w:rPr>
        </w:r>
        <w:r w:rsidR="00C37CF5">
          <w:rPr>
            <w:webHidden/>
          </w:rPr>
          <w:fldChar w:fldCharType="separate"/>
        </w:r>
        <w:r w:rsidR="006E3DC1">
          <w:rPr>
            <w:webHidden/>
          </w:rPr>
          <w:t>13</w:t>
        </w:r>
        <w:r w:rsidR="00C37CF5">
          <w:rPr>
            <w:webHidden/>
          </w:rPr>
          <w:fldChar w:fldCharType="end"/>
        </w:r>
      </w:hyperlink>
    </w:p>
    <w:p w14:paraId="59AB11D4" w14:textId="6C0F47D2" w:rsidR="00C37CF5" w:rsidRDefault="00000000">
      <w:pPr>
        <w:pStyle w:val="TOC1"/>
        <w:tabs>
          <w:tab w:val="left" w:pos="576"/>
        </w:tabs>
        <w:rPr>
          <w:rFonts w:eastAsiaTheme="minorEastAsia" w:cstheme="minorBidi"/>
          <w:snapToGrid/>
          <w:color w:val="auto"/>
          <w:szCs w:val="22"/>
        </w:rPr>
      </w:pPr>
      <w:hyperlink w:anchor="_Toc48576270" w:history="1">
        <w:r w:rsidR="00C37CF5" w:rsidRPr="006D5F9F">
          <w:rPr>
            <w:rStyle w:val="Hyperlink"/>
          </w:rPr>
          <w:t>3.</w:t>
        </w:r>
        <w:r w:rsidR="00C37CF5">
          <w:rPr>
            <w:rFonts w:eastAsiaTheme="minorEastAsia" w:cstheme="minorBidi"/>
            <w:snapToGrid/>
            <w:color w:val="auto"/>
            <w:szCs w:val="22"/>
          </w:rPr>
          <w:tab/>
        </w:r>
        <w:r w:rsidR="00C37CF5" w:rsidRPr="006D5F9F">
          <w:rPr>
            <w:rStyle w:val="Hyperlink"/>
          </w:rPr>
          <w:t>Control File Converter for CE-QUAL-W2</w:t>
        </w:r>
        <w:r w:rsidR="00C37CF5">
          <w:rPr>
            <w:webHidden/>
          </w:rPr>
          <w:tab/>
        </w:r>
        <w:r w:rsidR="00C37CF5">
          <w:rPr>
            <w:webHidden/>
          </w:rPr>
          <w:fldChar w:fldCharType="begin"/>
        </w:r>
        <w:r w:rsidR="00C37CF5">
          <w:rPr>
            <w:webHidden/>
          </w:rPr>
          <w:instrText xml:space="preserve"> PAGEREF _Toc48576270 \h </w:instrText>
        </w:r>
        <w:r w:rsidR="00C37CF5">
          <w:rPr>
            <w:webHidden/>
          </w:rPr>
        </w:r>
        <w:r w:rsidR="00C37CF5">
          <w:rPr>
            <w:webHidden/>
          </w:rPr>
          <w:fldChar w:fldCharType="separate"/>
        </w:r>
        <w:r w:rsidR="006E3DC1">
          <w:rPr>
            <w:webHidden/>
          </w:rPr>
          <w:t>14</w:t>
        </w:r>
        <w:r w:rsidR="00C37CF5">
          <w:rPr>
            <w:webHidden/>
          </w:rPr>
          <w:fldChar w:fldCharType="end"/>
        </w:r>
      </w:hyperlink>
    </w:p>
    <w:p w14:paraId="12D7CF4E" w14:textId="28735949" w:rsidR="00C37CF5" w:rsidRDefault="00000000">
      <w:pPr>
        <w:pStyle w:val="TOC1"/>
        <w:tabs>
          <w:tab w:val="left" w:pos="576"/>
        </w:tabs>
        <w:rPr>
          <w:rFonts w:eastAsiaTheme="minorEastAsia" w:cstheme="minorBidi"/>
          <w:snapToGrid/>
          <w:color w:val="auto"/>
          <w:szCs w:val="22"/>
        </w:rPr>
      </w:pPr>
      <w:hyperlink w:anchor="_Toc48576271" w:history="1">
        <w:r w:rsidR="00C37CF5" w:rsidRPr="006D5F9F">
          <w:rPr>
            <w:rStyle w:val="Hyperlink"/>
          </w:rPr>
          <w:t>4.</w:t>
        </w:r>
        <w:r w:rsidR="00C37CF5">
          <w:rPr>
            <w:rFonts w:eastAsiaTheme="minorEastAsia" w:cstheme="minorBidi"/>
            <w:snapToGrid/>
            <w:color w:val="auto"/>
            <w:szCs w:val="22"/>
          </w:rPr>
          <w:tab/>
        </w:r>
        <w:r w:rsidR="00C37CF5" w:rsidRPr="006D5F9F">
          <w:rPr>
            <w:rStyle w:val="Hyperlink"/>
          </w:rPr>
          <w:t>GUI Interface for CE-QUAL-W2 for Versions 3.7-4.20</w:t>
        </w:r>
        <w:r w:rsidR="00C37CF5">
          <w:rPr>
            <w:webHidden/>
          </w:rPr>
          <w:tab/>
        </w:r>
        <w:r w:rsidR="00C37CF5">
          <w:rPr>
            <w:webHidden/>
          </w:rPr>
          <w:fldChar w:fldCharType="begin"/>
        </w:r>
        <w:r w:rsidR="00C37CF5">
          <w:rPr>
            <w:webHidden/>
          </w:rPr>
          <w:instrText xml:space="preserve"> PAGEREF _Toc48576271 \h </w:instrText>
        </w:r>
        <w:r w:rsidR="00C37CF5">
          <w:rPr>
            <w:webHidden/>
          </w:rPr>
        </w:r>
        <w:r w:rsidR="00C37CF5">
          <w:rPr>
            <w:webHidden/>
          </w:rPr>
          <w:fldChar w:fldCharType="separate"/>
        </w:r>
        <w:r w:rsidR="006E3DC1">
          <w:rPr>
            <w:webHidden/>
          </w:rPr>
          <w:t>19</w:t>
        </w:r>
        <w:r w:rsidR="00C37CF5">
          <w:rPr>
            <w:webHidden/>
          </w:rPr>
          <w:fldChar w:fldCharType="end"/>
        </w:r>
      </w:hyperlink>
    </w:p>
    <w:p w14:paraId="7C389C47" w14:textId="4801B7A5" w:rsidR="00C37CF5" w:rsidRDefault="00000000">
      <w:pPr>
        <w:pStyle w:val="TOC2"/>
        <w:rPr>
          <w:rFonts w:eastAsiaTheme="minorEastAsia" w:cstheme="minorBidi"/>
          <w:snapToGrid/>
          <w:color w:val="auto"/>
          <w:szCs w:val="22"/>
        </w:rPr>
      </w:pPr>
      <w:hyperlink w:anchor="_Toc48576272" w:history="1">
        <w:r w:rsidR="00C37CF5" w:rsidRPr="006D5F9F">
          <w:rPr>
            <w:rStyle w:val="Hyperlink"/>
          </w:rPr>
          <w:t>Introduction</w:t>
        </w:r>
        <w:r w:rsidR="00C37CF5">
          <w:rPr>
            <w:webHidden/>
          </w:rPr>
          <w:tab/>
        </w:r>
        <w:r w:rsidR="00C37CF5">
          <w:rPr>
            <w:webHidden/>
          </w:rPr>
          <w:fldChar w:fldCharType="begin"/>
        </w:r>
        <w:r w:rsidR="00C37CF5">
          <w:rPr>
            <w:webHidden/>
          </w:rPr>
          <w:instrText xml:space="preserve"> PAGEREF _Toc48576272 \h </w:instrText>
        </w:r>
        <w:r w:rsidR="00C37CF5">
          <w:rPr>
            <w:webHidden/>
          </w:rPr>
        </w:r>
        <w:r w:rsidR="00C37CF5">
          <w:rPr>
            <w:webHidden/>
          </w:rPr>
          <w:fldChar w:fldCharType="separate"/>
        </w:r>
        <w:r w:rsidR="006E3DC1">
          <w:rPr>
            <w:webHidden/>
          </w:rPr>
          <w:t>19</w:t>
        </w:r>
        <w:r w:rsidR="00C37CF5">
          <w:rPr>
            <w:webHidden/>
          </w:rPr>
          <w:fldChar w:fldCharType="end"/>
        </w:r>
      </w:hyperlink>
    </w:p>
    <w:p w14:paraId="22D051CC" w14:textId="60E62E09" w:rsidR="00C37CF5" w:rsidRDefault="00000000">
      <w:pPr>
        <w:pStyle w:val="TOC2"/>
        <w:rPr>
          <w:rFonts w:eastAsiaTheme="minorEastAsia" w:cstheme="minorBidi"/>
          <w:snapToGrid/>
          <w:color w:val="auto"/>
          <w:szCs w:val="22"/>
        </w:rPr>
      </w:pPr>
      <w:hyperlink w:anchor="_Toc48576273" w:history="1">
        <w:r w:rsidR="00C37CF5" w:rsidRPr="006D5F9F">
          <w:rPr>
            <w:rStyle w:val="Hyperlink"/>
          </w:rPr>
          <w:t>Installing the GUI Interface</w:t>
        </w:r>
        <w:r w:rsidR="00C37CF5">
          <w:rPr>
            <w:webHidden/>
          </w:rPr>
          <w:tab/>
        </w:r>
        <w:r w:rsidR="00C37CF5">
          <w:rPr>
            <w:webHidden/>
          </w:rPr>
          <w:fldChar w:fldCharType="begin"/>
        </w:r>
        <w:r w:rsidR="00C37CF5">
          <w:rPr>
            <w:webHidden/>
          </w:rPr>
          <w:instrText xml:space="preserve"> PAGEREF _Toc48576273 \h </w:instrText>
        </w:r>
        <w:r w:rsidR="00C37CF5">
          <w:rPr>
            <w:webHidden/>
          </w:rPr>
        </w:r>
        <w:r w:rsidR="00C37CF5">
          <w:rPr>
            <w:webHidden/>
          </w:rPr>
          <w:fldChar w:fldCharType="separate"/>
        </w:r>
        <w:r w:rsidR="006E3DC1">
          <w:rPr>
            <w:webHidden/>
          </w:rPr>
          <w:t>19</w:t>
        </w:r>
        <w:r w:rsidR="00C37CF5">
          <w:rPr>
            <w:webHidden/>
          </w:rPr>
          <w:fldChar w:fldCharType="end"/>
        </w:r>
      </w:hyperlink>
    </w:p>
    <w:p w14:paraId="2CDEB848" w14:textId="63A39003" w:rsidR="00C37CF5" w:rsidRDefault="00000000">
      <w:pPr>
        <w:pStyle w:val="TOC2"/>
        <w:rPr>
          <w:rFonts w:eastAsiaTheme="minorEastAsia" w:cstheme="minorBidi"/>
          <w:snapToGrid/>
          <w:color w:val="auto"/>
          <w:szCs w:val="22"/>
        </w:rPr>
      </w:pPr>
      <w:hyperlink w:anchor="_Toc48576274" w:history="1">
        <w:r w:rsidR="00C37CF5" w:rsidRPr="006D5F9F">
          <w:rPr>
            <w:rStyle w:val="Hyperlink"/>
          </w:rPr>
          <w:t>Opening the GUI Interface</w:t>
        </w:r>
        <w:r w:rsidR="00C37CF5">
          <w:rPr>
            <w:webHidden/>
          </w:rPr>
          <w:tab/>
        </w:r>
        <w:r w:rsidR="00C37CF5">
          <w:rPr>
            <w:webHidden/>
          </w:rPr>
          <w:fldChar w:fldCharType="begin"/>
        </w:r>
        <w:r w:rsidR="00C37CF5">
          <w:rPr>
            <w:webHidden/>
          </w:rPr>
          <w:instrText xml:space="preserve"> PAGEREF _Toc48576274 \h </w:instrText>
        </w:r>
        <w:r w:rsidR="00C37CF5">
          <w:rPr>
            <w:webHidden/>
          </w:rPr>
        </w:r>
        <w:r w:rsidR="00C37CF5">
          <w:rPr>
            <w:webHidden/>
          </w:rPr>
          <w:fldChar w:fldCharType="separate"/>
        </w:r>
        <w:r w:rsidR="006E3DC1">
          <w:rPr>
            <w:webHidden/>
          </w:rPr>
          <w:t>20</w:t>
        </w:r>
        <w:r w:rsidR="00C37CF5">
          <w:rPr>
            <w:webHidden/>
          </w:rPr>
          <w:fldChar w:fldCharType="end"/>
        </w:r>
      </w:hyperlink>
    </w:p>
    <w:p w14:paraId="77506C55" w14:textId="57258FD2" w:rsidR="00C37CF5" w:rsidRDefault="00000000">
      <w:pPr>
        <w:pStyle w:val="TOC3"/>
        <w:rPr>
          <w:rFonts w:eastAsiaTheme="minorEastAsia" w:cstheme="minorBidi"/>
          <w:snapToGrid/>
          <w:color w:val="auto"/>
          <w:szCs w:val="22"/>
        </w:rPr>
      </w:pPr>
      <w:hyperlink w:anchor="_Toc48576275" w:history="1">
        <w:r w:rsidR="00C37CF5" w:rsidRPr="006D5F9F">
          <w:rPr>
            <w:rStyle w:val="Hyperlink"/>
          </w:rPr>
          <w:t>Menus</w:t>
        </w:r>
        <w:r w:rsidR="00C37CF5">
          <w:rPr>
            <w:webHidden/>
          </w:rPr>
          <w:tab/>
        </w:r>
        <w:r w:rsidR="00C37CF5">
          <w:rPr>
            <w:webHidden/>
          </w:rPr>
          <w:fldChar w:fldCharType="begin"/>
        </w:r>
        <w:r w:rsidR="00C37CF5">
          <w:rPr>
            <w:webHidden/>
          </w:rPr>
          <w:instrText xml:space="preserve"> PAGEREF _Toc48576275 \h </w:instrText>
        </w:r>
        <w:r w:rsidR="00C37CF5">
          <w:rPr>
            <w:webHidden/>
          </w:rPr>
        </w:r>
        <w:r w:rsidR="00C37CF5">
          <w:rPr>
            <w:webHidden/>
          </w:rPr>
          <w:fldChar w:fldCharType="separate"/>
        </w:r>
        <w:r w:rsidR="006E3DC1">
          <w:rPr>
            <w:webHidden/>
          </w:rPr>
          <w:t>20</w:t>
        </w:r>
        <w:r w:rsidR="00C37CF5">
          <w:rPr>
            <w:webHidden/>
          </w:rPr>
          <w:fldChar w:fldCharType="end"/>
        </w:r>
      </w:hyperlink>
    </w:p>
    <w:p w14:paraId="6358F256" w14:textId="6537225E" w:rsidR="00C37CF5" w:rsidRDefault="00000000">
      <w:pPr>
        <w:pStyle w:val="TOC3"/>
        <w:rPr>
          <w:rFonts w:eastAsiaTheme="minorEastAsia" w:cstheme="minorBidi"/>
          <w:snapToGrid/>
          <w:color w:val="auto"/>
          <w:szCs w:val="22"/>
        </w:rPr>
      </w:pPr>
      <w:hyperlink w:anchor="_Toc48576276" w:history="1">
        <w:r w:rsidR="00C37CF5" w:rsidRPr="006D5F9F">
          <w:rPr>
            <w:rStyle w:val="Hyperlink"/>
          </w:rPr>
          <w:t>Button Bar</w:t>
        </w:r>
        <w:r w:rsidR="00C37CF5">
          <w:rPr>
            <w:webHidden/>
          </w:rPr>
          <w:tab/>
        </w:r>
        <w:r w:rsidR="00C37CF5">
          <w:rPr>
            <w:webHidden/>
          </w:rPr>
          <w:fldChar w:fldCharType="begin"/>
        </w:r>
        <w:r w:rsidR="00C37CF5">
          <w:rPr>
            <w:webHidden/>
          </w:rPr>
          <w:instrText xml:space="preserve"> PAGEREF _Toc48576276 \h </w:instrText>
        </w:r>
        <w:r w:rsidR="00C37CF5">
          <w:rPr>
            <w:webHidden/>
          </w:rPr>
        </w:r>
        <w:r w:rsidR="00C37CF5">
          <w:rPr>
            <w:webHidden/>
          </w:rPr>
          <w:fldChar w:fldCharType="separate"/>
        </w:r>
        <w:r w:rsidR="006E3DC1">
          <w:rPr>
            <w:webHidden/>
          </w:rPr>
          <w:t>20</w:t>
        </w:r>
        <w:r w:rsidR="00C37CF5">
          <w:rPr>
            <w:webHidden/>
          </w:rPr>
          <w:fldChar w:fldCharType="end"/>
        </w:r>
      </w:hyperlink>
    </w:p>
    <w:p w14:paraId="6655B803" w14:textId="000127C1" w:rsidR="00C37CF5" w:rsidRDefault="00000000">
      <w:pPr>
        <w:pStyle w:val="TOC3"/>
        <w:rPr>
          <w:rFonts w:eastAsiaTheme="minorEastAsia" w:cstheme="minorBidi"/>
          <w:snapToGrid/>
          <w:color w:val="auto"/>
          <w:szCs w:val="22"/>
        </w:rPr>
      </w:pPr>
      <w:hyperlink w:anchor="_Toc48576277" w:history="1">
        <w:r w:rsidR="00C37CF5" w:rsidRPr="006D5F9F">
          <w:rPr>
            <w:rStyle w:val="Hyperlink"/>
          </w:rPr>
          <w:t>Editing the Control File</w:t>
        </w:r>
        <w:r w:rsidR="00C37CF5">
          <w:rPr>
            <w:webHidden/>
          </w:rPr>
          <w:tab/>
        </w:r>
        <w:r w:rsidR="00C37CF5">
          <w:rPr>
            <w:webHidden/>
          </w:rPr>
          <w:fldChar w:fldCharType="begin"/>
        </w:r>
        <w:r w:rsidR="00C37CF5">
          <w:rPr>
            <w:webHidden/>
          </w:rPr>
          <w:instrText xml:space="preserve"> PAGEREF _Toc48576277 \h </w:instrText>
        </w:r>
        <w:r w:rsidR="00C37CF5">
          <w:rPr>
            <w:webHidden/>
          </w:rPr>
        </w:r>
        <w:r w:rsidR="00C37CF5">
          <w:rPr>
            <w:webHidden/>
          </w:rPr>
          <w:fldChar w:fldCharType="separate"/>
        </w:r>
        <w:r w:rsidR="006E3DC1">
          <w:rPr>
            <w:webHidden/>
          </w:rPr>
          <w:t>21</w:t>
        </w:r>
        <w:r w:rsidR="00C37CF5">
          <w:rPr>
            <w:webHidden/>
          </w:rPr>
          <w:fldChar w:fldCharType="end"/>
        </w:r>
      </w:hyperlink>
    </w:p>
    <w:p w14:paraId="01814514" w14:textId="1CA57C7A" w:rsidR="00C37CF5" w:rsidRDefault="00000000">
      <w:pPr>
        <w:pStyle w:val="TOC3"/>
        <w:rPr>
          <w:rFonts w:eastAsiaTheme="minorEastAsia" w:cstheme="minorBidi"/>
          <w:snapToGrid/>
          <w:color w:val="auto"/>
          <w:szCs w:val="22"/>
        </w:rPr>
      </w:pPr>
      <w:hyperlink w:anchor="_Toc48576278" w:history="1">
        <w:r w:rsidR="00C37CF5" w:rsidRPr="006D5F9F">
          <w:rPr>
            <w:rStyle w:val="Hyperlink"/>
          </w:rPr>
          <w:t>Editing the Bathymetry File</w:t>
        </w:r>
        <w:r w:rsidR="00C37CF5">
          <w:rPr>
            <w:webHidden/>
          </w:rPr>
          <w:tab/>
        </w:r>
        <w:r w:rsidR="00C37CF5">
          <w:rPr>
            <w:webHidden/>
          </w:rPr>
          <w:fldChar w:fldCharType="begin"/>
        </w:r>
        <w:r w:rsidR="00C37CF5">
          <w:rPr>
            <w:webHidden/>
          </w:rPr>
          <w:instrText xml:space="preserve"> PAGEREF _Toc48576278 \h </w:instrText>
        </w:r>
        <w:r w:rsidR="00C37CF5">
          <w:rPr>
            <w:webHidden/>
          </w:rPr>
        </w:r>
        <w:r w:rsidR="00C37CF5">
          <w:rPr>
            <w:webHidden/>
          </w:rPr>
          <w:fldChar w:fldCharType="separate"/>
        </w:r>
        <w:r w:rsidR="006E3DC1">
          <w:rPr>
            <w:webHidden/>
          </w:rPr>
          <w:t>23</w:t>
        </w:r>
        <w:r w:rsidR="00C37CF5">
          <w:rPr>
            <w:webHidden/>
          </w:rPr>
          <w:fldChar w:fldCharType="end"/>
        </w:r>
      </w:hyperlink>
    </w:p>
    <w:p w14:paraId="5743B8A7" w14:textId="3F483657" w:rsidR="00C37CF5" w:rsidRDefault="00000000">
      <w:pPr>
        <w:pStyle w:val="TOC3"/>
        <w:rPr>
          <w:rFonts w:eastAsiaTheme="minorEastAsia" w:cstheme="minorBidi"/>
          <w:snapToGrid/>
          <w:color w:val="auto"/>
          <w:szCs w:val="22"/>
        </w:rPr>
      </w:pPr>
      <w:hyperlink w:anchor="_Toc48576279" w:history="1">
        <w:r w:rsidR="00C37CF5" w:rsidRPr="006D5F9F">
          <w:rPr>
            <w:rStyle w:val="Hyperlink"/>
          </w:rPr>
          <w:t>Merging or Splitting Segments or Layers</w:t>
        </w:r>
        <w:r w:rsidR="00C37CF5">
          <w:rPr>
            <w:webHidden/>
          </w:rPr>
          <w:tab/>
        </w:r>
        <w:r w:rsidR="00C37CF5">
          <w:rPr>
            <w:webHidden/>
          </w:rPr>
          <w:fldChar w:fldCharType="begin"/>
        </w:r>
        <w:r w:rsidR="00C37CF5">
          <w:rPr>
            <w:webHidden/>
          </w:rPr>
          <w:instrText xml:space="preserve"> PAGEREF _Toc48576279 \h </w:instrText>
        </w:r>
        <w:r w:rsidR="00C37CF5">
          <w:rPr>
            <w:webHidden/>
          </w:rPr>
        </w:r>
        <w:r w:rsidR="00C37CF5">
          <w:rPr>
            <w:webHidden/>
          </w:rPr>
          <w:fldChar w:fldCharType="separate"/>
        </w:r>
        <w:r w:rsidR="006E3DC1">
          <w:rPr>
            <w:webHidden/>
          </w:rPr>
          <w:t>24</w:t>
        </w:r>
        <w:r w:rsidR="00C37CF5">
          <w:rPr>
            <w:webHidden/>
          </w:rPr>
          <w:fldChar w:fldCharType="end"/>
        </w:r>
      </w:hyperlink>
    </w:p>
    <w:p w14:paraId="5C0FB4D6" w14:textId="12F8F8E9" w:rsidR="00C37CF5" w:rsidRDefault="00000000">
      <w:pPr>
        <w:pStyle w:val="TOC2"/>
        <w:rPr>
          <w:rFonts w:eastAsiaTheme="minorEastAsia" w:cstheme="minorBidi"/>
          <w:snapToGrid/>
          <w:color w:val="auto"/>
          <w:szCs w:val="22"/>
        </w:rPr>
      </w:pPr>
      <w:hyperlink w:anchor="_Toc48576280" w:history="1">
        <w:r w:rsidR="00C37CF5" w:rsidRPr="006D5F9F">
          <w:rPr>
            <w:rStyle w:val="Hyperlink"/>
          </w:rPr>
          <w:t>Running the Preprocessor within the GUI</w:t>
        </w:r>
        <w:r w:rsidR="00C37CF5">
          <w:rPr>
            <w:webHidden/>
          </w:rPr>
          <w:tab/>
        </w:r>
        <w:r w:rsidR="00C37CF5">
          <w:rPr>
            <w:webHidden/>
          </w:rPr>
          <w:fldChar w:fldCharType="begin"/>
        </w:r>
        <w:r w:rsidR="00C37CF5">
          <w:rPr>
            <w:webHidden/>
          </w:rPr>
          <w:instrText xml:space="preserve"> PAGEREF _Toc48576280 \h </w:instrText>
        </w:r>
        <w:r w:rsidR="00C37CF5">
          <w:rPr>
            <w:webHidden/>
          </w:rPr>
        </w:r>
        <w:r w:rsidR="00C37CF5">
          <w:rPr>
            <w:webHidden/>
          </w:rPr>
          <w:fldChar w:fldCharType="separate"/>
        </w:r>
        <w:r w:rsidR="006E3DC1">
          <w:rPr>
            <w:webHidden/>
          </w:rPr>
          <w:t>26</w:t>
        </w:r>
        <w:r w:rsidR="00C37CF5">
          <w:rPr>
            <w:webHidden/>
          </w:rPr>
          <w:fldChar w:fldCharType="end"/>
        </w:r>
      </w:hyperlink>
    </w:p>
    <w:p w14:paraId="619956B3" w14:textId="4B05622E" w:rsidR="00C37CF5" w:rsidRDefault="00000000">
      <w:pPr>
        <w:pStyle w:val="TOC2"/>
        <w:rPr>
          <w:rFonts w:eastAsiaTheme="minorEastAsia" w:cstheme="minorBidi"/>
          <w:snapToGrid/>
          <w:color w:val="auto"/>
          <w:szCs w:val="22"/>
        </w:rPr>
      </w:pPr>
      <w:hyperlink w:anchor="_Toc48576281" w:history="1">
        <w:r w:rsidR="00C37CF5" w:rsidRPr="006D5F9F">
          <w:rPr>
            <w:rStyle w:val="Hyperlink"/>
          </w:rPr>
          <w:t>A Note on Saving Files</w:t>
        </w:r>
        <w:r w:rsidR="00C37CF5">
          <w:rPr>
            <w:webHidden/>
          </w:rPr>
          <w:tab/>
        </w:r>
        <w:r w:rsidR="00C37CF5">
          <w:rPr>
            <w:webHidden/>
          </w:rPr>
          <w:fldChar w:fldCharType="begin"/>
        </w:r>
        <w:r w:rsidR="00C37CF5">
          <w:rPr>
            <w:webHidden/>
          </w:rPr>
          <w:instrText xml:space="preserve"> PAGEREF _Toc48576281 \h </w:instrText>
        </w:r>
        <w:r w:rsidR="00C37CF5">
          <w:rPr>
            <w:webHidden/>
          </w:rPr>
        </w:r>
        <w:r w:rsidR="00C37CF5">
          <w:rPr>
            <w:webHidden/>
          </w:rPr>
          <w:fldChar w:fldCharType="separate"/>
        </w:r>
        <w:r w:rsidR="006E3DC1">
          <w:rPr>
            <w:webHidden/>
          </w:rPr>
          <w:t>26</w:t>
        </w:r>
        <w:r w:rsidR="00C37CF5">
          <w:rPr>
            <w:webHidden/>
          </w:rPr>
          <w:fldChar w:fldCharType="end"/>
        </w:r>
      </w:hyperlink>
    </w:p>
    <w:p w14:paraId="529FEC84" w14:textId="60774F7A" w:rsidR="00C37CF5" w:rsidRDefault="00000000">
      <w:pPr>
        <w:pStyle w:val="TOC2"/>
        <w:rPr>
          <w:rFonts w:eastAsiaTheme="minorEastAsia" w:cstheme="minorBidi"/>
          <w:snapToGrid/>
          <w:color w:val="auto"/>
          <w:szCs w:val="22"/>
        </w:rPr>
      </w:pPr>
      <w:hyperlink w:anchor="_Toc48576282" w:history="1">
        <w:r w:rsidR="00C37CF5" w:rsidRPr="006D5F9F">
          <w:rPr>
            <w:rStyle w:val="Hyperlink"/>
          </w:rPr>
          <w:t>Typical Errors with the GUI</w:t>
        </w:r>
        <w:r w:rsidR="00C37CF5">
          <w:rPr>
            <w:webHidden/>
          </w:rPr>
          <w:tab/>
        </w:r>
        <w:r w:rsidR="00C37CF5">
          <w:rPr>
            <w:webHidden/>
          </w:rPr>
          <w:fldChar w:fldCharType="begin"/>
        </w:r>
        <w:r w:rsidR="00C37CF5">
          <w:rPr>
            <w:webHidden/>
          </w:rPr>
          <w:instrText xml:space="preserve"> PAGEREF _Toc48576282 \h </w:instrText>
        </w:r>
        <w:r w:rsidR="00C37CF5">
          <w:rPr>
            <w:webHidden/>
          </w:rPr>
        </w:r>
        <w:r w:rsidR="00C37CF5">
          <w:rPr>
            <w:webHidden/>
          </w:rPr>
          <w:fldChar w:fldCharType="separate"/>
        </w:r>
        <w:r w:rsidR="006E3DC1">
          <w:rPr>
            <w:webHidden/>
          </w:rPr>
          <w:t>26</w:t>
        </w:r>
        <w:r w:rsidR="00C37CF5">
          <w:rPr>
            <w:webHidden/>
          </w:rPr>
          <w:fldChar w:fldCharType="end"/>
        </w:r>
      </w:hyperlink>
    </w:p>
    <w:p w14:paraId="5C415579" w14:textId="59AA8957" w:rsidR="00C37CF5" w:rsidRDefault="00000000">
      <w:pPr>
        <w:pStyle w:val="TOC2"/>
        <w:rPr>
          <w:rFonts w:eastAsiaTheme="minorEastAsia" w:cstheme="minorBidi"/>
          <w:snapToGrid/>
          <w:color w:val="auto"/>
          <w:szCs w:val="22"/>
        </w:rPr>
      </w:pPr>
      <w:hyperlink w:anchor="_Toc48576283" w:history="1">
        <w:r w:rsidR="00C37CF5" w:rsidRPr="006D5F9F">
          <w:rPr>
            <w:rStyle w:val="Hyperlink"/>
          </w:rPr>
          <w:t>Command Line Processing</w:t>
        </w:r>
        <w:r w:rsidR="00C37CF5">
          <w:rPr>
            <w:webHidden/>
          </w:rPr>
          <w:tab/>
        </w:r>
        <w:r w:rsidR="00C37CF5">
          <w:rPr>
            <w:webHidden/>
          </w:rPr>
          <w:fldChar w:fldCharType="begin"/>
        </w:r>
        <w:r w:rsidR="00C37CF5">
          <w:rPr>
            <w:webHidden/>
          </w:rPr>
          <w:instrText xml:space="preserve"> PAGEREF _Toc48576283 \h </w:instrText>
        </w:r>
        <w:r w:rsidR="00C37CF5">
          <w:rPr>
            <w:webHidden/>
          </w:rPr>
        </w:r>
        <w:r w:rsidR="00C37CF5">
          <w:rPr>
            <w:webHidden/>
          </w:rPr>
          <w:fldChar w:fldCharType="separate"/>
        </w:r>
        <w:r w:rsidR="006E3DC1">
          <w:rPr>
            <w:webHidden/>
          </w:rPr>
          <w:t>27</w:t>
        </w:r>
        <w:r w:rsidR="00C37CF5">
          <w:rPr>
            <w:webHidden/>
          </w:rPr>
          <w:fldChar w:fldCharType="end"/>
        </w:r>
      </w:hyperlink>
    </w:p>
    <w:p w14:paraId="5178F4C6" w14:textId="513EE3B4" w:rsidR="00C37CF5" w:rsidRDefault="00000000">
      <w:pPr>
        <w:pStyle w:val="TOC2"/>
        <w:rPr>
          <w:rFonts w:eastAsiaTheme="minorEastAsia" w:cstheme="minorBidi"/>
          <w:snapToGrid/>
          <w:color w:val="auto"/>
          <w:szCs w:val="22"/>
        </w:rPr>
      </w:pPr>
      <w:hyperlink w:anchor="_Toc48576284" w:history="1">
        <w:r w:rsidR="00C37CF5" w:rsidRPr="006D5F9F">
          <w:rPr>
            <w:rStyle w:val="Hyperlink"/>
          </w:rPr>
          <w:t>Using the GUI W2Control on Touchscreen Laptops and Monitors</w:t>
        </w:r>
        <w:r w:rsidR="00C37CF5">
          <w:rPr>
            <w:webHidden/>
          </w:rPr>
          <w:tab/>
        </w:r>
        <w:r w:rsidR="00C37CF5">
          <w:rPr>
            <w:webHidden/>
          </w:rPr>
          <w:fldChar w:fldCharType="begin"/>
        </w:r>
        <w:r w:rsidR="00C37CF5">
          <w:rPr>
            <w:webHidden/>
          </w:rPr>
          <w:instrText xml:space="preserve"> PAGEREF _Toc48576284 \h </w:instrText>
        </w:r>
        <w:r w:rsidR="00C37CF5">
          <w:rPr>
            <w:webHidden/>
          </w:rPr>
        </w:r>
        <w:r w:rsidR="00C37CF5">
          <w:rPr>
            <w:webHidden/>
          </w:rPr>
          <w:fldChar w:fldCharType="separate"/>
        </w:r>
        <w:r w:rsidR="006E3DC1">
          <w:rPr>
            <w:webHidden/>
          </w:rPr>
          <w:t>27</w:t>
        </w:r>
        <w:r w:rsidR="00C37CF5">
          <w:rPr>
            <w:webHidden/>
          </w:rPr>
          <w:fldChar w:fldCharType="end"/>
        </w:r>
      </w:hyperlink>
    </w:p>
    <w:p w14:paraId="28532666" w14:textId="79EFE769" w:rsidR="00C37CF5" w:rsidRDefault="00000000">
      <w:pPr>
        <w:pStyle w:val="TOC1"/>
        <w:tabs>
          <w:tab w:val="left" w:pos="576"/>
        </w:tabs>
        <w:rPr>
          <w:rFonts w:eastAsiaTheme="minorEastAsia" w:cstheme="minorBidi"/>
          <w:snapToGrid/>
          <w:color w:val="auto"/>
          <w:szCs w:val="22"/>
        </w:rPr>
      </w:pPr>
      <w:hyperlink w:anchor="_Toc48576285" w:history="1">
        <w:r w:rsidR="00C37CF5" w:rsidRPr="006D5F9F">
          <w:rPr>
            <w:rStyle w:val="Hyperlink"/>
          </w:rPr>
          <w:t>5.</w:t>
        </w:r>
        <w:r w:rsidR="00C37CF5">
          <w:rPr>
            <w:rFonts w:eastAsiaTheme="minorEastAsia" w:cstheme="minorBidi"/>
            <w:snapToGrid/>
            <w:color w:val="auto"/>
            <w:szCs w:val="22"/>
          </w:rPr>
          <w:tab/>
        </w:r>
        <w:r w:rsidR="00C37CF5" w:rsidRPr="006D5F9F">
          <w:rPr>
            <w:rStyle w:val="Hyperlink"/>
          </w:rPr>
          <w:t>Post-Processor for CE-QUAL-W2 by DSI, Inc.</w:t>
        </w:r>
        <w:r w:rsidR="00C37CF5">
          <w:rPr>
            <w:webHidden/>
          </w:rPr>
          <w:tab/>
        </w:r>
        <w:r w:rsidR="00C37CF5">
          <w:rPr>
            <w:webHidden/>
          </w:rPr>
          <w:fldChar w:fldCharType="begin"/>
        </w:r>
        <w:r w:rsidR="00C37CF5">
          <w:rPr>
            <w:webHidden/>
          </w:rPr>
          <w:instrText xml:space="preserve"> PAGEREF _Toc48576285 \h </w:instrText>
        </w:r>
        <w:r w:rsidR="00C37CF5">
          <w:rPr>
            <w:webHidden/>
          </w:rPr>
        </w:r>
        <w:r w:rsidR="00C37CF5">
          <w:rPr>
            <w:webHidden/>
          </w:rPr>
          <w:fldChar w:fldCharType="separate"/>
        </w:r>
        <w:r w:rsidR="006E3DC1">
          <w:rPr>
            <w:webHidden/>
          </w:rPr>
          <w:t>27</w:t>
        </w:r>
        <w:r w:rsidR="00C37CF5">
          <w:rPr>
            <w:webHidden/>
          </w:rPr>
          <w:fldChar w:fldCharType="end"/>
        </w:r>
      </w:hyperlink>
    </w:p>
    <w:p w14:paraId="18F4E210" w14:textId="6893FE88" w:rsidR="00C37CF5" w:rsidRDefault="00000000">
      <w:pPr>
        <w:pStyle w:val="TOC1"/>
        <w:tabs>
          <w:tab w:val="left" w:pos="576"/>
        </w:tabs>
        <w:rPr>
          <w:rFonts w:eastAsiaTheme="minorEastAsia" w:cstheme="minorBidi"/>
          <w:snapToGrid/>
          <w:color w:val="auto"/>
          <w:szCs w:val="22"/>
        </w:rPr>
      </w:pPr>
      <w:hyperlink w:anchor="_Toc48576286" w:history="1">
        <w:r w:rsidR="00C37CF5" w:rsidRPr="006D5F9F">
          <w:rPr>
            <w:rStyle w:val="Hyperlink"/>
          </w:rPr>
          <w:t>6.</w:t>
        </w:r>
        <w:r w:rsidR="00C37CF5">
          <w:rPr>
            <w:rFonts w:eastAsiaTheme="minorEastAsia" w:cstheme="minorBidi"/>
            <w:snapToGrid/>
            <w:color w:val="auto"/>
            <w:szCs w:val="22"/>
          </w:rPr>
          <w:tab/>
        </w:r>
        <w:r w:rsidR="00C37CF5" w:rsidRPr="006D5F9F">
          <w:rPr>
            <w:rStyle w:val="Hyperlink"/>
          </w:rPr>
          <w:t>Excel Macro Utility for CE-QUAL-W2</w:t>
        </w:r>
        <w:r w:rsidR="00C37CF5">
          <w:rPr>
            <w:webHidden/>
          </w:rPr>
          <w:tab/>
        </w:r>
        <w:r w:rsidR="00C37CF5">
          <w:rPr>
            <w:webHidden/>
          </w:rPr>
          <w:fldChar w:fldCharType="begin"/>
        </w:r>
        <w:r w:rsidR="00C37CF5">
          <w:rPr>
            <w:webHidden/>
          </w:rPr>
          <w:instrText xml:space="preserve"> PAGEREF _Toc48576286 \h </w:instrText>
        </w:r>
        <w:r w:rsidR="00C37CF5">
          <w:rPr>
            <w:webHidden/>
          </w:rPr>
        </w:r>
        <w:r w:rsidR="00C37CF5">
          <w:rPr>
            <w:webHidden/>
          </w:rPr>
          <w:fldChar w:fldCharType="separate"/>
        </w:r>
        <w:r w:rsidR="006E3DC1">
          <w:rPr>
            <w:webHidden/>
          </w:rPr>
          <w:t>28</w:t>
        </w:r>
        <w:r w:rsidR="00C37CF5">
          <w:rPr>
            <w:webHidden/>
          </w:rPr>
          <w:fldChar w:fldCharType="end"/>
        </w:r>
      </w:hyperlink>
    </w:p>
    <w:p w14:paraId="05912C79" w14:textId="47272E19" w:rsidR="00C37CF5" w:rsidRDefault="00000000">
      <w:pPr>
        <w:pStyle w:val="TOC1"/>
        <w:tabs>
          <w:tab w:val="left" w:pos="576"/>
        </w:tabs>
        <w:rPr>
          <w:rFonts w:eastAsiaTheme="minorEastAsia" w:cstheme="minorBidi"/>
          <w:snapToGrid/>
          <w:color w:val="auto"/>
          <w:szCs w:val="22"/>
        </w:rPr>
      </w:pPr>
      <w:hyperlink w:anchor="_Toc48576287" w:history="1">
        <w:r w:rsidR="00C37CF5" w:rsidRPr="006D5F9F">
          <w:rPr>
            <w:rStyle w:val="Hyperlink"/>
          </w:rPr>
          <w:t>7.</w:t>
        </w:r>
        <w:r w:rsidR="00C37CF5">
          <w:rPr>
            <w:rFonts w:eastAsiaTheme="minorEastAsia" w:cstheme="minorBidi"/>
            <w:snapToGrid/>
            <w:color w:val="auto"/>
            <w:szCs w:val="22"/>
          </w:rPr>
          <w:tab/>
        </w:r>
        <w:r w:rsidR="00C37CF5" w:rsidRPr="006D5F9F">
          <w:rPr>
            <w:rStyle w:val="Hyperlink"/>
          </w:rPr>
          <w:t>W2 V4.2 Bug Fixes, Enhancements, and User Manual Changes</w:t>
        </w:r>
        <w:r w:rsidR="00C37CF5">
          <w:rPr>
            <w:webHidden/>
          </w:rPr>
          <w:tab/>
        </w:r>
        <w:r w:rsidR="00C37CF5">
          <w:rPr>
            <w:webHidden/>
          </w:rPr>
          <w:fldChar w:fldCharType="begin"/>
        </w:r>
        <w:r w:rsidR="00C37CF5">
          <w:rPr>
            <w:webHidden/>
          </w:rPr>
          <w:instrText xml:space="preserve"> PAGEREF _Toc48576287 \h </w:instrText>
        </w:r>
        <w:r w:rsidR="00C37CF5">
          <w:rPr>
            <w:webHidden/>
          </w:rPr>
        </w:r>
        <w:r w:rsidR="00C37CF5">
          <w:rPr>
            <w:webHidden/>
          </w:rPr>
          <w:fldChar w:fldCharType="separate"/>
        </w:r>
        <w:r w:rsidR="006E3DC1">
          <w:rPr>
            <w:webHidden/>
          </w:rPr>
          <w:t>31</w:t>
        </w:r>
        <w:r w:rsidR="00C37CF5">
          <w:rPr>
            <w:webHidden/>
          </w:rPr>
          <w:fldChar w:fldCharType="end"/>
        </w:r>
      </w:hyperlink>
    </w:p>
    <w:p w14:paraId="2D63DB53" w14:textId="064C4535" w:rsidR="00C37CF5" w:rsidRDefault="00000000">
      <w:pPr>
        <w:pStyle w:val="TOC1"/>
        <w:tabs>
          <w:tab w:val="left" w:pos="576"/>
        </w:tabs>
        <w:rPr>
          <w:rFonts w:eastAsiaTheme="minorEastAsia" w:cstheme="minorBidi"/>
          <w:snapToGrid/>
          <w:color w:val="auto"/>
          <w:szCs w:val="22"/>
        </w:rPr>
      </w:pPr>
      <w:hyperlink w:anchor="_Toc48576288" w:history="1">
        <w:r w:rsidR="00C37CF5" w:rsidRPr="006D5F9F">
          <w:rPr>
            <w:rStyle w:val="Hyperlink"/>
          </w:rPr>
          <w:t>8.</w:t>
        </w:r>
        <w:r w:rsidR="00C37CF5">
          <w:rPr>
            <w:rFonts w:eastAsiaTheme="minorEastAsia" w:cstheme="minorBidi"/>
            <w:snapToGrid/>
            <w:color w:val="auto"/>
            <w:szCs w:val="22"/>
          </w:rPr>
          <w:tab/>
        </w:r>
        <w:r w:rsidR="00C37CF5" w:rsidRPr="006D5F9F">
          <w:rPr>
            <w:rStyle w:val="Hyperlink"/>
          </w:rPr>
          <w:t>W2 Known Code Limitations</w:t>
        </w:r>
        <w:r w:rsidR="00C37CF5">
          <w:rPr>
            <w:webHidden/>
          </w:rPr>
          <w:tab/>
        </w:r>
        <w:r w:rsidR="00C37CF5">
          <w:rPr>
            <w:webHidden/>
          </w:rPr>
          <w:fldChar w:fldCharType="begin"/>
        </w:r>
        <w:r w:rsidR="00C37CF5">
          <w:rPr>
            <w:webHidden/>
          </w:rPr>
          <w:instrText xml:space="preserve"> PAGEREF _Toc48576288 \h </w:instrText>
        </w:r>
        <w:r w:rsidR="00C37CF5">
          <w:rPr>
            <w:webHidden/>
          </w:rPr>
        </w:r>
        <w:r w:rsidR="00C37CF5">
          <w:rPr>
            <w:webHidden/>
          </w:rPr>
          <w:fldChar w:fldCharType="separate"/>
        </w:r>
        <w:r w:rsidR="006E3DC1">
          <w:rPr>
            <w:webHidden/>
          </w:rPr>
          <w:t>42</w:t>
        </w:r>
        <w:r w:rsidR="00C37CF5">
          <w:rPr>
            <w:webHidden/>
          </w:rPr>
          <w:fldChar w:fldCharType="end"/>
        </w:r>
      </w:hyperlink>
    </w:p>
    <w:p w14:paraId="6AE1CFEC" w14:textId="3F3528B3" w:rsidR="00C37CF5" w:rsidRDefault="00000000">
      <w:pPr>
        <w:pStyle w:val="TOC1"/>
        <w:tabs>
          <w:tab w:val="left" w:pos="576"/>
        </w:tabs>
        <w:rPr>
          <w:rFonts w:eastAsiaTheme="minorEastAsia" w:cstheme="minorBidi"/>
          <w:snapToGrid/>
          <w:color w:val="auto"/>
          <w:szCs w:val="22"/>
        </w:rPr>
      </w:pPr>
      <w:hyperlink w:anchor="_Toc48576289" w:history="1">
        <w:r w:rsidR="00C37CF5" w:rsidRPr="006D5F9F">
          <w:rPr>
            <w:rStyle w:val="Hyperlink"/>
          </w:rPr>
          <w:t>9.</w:t>
        </w:r>
        <w:r w:rsidR="00C37CF5">
          <w:rPr>
            <w:rFonts w:eastAsiaTheme="minorEastAsia" w:cstheme="minorBidi"/>
            <w:snapToGrid/>
            <w:color w:val="auto"/>
            <w:szCs w:val="22"/>
          </w:rPr>
          <w:tab/>
        </w:r>
        <w:r w:rsidR="00C37CF5" w:rsidRPr="006D5F9F">
          <w:rPr>
            <w:rStyle w:val="Hyperlink"/>
          </w:rPr>
          <w:t>Appendix A: Differences between CE-QUAL-W2 Versions</w:t>
        </w:r>
        <w:r w:rsidR="00C37CF5">
          <w:rPr>
            <w:webHidden/>
          </w:rPr>
          <w:tab/>
        </w:r>
        <w:r w:rsidR="00C37CF5">
          <w:rPr>
            <w:webHidden/>
          </w:rPr>
          <w:fldChar w:fldCharType="begin"/>
        </w:r>
        <w:r w:rsidR="00C37CF5">
          <w:rPr>
            <w:webHidden/>
          </w:rPr>
          <w:instrText xml:space="preserve"> PAGEREF _Toc48576289 \h </w:instrText>
        </w:r>
        <w:r w:rsidR="00C37CF5">
          <w:rPr>
            <w:webHidden/>
          </w:rPr>
        </w:r>
        <w:r w:rsidR="00C37CF5">
          <w:rPr>
            <w:webHidden/>
          </w:rPr>
          <w:fldChar w:fldCharType="separate"/>
        </w:r>
        <w:r w:rsidR="006E3DC1">
          <w:rPr>
            <w:webHidden/>
          </w:rPr>
          <w:t>44</w:t>
        </w:r>
        <w:r w:rsidR="00C37CF5">
          <w:rPr>
            <w:webHidden/>
          </w:rPr>
          <w:fldChar w:fldCharType="end"/>
        </w:r>
      </w:hyperlink>
    </w:p>
    <w:p w14:paraId="73F28997" w14:textId="12196932" w:rsidR="00C37CF5" w:rsidRDefault="00000000">
      <w:pPr>
        <w:pStyle w:val="TOC2"/>
        <w:rPr>
          <w:rFonts w:eastAsiaTheme="minorEastAsia" w:cstheme="minorBidi"/>
          <w:snapToGrid/>
          <w:color w:val="auto"/>
          <w:szCs w:val="22"/>
        </w:rPr>
      </w:pPr>
      <w:hyperlink w:anchor="_Toc48576290" w:history="1">
        <w:r w:rsidR="00C37CF5" w:rsidRPr="006D5F9F">
          <w:rPr>
            <w:rStyle w:val="Hyperlink"/>
          </w:rPr>
          <w:t>Differences between Version 4.2.2 and Version 4.2.1</w:t>
        </w:r>
        <w:r w:rsidR="00C37CF5">
          <w:rPr>
            <w:webHidden/>
          </w:rPr>
          <w:tab/>
        </w:r>
        <w:r w:rsidR="00C37CF5">
          <w:rPr>
            <w:webHidden/>
          </w:rPr>
          <w:fldChar w:fldCharType="begin"/>
        </w:r>
        <w:r w:rsidR="00C37CF5">
          <w:rPr>
            <w:webHidden/>
          </w:rPr>
          <w:instrText xml:space="preserve"> PAGEREF _Toc48576290 \h </w:instrText>
        </w:r>
        <w:r w:rsidR="00C37CF5">
          <w:rPr>
            <w:webHidden/>
          </w:rPr>
        </w:r>
        <w:r w:rsidR="00C37CF5">
          <w:rPr>
            <w:webHidden/>
          </w:rPr>
          <w:fldChar w:fldCharType="separate"/>
        </w:r>
        <w:r w:rsidR="006E3DC1">
          <w:rPr>
            <w:webHidden/>
          </w:rPr>
          <w:t>44</w:t>
        </w:r>
        <w:r w:rsidR="00C37CF5">
          <w:rPr>
            <w:webHidden/>
          </w:rPr>
          <w:fldChar w:fldCharType="end"/>
        </w:r>
      </w:hyperlink>
    </w:p>
    <w:p w14:paraId="3A95659C" w14:textId="42338C7D" w:rsidR="00C37CF5" w:rsidRDefault="00000000">
      <w:pPr>
        <w:pStyle w:val="TOC2"/>
        <w:rPr>
          <w:rFonts w:eastAsiaTheme="minorEastAsia" w:cstheme="minorBidi"/>
          <w:snapToGrid/>
          <w:color w:val="auto"/>
          <w:szCs w:val="22"/>
        </w:rPr>
      </w:pPr>
      <w:hyperlink w:anchor="_Toc48576291" w:history="1">
        <w:r w:rsidR="00C37CF5" w:rsidRPr="006D5F9F">
          <w:rPr>
            <w:rStyle w:val="Hyperlink"/>
          </w:rPr>
          <w:t>Differences between Version 4.2.1 and Version 4.2</w:t>
        </w:r>
        <w:r w:rsidR="00C37CF5">
          <w:rPr>
            <w:webHidden/>
          </w:rPr>
          <w:tab/>
        </w:r>
        <w:r w:rsidR="00C37CF5">
          <w:rPr>
            <w:webHidden/>
          </w:rPr>
          <w:fldChar w:fldCharType="begin"/>
        </w:r>
        <w:r w:rsidR="00C37CF5">
          <w:rPr>
            <w:webHidden/>
          </w:rPr>
          <w:instrText xml:space="preserve"> PAGEREF _Toc48576291 \h </w:instrText>
        </w:r>
        <w:r w:rsidR="00C37CF5">
          <w:rPr>
            <w:webHidden/>
          </w:rPr>
        </w:r>
        <w:r w:rsidR="00C37CF5">
          <w:rPr>
            <w:webHidden/>
          </w:rPr>
          <w:fldChar w:fldCharType="separate"/>
        </w:r>
        <w:r w:rsidR="006E3DC1">
          <w:rPr>
            <w:webHidden/>
          </w:rPr>
          <w:t>45</w:t>
        </w:r>
        <w:r w:rsidR="00C37CF5">
          <w:rPr>
            <w:webHidden/>
          </w:rPr>
          <w:fldChar w:fldCharType="end"/>
        </w:r>
      </w:hyperlink>
    </w:p>
    <w:p w14:paraId="1067DFFA" w14:textId="2300F03C" w:rsidR="00C37CF5" w:rsidRDefault="00000000">
      <w:pPr>
        <w:pStyle w:val="TOC2"/>
        <w:rPr>
          <w:rFonts w:eastAsiaTheme="minorEastAsia" w:cstheme="minorBidi"/>
          <w:snapToGrid/>
          <w:color w:val="auto"/>
          <w:szCs w:val="22"/>
        </w:rPr>
      </w:pPr>
      <w:hyperlink w:anchor="_Toc48576292" w:history="1">
        <w:r w:rsidR="00C37CF5" w:rsidRPr="006D5F9F">
          <w:rPr>
            <w:rStyle w:val="Hyperlink"/>
          </w:rPr>
          <w:t>Differences between Version 4.2 and Version 4.1</w:t>
        </w:r>
        <w:r w:rsidR="00C37CF5">
          <w:rPr>
            <w:webHidden/>
          </w:rPr>
          <w:tab/>
        </w:r>
        <w:r w:rsidR="00C37CF5">
          <w:rPr>
            <w:webHidden/>
          </w:rPr>
          <w:fldChar w:fldCharType="begin"/>
        </w:r>
        <w:r w:rsidR="00C37CF5">
          <w:rPr>
            <w:webHidden/>
          </w:rPr>
          <w:instrText xml:space="preserve"> PAGEREF _Toc48576292 \h </w:instrText>
        </w:r>
        <w:r w:rsidR="00C37CF5">
          <w:rPr>
            <w:webHidden/>
          </w:rPr>
        </w:r>
        <w:r w:rsidR="00C37CF5">
          <w:rPr>
            <w:webHidden/>
          </w:rPr>
          <w:fldChar w:fldCharType="separate"/>
        </w:r>
        <w:r w:rsidR="006E3DC1">
          <w:rPr>
            <w:webHidden/>
          </w:rPr>
          <w:t>45</w:t>
        </w:r>
        <w:r w:rsidR="00C37CF5">
          <w:rPr>
            <w:webHidden/>
          </w:rPr>
          <w:fldChar w:fldCharType="end"/>
        </w:r>
      </w:hyperlink>
    </w:p>
    <w:p w14:paraId="7C08262D" w14:textId="68AC3AC5" w:rsidR="00C37CF5" w:rsidRDefault="00000000">
      <w:pPr>
        <w:pStyle w:val="TOC2"/>
        <w:rPr>
          <w:rFonts w:eastAsiaTheme="minorEastAsia" w:cstheme="minorBidi"/>
          <w:snapToGrid/>
          <w:color w:val="auto"/>
          <w:szCs w:val="22"/>
        </w:rPr>
      </w:pPr>
      <w:hyperlink w:anchor="_Toc48576293" w:history="1">
        <w:r w:rsidR="00C37CF5" w:rsidRPr="006D5F9F">
          <w:rPr>
            <w:rStyle w:val="Hyperlink"/>
          </w:rPr>
          <w:t>Differences between Version 4.1 and Version 4.0</w:t>
        </w:r>
        <w:r w:rsidR="00C37CF5">
          <w:rPr>
            <w:webHidden/>
          </w:rPr>
          <w:tab/>
        </w:r>
        <w:r w:rsidR="00C37CF5">
          <w:rPr>
            <w:webHidden/>
          </w:rPr>
          <w:fldChar w:fldCharType="begin"/>
        </w:r>
        <w:r w:rsidR="00C37CF5">
          <w:rPr>
            <w:webHidden/>
          </w:rPr>
          <w:instrText xml:space="preserve"> PAGEREF _Toc48576293 \h </w:instrText>
        </w:r>
        <w:r w:rsidR="00C37CF5">
          <w:rPr>
            <w:webHidden/>
          </w:rPr>
        </w:r>
        <w:r w:rsidR="00C37CF5">
          <w:rPr>
            <w:webHidden/>
          </w:rPr>
          <w:fldChar w:fldCharType="separate"/>
        </w:r>
        <w:r w:rsidR="006E3DC1">
          <w:rPr>
            <w:webHidden/>
          </w:rPr>
          <w:t>45</w:t>
        </w:r>
        <w:r w:rsidR="00C37CF5">
          <w:rPr>
            <w:webHidden/>
          </w:rPr>
          <w:fldChar w:fldCharType="end"/>
        </w:r>
      </w:hyperlink>
    </w:p>
    <w:p w14:paraId="5FAD7A91" w14:textId="63104D23" w:rsidR="00C37CF5" w:rsidRDefault="00000000">
      <w:pPr>
        <w:pStyle w:val="TOC2"/>
        <w:rPr>
          <w:rFonts w:eastAsiaTheme="minorEastAsia" w:cstheme="minorBidi"/>
          <w:snapToGrid/>
          <w:color w:val="auto"/>
          <w:szCs w:val="22"/>
        </w:rPr>
      </w:pPr>
      <w:hyperlink w:anchor="_Toc48576294" w:history="1">
        <w:r w:rsidR="00C37CF5" w:rsidRPr="006D5F9F">
          <w:rPr>
            <w:rStyle w:val="Hyperlink"/>
          </w:rPr>
          <w:t>Differences between Version 4.0 and Version 3.72</w:t>
        </w:r>
        <w:r w:rsidR="00C37CF5">
          <w:rPr>
            <w:webHidden/>
          </w:rPr>
          <w:tab/>
        </w:r>
        <w:r w:rsidR="00C37CF5">
          <w:rPr>
            <w:webHidden/>
          </w:rPr>
          <w:fldChar w:fldCharType="begin"/>
        </w:r>
        <w:r w:rsidR="00C37CF5">
          <w:rPr>
            <w:webHidden/>
          </w:rPr>
          <w:instrText xml:space="preserve"> PAGEREF _Toc48576294 \h </w:instrText>
        </w:r>
        <w:r w:rsidR="00C37CF5">
          <w:rPr>
            <w:webHidden/>
          </w:rPr>
        </w:r>
        <w:r w:rsidR="00C37CF5">
          <w:rPr>
            <w:webHidden/>
          </w:rPr>
          <w:fldChar w:fldCharType="separate"/>
        </w:r>
        <w:r w:rsidR="006E3DC1">
          <w:rPr>
            <w:webHidden/>
          </w:rPr>
          <w:t>45</w:t>
        </w:r>
        <w:r w:rsidR="00C37CF5">
          <w:rPr>
            <w:webHidden/>
          </w:rPr>
          <w:fldChar w:fldCharType="end"/>
        </w:r>
      </w:hyperlink>
    </w:p>
    <w:p w14:paraId="1D43EE03" w14:textId="65D2F045" w:rsidR="00C37CF5" w:rsidRDefault="00000000">
      <w:pPr>
        <w:pStyle w:val="TOC2"/>
        <w:rPr>
          <w:rFonts w:eastAsiaTheme="minorEastAsia" w:cstheme="minorBidi"/>
          <w:snapToGrid/>
          <w:color w:val="auto"/>
          <w:szCs w:val="22"/>
        </w:rPr>
      </w:pPr>
      <w:hyperlink w:anchor="_Toc48576295" w:history="1">
        <w:r w:rsidR="00C37CF5" w:rsidRPr="006D5F9F">
          <w:rPr>
            <w:rStyle w:val="Hyperlink"/>
          </w:rPr>
          <w:t>Differences between Version 3.72 and Version 3.71</w:t>
        </w:r>
        <w:r w:rsidR="00C37CF5">
          <w:rPr>
            <w:webHidden/>
          </w:rPr>
          <w:tab/>
        </w:r>
        <w:r w:rsidR="00C37CF5">
          <w:rPr>
            <w:webHidden/>
          </w:rPr>
          <w:fldChar w:fldCharType="begin"/>
        </w:r>
        <w:r w:rsidR="00C37CF5">
          <w:rPr>
            <w:webHidden/>
          </w:rPr>
          <w:instrText xml:space="preserve"> PAGEREF _Toc48576295 \h </w:instrText>
        </w:r>
        <w:r w:rsidR="00C37CF5">
          <w:rPr>
            <w:webHidden/>
          </w:rPr>
        </w:r>
        <w:r w:rsidR="00C37CF5">
          <w:rPr>
            <w:webHidden/>
          </w:rPr>
          <w:fldChar w:fldCharType="separate"/>
        </w:r>
        <w:r w:rsidR="006E3DC1">
          <w:rPr>
            <w:webHidden/>
          </w:rPr>
          <w:t>46</w:t>
        </w:r>
        <w:r w:rsidR="00C37CF5">
          <w:rPr>
            <w:webHidden/>
          </w:rPr>
          <w:fldChar w:fldCharType="end"/>
        </w:r>
      </w:hyperlink>
    </w:p>
    <w:p w14:paraId="520E9AB1" w14:textId="25B7C5D9" w:rsidR="00C37CF5" w:rsidRDefault="00000000">
      <w:pPr>
        <w:pStyle w:val="TOC2"/>
        <w:rPr>
          <w:rFonts w:eastAsiaTheme="minorEastAsia" w:cstheme="minorBidi"/>
          <w:snapToGrid/>
          <w:color w:val="auto"/>
          <w:szCs w:val="22"/>
        </w:rPr>
      </w:pPr>
      <w:hyperlink w:anchor="_Toc48576296" w:history="1">
        <w:r w:rsidR="00C37CF5" w:rsidRPr="006D5F9F">
          <w:rPr>
            <w:rStyle w:val="Hyperlink"/>
          </w:rPr>
          <w:t>Differences between Version 3.71 and Version 3.7</w:t>
        </w:r>
        <w:r w:rsidR="00C37CF5">
          <w:rPr>
            <w:webHidden/>
          </w:rPr>
          <w:tab/>
        </w:r>
        <w:r w:rsidR="00C37CF5">
          <w:rPr>
            <w:webHidden/>
          </w:rPr>
          <w:fldChar w:fldCharType="begin"/>
        </w:r>
        <w:r w:rsidR="00C37CF5">
          <w:rPr>
            <w:webHidden/>
          </w:rPr>
          <w:instrText xml:space="preserve"> PAGEREF _Toc48576296 \h </w:instrText>
        </w:r>
        <w:r w:rsidR="00C37CF5">
          <w:rPr>
            <w:webHidden/>
          </w:rPr>
        </w:r>
        <w:r w:rsidR="00C37CF5">
          <w:rPr>
            <w:webHidden/>
          </w:rPr>
          <w:fldChar w:fldCharType="separate"/>
        </w:r>
        <w:r w:rsidR="006E3DC1">
          <w:rPr>
            <w:webHidden/>
          </w:rPr>
          <w:t>46</w:t>
        </w:r>
        <w:r w:rsidR="00C37CF5">
          <w:rPr>
            <w:webHidden/>
          </w:rPr>
          <w:fldChar w:fldCharType="end"/>
        </w:r>
      </w:hyperlink>
    </w:p>
    <w:p w14:paraId="15515B95" w14:textId="75B8EB8F" w:rsidR="00C37CF5" w:rsidRDefault="00000000">
      <w:pPr>
        <w:pStyle w:val="TOC2"/>
        <w:rPr>
          <w:rFonts w:eastAsiaTheme="minorEastAsia" w:cstheme="minorBidi"/>
          <w:snapToGrid/>
          <w:color w:val="auto"/>
          <w:szCs w:val="22"/>
        </w:rPr>
      </w:pPr>
      <w:hyperlink w:anchor="_Toc48576297" w:history="1">
        <w:r w:rsidR="00C37CF5" w:rsidRPr="006D5F9F">
          <w:rPr>
            <w:rStyle w:val="Hyperlink"/>
          </w:rPr>
          <w:t>Differences between Version 3.7 and Version 3.6</w:t>
        </w:r>
        <w:r w:rsidR="00C37CF5">
          <w:rPr>
            <w:webHidden/>
          </w:rPr>
          <w:tab/>
        </w:r>
        <w:r w:rsidR="00C37CF5">
          <w:rPr>
            <w:webHidden/>
          </w:rPr>
          <w:fldChar w:fldCharType="begin"/>
        </w:r>
        <w:r w:rsidR="00C37CF5">
          <w:rPr>
            <w:webHidden/>
          </w:rPr>
          <w:instrText xml:space="preserve"> PAGEREF _Toc48576297 \h </w:instrText>
        </w:r>
        <w:r w:rsidR="00C37CF5">
          <w:rPr>
            <w:webHidden/>
          </w:rPr>
        </w:r>
        <w:r w:rsidR="00C37CF5">
          <w:rPr>
            <w:webHidden/>
          </w:rPr>
          <w:fldChar w:fldCharType="separate"/>
        </w:r>
        <w:r w:rsidR="006E3DC1">
          <w:rPr>
            <w:webHidden/>
          </w:rPr>
          <w:t>46</w:t>
        </w:r>
        <w:r w:rsidR="00C37CF5">
          <w:rPr>
            <w:webHidden/>
          </w:rPr>
          <w:fldChar w:fldCharType="end"/>
        </w:r>
      </w:hyperlink>
    </w:p>
    <w:p w14:paraId="6D333074" w14:textId="58A1450E" w:rsidR="00C37CF5" w:rsidRDefault="00000000">
      <w:pPr>
        <w:pStyle w:val="TOC2"/>
        <w:rPr>
          <w:rFonts w:eastAsiaTheme="minorEastAsia" w:cstheme="minorBidi"/>
          <w:snapToGrid/>
          <w:color w:val="auto"/>
          <w:szCs w:val="22"/>
        </w:rPr>
      </w:pPr>
      <w:hyperlink w:anchor="_Toc48576298" w:history="1">
        <w:r w:rsidR="00C37CF5" w:rsidRPr="006D5F9F">
          <w:rPr>
            <w:rStyle w:val="Hyperlink"/>
          </w:rPr>
          <w:t>Differences between Version 3.6 and Version 3.5</w:t>
        </w:r>
        <w:r w:rsidR="00C37CF5">
          <w:rPr>
            <w:webHidden/>
          </w:rPr>
          <w:tab/>
        </w:r>
        <w:r w:rsidR="00C37CF5">
          <w:rPr>
            <w:webHidden/>
          </w:rPr>
          <w:fldChar w:fldCharType="begin"/>
        </w:r>
        <w:r w:rsidR="00C37CF5">
          <w:rPr>
            <w:webHidden/>
          </w:rPr>
          <w:instrText xml:space="preserve"> PAGEREF _Toc48576298 \h </w:instrText>
        </w:r>
        <w:r w:rsidR="00C37CF5">
          <w:rPr>
            <w:webHidden/>
          </w:rPr>
        </w:r>
        <w:r w:rsidR="00C37CF5">
          <w:rPr>
            <w:webHidden/>
          </w:rPr>
          <w:fldChar w:fldCharType="separate"/>
        </w:r>
        <w:r w:rsidR="006E3DC1">
          <w:rPr>
            <w:webHidden/>
          </w:rPr>
          <w:t>55</w:t>
        </w:r>
        <w:r w:rsidR="00C37CF5">
          <w:rPr>
            <w:webHidden/>
          </w:rPr>
          <w:fldChar w:fldCharType="end"/>
        </w:r>
      </w:hyperlink>
    </w:p>
    <w:p w14:paraId="5FD6BD5D" w14:textId="4C2569B9" w:rsidR="00C37CF5" w:rsidRDefault="00000000">
      <w:pPr>
        <w:pStyle w:val="TOC2"/>
        <w:rPr>
          <w:rFonts w:eastAsiaTheme="minorEastAsia" w:cstheme="minorBidi"/>
          <w:snapToGrid/>
          <w:color w:val="auto"/>
          <w:szCs w:val="22"/>
        </w:rPr>
      </w:pPr>
      <w:hyperlink w:anchor="_Toc48576299" w:history="1">
        <w:r w:rsidR="00C37CF5" w:rsidRPr="006D5F9F">
          <w:rPr>
            <w:rStyle w:val="Hyperlink"/>
          </w:rPr>
          <w:t>Differences between Version 3.2 and Version 3.5</w:t>
        </w:r>
        <w:r w:rsidR="00C37CF5">
          <w:rPr>
            <w:webHidden/>
          </w:rPr>
          <w:tab/>
        </w:r>
        <w:r w:rsidR="00C37CF5">
          <w:rPr>
            <w:webHidden/>
          </w:rPr>
          <w:fldChar w:fldCharType="begin"/>
        </w:r>
        <w:r w:rsidR="00C37CF5">
          <w:rPr>
            <w:webHidden/>
          </w:rPr>
          <w:instrText xml:space="preserve"> PAGEREF _Toc48576299 \h </w:instrText>
        </w:r>
        <w:r w:rsidR="00C37CF5">
          <w:rPr>
            <w:webHidden/>
          </w:rPr>
        </w:r>
        <w:r w:rsidR="00C37CF5">
          <w:rPr>
            <w:webHidden/>
          </w:rPr>
          <w:fldChar w:fldCharType="separate"/>
        </w:r>
        <w:r w:rsidR="006E3DC1">
          <w:rPr>
            <w:webHidden/>
          </w:rPr>
          <w:t>57</w:t>
        </w:r>
        <w:r w:rsidR="00C37CF5">
          <w:rPr>
            <w:webHidden/>
          </w:rPr>
          <w:fldChar w:fldCharType="end"/>
        </w:r>
      </w:hyperlink>
    </w:p>
    <w:p w14:paraId="4C2B6FED" w14:textId="3CCD5E2E" w:rsidR="00C37CF5" w:rsidRDefault="00000000">
      <w:pPr>
        <w:pStyle w:val="TOC2"/>
        <w:rPr>
          <w:rFonts w:eastAsiaTheme="minorEastAsia" w:cstheme="minorBidi"/>
          <w:snapToGrid/>
          <w:color w:val="auto"/>
          <w:szCs w:val="22"/>
        </w:rPr>
      </w:pPr>
      <w:hyperlink w:anchor="_Toc48576300" w:history="1">
        <w:r w:rsidR="00C37CF5" w:rsidRPr="006D5F9F">
          <w:rPr>
            <w:rStyle w:val="Hyperlink"/>
          </w:rPr>
          <w:t>Differences between Version 3.1 and Version 3.2</w:t>
        </w:r>
        <w:r w:rsidR="00C37CF5">
          <w:rPr>
            <w:webHidden/>
          </w:rPr>
          <w:tab/>
        </w:r>
        <w:r w:rsidR="00C37CF5">
          <w:rPr>
            <w:webHidden/>
          </w:rPr>
          <w:fldChar w:fldCharType="begin"/>
        </w:r>
        <w:r w:rsidR="00C37CF5">
          <w:rPr>
            <w:webHidden/>
          </w:rPr>
          <w:instrText xml:space="preserve"> PAGEREF _Toc48576300 \h </w:instrText>
        </w:r>
        <w:r w:rsidR="00C37CF5">
          <w:rPr>
            <w:webHidden/>
          </w:rPr>
        </w:r>
        <w:r w:rsidR="00C37CF5">
          <w:rPr>
            <w:webHidden/>
          </w:rPr>
          <w:fldChar w:fldCharType="separate"/>
        </w:r>
        <w:r w:rsidR="006E3DC1">
          <w:rPr>
            <w:webHidden/>
          </w:rPr>
          <w:t>69</w:t>
        </w:r>
        <w:r w:rsidR="00C37CF5">
          <w:rPr>
            <w:webHidden/>
          </w:rPr>
          <w:fldChar w:fldCharType="end"/>
        </w:r>
      </w:hyperlink>
    </w:p>
    <w:p w14:paraId="3971BA74" w14:textId="5BBF770F" w:rsidR="00C37CF5" w:rsidRDefault="00000000">
      <w:pPr>
        <w:pStyle w:val="TOC1"/>
        <w:tabs>
          <w:tab w:val="left" w:pos="576"/>
        </w:tabs>
        <w:rPr>
          <w:rFonts w:eastAsiaTheme="minorEastAsia" w:cstheme="minorBidi"/>
          <w:snapToGrid/>
          <w:color w:val="auto"/>
          <w:szCs w:val="22"/>
        </w:rPr>
      </w:pPr>
      <w:hyperlink w:anchor="_Toc48576301" w:history="1">
        <w:r w:rsidR="00C37CF5" w:rsidRPr="006D5F9F">
          <w:rPr>
            <w:rStyle w:val="Hyperlink"/>
          </w:rPr>
          <w:t>10.</w:t>
        </w:r>
        <w:r w:rsidR="00C37CF5">
          <w:rPr>
            <w:rFonts w:eastAsiaTheme="minorEastAsia" w:cstheme="minorBidi"/>
            <w:snapToGrid/>
            <w:color w:val="auto"/>
            <w:szCs w:val="22"/>
          </w:rPr>
          <w:tab/>
        </w:r>
        <w:r w:rsidR="00C37CF5" w:rsidRPr="006D5F9F">
          <w:rPr>
            <w:rStyle w:val="Hyperlink"/>
          </w:rPr>
          <w:t>Appendix B: BUG FIXES AND ENHANCEMENTS BETWEEN VERSIONS</w:t>
        </w:r>
        <w:r w:rsidR="00C37CF5">
          <w:rPr>
            <w:webHidden/>
          </w:rPr>
          <w:tab/>
        </w:r>
        <w:r w:rsidR="00C37CF5">
          <w:rPr>
            <w:webHidden/>
          </w:rPr>
          <w:fldChar w:fldCharType="begin"/>
        </w:r>
        <w:r w:rsidR="00C37CF5">
          <w:rPr>
            <w:webHidden/>
          </w:rPr>
          <w:instrText xml:space="preserve"> PAGEREF _Toc48576301 \h </w:instrText>
        </w:r>
        <w:r w:rsidR="00C37CF5">
          <w:rPr>
            <w:webHidden/>
          </w:rPr>
        </w:r>
        <w:r w:rsidR="00C37CF5">
          <w:rPr>
            <w:webHidden/>
          </w:rPr>
          <w:fldChar w:fldCharType="separate"/>
        </w:r>
        <w:r w:rsidR="006E3DC1">
          <w:rPr>
            <w:webHidden/>
          </w:rPr>
          <w:t>74</w:t>
        </w:r>
        <w:r w:rsidR="00C37CF5">
          <w:rPr>
            <w:webHidden/>
          </w:rPr>
          <w:fldChar w:fldCharType="end"/>
        </w:r>
      </w:hyperlink>
    </w:p>
    <w:p w14:paraId="5B0AC86F" w14:textId="5CDDB102" w:rsidR="00C37CF5" w:rsidRDefault="00000000">
      <w:pPr>
        <w:pStyle w:val="TOC2"/>
        <w:rPr>
          <w:rFonts w:eastAsiaTheme="minorEastAsia" w:cstheme="minorBidi"/>
          <w:snapToGrid/>
          <w:color w:val="auto"/>
          <w:szCs w:val="22"/>
        </w:rPr>
      </w:pPr>
      <w:hyperlink w:anchor="_Toc48576302" w:history="1">
        <w:r w:rsidR="00C37CF5" w:rsidRPr="006D5F9F">
          <w:rPr>
            <w:rStyle w:val="Hyperlink"/>
          </w:rPr>
          <w:t>W2 V4.1 Bug Fixes, Enhancements, and User Manual Changes</w:t>
        </w:r>
        <w:r w:rsidR="00C37CF5">
          <w:rPr>
            <w:webHidden/>
          </w:rPr>
          <w:tab/>
        </w:r>
        <w:r w:rsidR="00C37CF5">
          <w:rPr>
            <w:webHidden/>
          </w:rPr>
          <w:fldChar w:fldCharType="begin"/>
        </w:r>
        <w:r w:rsidR="00C37CF5">
          <w:rPr>
            <w:webHidden/>
          </w:rPr>
          <w:instrText xml:space="preserve"> PAGEREF _Toc48576302 \h </w:instrText>
        </w:r>
        <w:r w:rsidR="00C37CF5">
          <w:rPr>
            <w:webHidden/>
          </w:rPr>
        </w:r>
        <w:r w:rsidR="00C37CF5">
          <w:rPr>
            <w:webHidden/>
          </w:rPr>
          <w:fldChar w:fldCharType="separate"/>
        </w:r>
        <w:r w:rsidR="006E3DC1">
          <w:rPr>
            <w:webHidden/>
          </w:rPr>
          <w:t>74</w:t>
        </w:r>
        <w:r w:rsidR="00C37CF5">
          <w:rPr>
            <w:webHidden/>
          </w:rPr>
          <w:fldChar w:fldCharType="end"/>
        </w:r>
      </w:hyperlink>
    </w:p>
    <w:p w14:paraId="47B8316D" w14:textId="07E86C3D" w:rsidR="00C37CF5" w:rsidRDefault="00000000">
      <w:pPr>
        <w:pStyle w:val="TOC2"/>
        <w:rPr>
          <w:rFonts w:eastAsiaTheme="minorEastAsia" w:cstheme="minorBidi"/>
          <w:snapToGrid/>
          <w:color w:val="auto"/>
          <w:szCs w:val="22"/>
        </w:rPr>
      </w:pPr>
      <w:hyperlink w:anchor="_Toc48576303" w:history="1">
        <w:r w:rsidR="00C37CF5" w:rsidRPr="006D5F9F">
          <w:rPr>
            <w:rStyle w:val="Hyperlink"/>
          </w:rPr>
          <w:t>W2 V4.0 Bug Fixes, Enhancements, and User Manual Changes</w:t>
        </w:r>
        <w:r w:rsidR="00C37CF5">
          <w:rPr>
            <w:webHidden/>
          </w:rPr>
          <w:tab/>
        </w:r>
        <w:r w:rsidR="00C37CF5">
          <w:rPr>
            <w:webHidden/>
          </w:rPr>
          <w:fldChar w:fldCharType="begin"/>
        </w:r>
        <w:r w:rsidR="00C37CF5">
          <w:rPr>
            <w:webHidden/>
          </w:rPr>
          <w:instrText xml:space="preserve"> PAGEREF _Toc48576303 \h </w:instrText>
        </w:r>
        <w:r w:rsidR="00C37CF5">
          <w:rPr>
            <w:webHidden/>
          </w:rPr>
        </w:r>
        <w:r w:rsidR="00C37CF5">
          <w:rPr>
            <w:webHidden/>
          </w:rPr>
          <w:fldChar w:fldCharType="separate"/>
        </w:r>
        <w:r w:rsidR="006E3DC1">
          <w:rPr>
            <w:webHidden/>
          </w:rPr>
          <w:t>89</w:t>
        </w:r>
        <w:r w:rsidR="00C37CF5">
          <w:rPr>
            <w:webHidden/>
          </w:rPr>
          <w:fldChar w:fldCharType="end"/>
        </w:r>
      </w:hyperlink>
    </w:p>
    <w:p w14:paraId="004CFA0B" w14:textId="11AD0096" w:rsidR="00C37CF5" w:rsidRDefault="00000000">
      <w:pPr>
        <w:pStyle w:val="TOC2"/>
        <w:rPr>
          <w:rFonts w:eastAsiaTheme="minorEastAsia" w:cstheme="minorBidi"/>
          <w:snapToGrid/>
          <w:color w:val="auto"/>
          <w:szCs w:val="22"/>
        </w:rPr>
      </w:pPr>
      <w:hyperlink w:anchor="_Toc48576304" w:history="1">
        <w:r w:rsidR="00C37CF5" w:rsidRPr="006D5F9F">
          <w:rPr>
            <w:rStyle w:val="Hyperlink"/>
          </w:rPr>
          <w:t>W2 V3.7 Bug Fixes, Enhancements and User Manual Changes</w:t>
        </w:r>
        <w:r w:rsidR="00C37CF5">
          <w:rPr>
            <w:webHidden/>
          </w:rPr>
          <w:tab/>
        </w:r>
        <w:r w:rsidR="00C37CF5">
          <w:rPr>
            <w:webHidden/>
          </w:rPr>
          <w:fldChar w:fldCharType="begin"/>
        </w:r>
        <w:r w:rsidR="00C37CF5">
          <w:rPr>
            <w:webHidden/>
          </w:rPr>
          <w:instrText xml:space="preserve"> PAGEREF _Toc48576304 \h </w:instrText>
        </w:r>
        <w:r w:rsidR="00C37CF5">
          <w:rPr>
            <w:webHidden/>
          </w:rPr>
        </w:r>
        <w:r w:rsidR="00C37CF5">
          <w:rPr>
            <w:webHidden/>
          </w:rPr>
          <w:fldChar w:fldCharType="separate"/>
        </w:r>
        <w:r w:rsidR="006E3DC1">
          <w:rPr>
            <w:webHidden/>
          </w:rPr>
          <w:t>93</w:t>
        </w:r>
        <w:r w:rsidR="00C37CF5">
          <w:rPr>
            <w:webHidden/>
          </w:rPr>
          <w:fldChar w:fldCharType="end"/>
        </w:r>
      </w:hyperlink>
    </w:p>
    <w:p w14:paraId="24212A80" w14:textId="4CDAADF8" w:rsidR="00C37CF5" w:rsidRDefault="00000000">
      <w:pPr>
        <w:pStyle w:val="TOC2"/>
        <w:rPr>
          <w:rFonts w:eastAsiaTheme="minorEastAsia" w:cstheme="minorBidi"/>
          <w:snapToGrid/>
          <w:color w:val="auto"/>
          <w:szCs w:val="22"/>
        </w:rPr>
      </w:pPr>
      <w:hyperlink w:anchor="_Toc48576305" w:history="1">
        <w:r w:rsidR="00C37CF5" w:rsidRPr="006D5F9F">
          <w:rPr>
            <w:rStyle w:val="Hyperlink"/>
          </w:rPr>
          <w:t>W2 V3.6 Bug Fixes, Enhancements, and User Manual Changes</w:t>
        </w:r>
        <w:r w:rsidR="00C37CF5">
          <w:rPr>
            <w:webHidden/>
          </w:rPr>
          <w:tab/>
        </w:r>
        <w:r w:rsidR="00C37CF5">
          <w:rPr>
            <w:webHidden/>
          </w:rPr>
          <w:fldChar w:fldCharType="begin"/>
        </w:r>
        <w:r w:rsidR="00C37CF5">
          <w:rPr>
            <w:webHidden/>
          </w:rPr>
          <w:instrText xml:space="preserve"> PAGEREF _Toc48576305 \h </w:instrText>
        </w:r>
        <w:r w:rsidR="00C37CF5">
          <w:rPr>
            <w:webHidden/>
          </w:rPr>
        </w:r>
        <w:r w:rsidR="00C37CF5">
          <w:rPr>
            <w:webHidden/>
          </w:rPr>
          <w:fldChar w:fldCharType="separate"/>
        </w:r>
        <w:r w:rsidR="006E3DC1">
          <w:rPr>
            <w:webHidden/>
          </w:rPr>
          <w:t>110</w:t>
        </w:r>
        <w:r w:rsidR="00C37CF5">
          <w:rPr>
            <w:webHidden/>
          </w:rPr>
          <w:fldChar w:fldCharType="end"/>
        </w:r>
      </w:hyperlink>
    </w:p>
    <w:p w14:paraId="27683450" w14:textId="43D9DE46" w:rsidR="00C37CF5" w:rsidRDefault="00000000">
      <w:pPr>
        <w:pStyle w:val="TOC2"/>
        <w:rPr>
          <w:rFonts w:eastAsiaTheme="minorEastAsia" w:cstheme="minorBidi"/>
          <w:snapToGrid/>
          <w:color w:val="auto"/>
          <w:szCs w:val="22"/>
        </w:rPr>
      </w:pPr>
      <w:hyperlink w:anchor="_Toc48576306" w:history="1">
        <w:r w:rsidR="00C37CF5" w:rsidRPr="006D5F9F">
          <w:rPr>
            <w:rStyle w:val="Hyperlink"/>
          </w:rPr>
          <w:t>W2 V3.5 Bug Fixes, Enhancements, and User Manual Changes</w:t>
        </w:r>
        <w:r w:rsidR="00C37CF5">
          <w:rPr>
            <w:webHidden/>
          </w:rPr>
          <w:tab/>
        </w:r>
        <w:r w:rsidR="00C37CF5">
          <w:rPr>
            <w:webHidden/>
          </w:rPr>
          <w:fldChar w:fldCharType="begin"/>
        </w:r>
        <w:r w:rsidR="00C37CF5">
          <w:rPr>
            <w:webHidden/>
          </w:rPr>
          <w:instrText xml:space="preserve"> PAGEREF _Toc48576306 \h </w:instrText>
        </w:r>
        <w:r w:rsidR="00C37CF5">
          <w:rPr>
            <w:webHidden/>
          </w:rPr>
        </w:r>
        <w:r w:rsidR="00C37CF5">
          <w:rPr>
            <w:webHidden/>
          </w:rPr>
          <w:fldChar w:fldCharType="separate"/>
        </w:r>
        <w:r w:rsidR="006E3DC1">
          <w:rPr>
            <w:webHidden/>
          </w:rPr>
          <w:t>124</w:t>
        </w:r>
        <w:r w:rsidR="00C37CF5">
          <w:rPr>
            <w:webHidden/>
          </w:rPr>
          <w:fldChar w:fldCharType="end"/>
        </w:r>
      </w:hyperlink>
    </w:p>
    <w:p w14:paraId="63ABB1AF" w14:textId="2AFB0B88" w:rsidR="00C37CF5" w:rsidRDefault="00000000">
      <w:pPr>
        <w:pStyle w:val="TOC2"/>
        <w:rPr>
          <w:rFonts w:eastAsiaTheme="minorEastAsia" w:cstheme="minorBidi"/>
          <w:snapToGrid/>
          <w:color w:val="auto"/>
          <w:szCs w:val="22"/>
        </w:rPr>
      </w:pPr>
      <w:hyperlink w:anchor="_Toc48576307" w:history="1">
        <w:r w:rsidR="00C37CF5" w:rsidRPr="006D5F9F">
          <w:rPr>
            <w:rStyle w:val="Hyperlink"/>
          </w:rPr>
          <w:t>W2 V3.2 Bug Fixes, Enhancements, and User Manual Changes</w:t>
        </w:r>
        <w:r w:rsidR="00C37CF5">
          <w:rPr>
            <w:webHidden/>
          </w:rPr>
          <w:tab/>
        </w:r>
        <w:r w:rsidR="00C37CF5">
          <w:rPr>
            <w:webHidden/>
          </w:rPr>
          <w:fldChar w:fldCharType="begin"/>
        </w:r>
        <w:r w:rsidR="00C37CF5">
          <w:rPr>
            <w:webHidden/>
          </w:rPr>
          <w:instrText xml:space="preserve"> PAGEREF _Toc48576307 \h </w:instrText>
        </w:r>
        <w:r w:rsidR="00C37CF5">
          <w:rPr>
            <w:webHidden/>
          </w:rPr>
        </w:r>
        <w:r w:rsidR="00C37CF5">
          <w:rPr>
            <w:webHidden/>
          </w:rPr>
          <w:fldChar w:fldCharType="separate"/>
        </w:r>
        <w:r w:rsidR="006E3DC1">
          <w:rPr>
            <w:webHidden/>
          </w:rPr>
          <w:t>141</w:t>
        </w:r>
        <w:r w:rsidR="00C37CF5">
          <w:rPr>
            <w:webHidden/>
          </w:rPr>
          <w:fldChar w:fldCharType="end"/>
        </w:r>
      </w:hyperlink>
    </w:p>
    <w:p w14:paraId="42DFB219" w14:textId="4CCC717F" w:rsidR="0041037A" w:rsidRPr="00B7030B" w:rsidRDefault="00FA1B19" w:rsidP="00777EFB">
      <w:pPr>
        <w:pStyle w:val="BodyText"/>
        <w:sectPr w:rsidR="0041037A" w:rsidRPr="00B7030B">
          <w:headerReference w:type="even" r:id="rId9"/>
          <w:headerReference w:type="default" r:id="rId10"/>
          <w:footerReference w:type="even" r:id="rId11"/>
          <w:footerReference w:type="default" r:id="rId12"/>
          <w:endnotePr>
            <w:numFmt w:val="decimal"/>
          </w:endnotePr>
          <w:pgSz w:w="12240" w:h="15840" w:code="1"/>
          <w:pgMar w:top="1728" w:right="1440" w:bottom="1728" w:left="2160" w:header="1008" w:footer="1008" w:gutter="0"/>
          <w:paperSrc w:first="100" w:other="100"/>
          <w:pgNumType w:fmt="lowerRoman"/>
          <w:cols w:space="720"/>
          <w:noEndnote/>
          <w:titlePg/>
        </w:sectPr>
      </w:pPr>
      <w:r w:rsidRPr="00B7030B">
        <w:rPr>
          <w:rFonts w:cs="Arial"/>
          <w:noProof/>
          <w:color w:val="0000FF"/>
          <w:szCs w:val="48"/>
        </w:rPr>
        <w:fldChar w:fldCharType="end"/>
      </w:r>
    </w:p>
    <w:p w14:paraId="1AC03B95" w14:textId="77777777" w:rsidR="0041037A" w:rsidRPr="00B7030B" w:rsidRDefault="0041037A">
      <w:pPr>
        <w:pStyle w:val="Heading1"/>
        <w:rPr>
          <w:rFonts w:asciiTheme="minorHAnsi" w:hAnsiTheme="minorHAnsi"/>
        </w:rPr>
      </w:pPr>
      <w:bookmarkStart w:id="3" w:name="_Toc48576255"/>
      <w:r w:rsidRPr="00B7030B">
        <w:rPr>
          <w:rFonts w:asciiTheme="minorHAnsi" w:hAnsiTheme="minorHAnsi"/>
        </w:rPr>
        <w:lastRenderedPageBreak/>
        <w:t>List of Figures</w:t>
      </w:r>
      <w:bookmarkEnd w:id="3"/>
    </w:p>
    <w:p w14:paraId="5BBA7614" w14:textId="77777777" w:rsidR="0041037A" w:rsidRPr="00B7030B" w:rsidRDefault="00FA1B19">
      <w:pPr>
        <w:pStyle w:val="Heading1"/>
        <w:ind w:right="432"/>
        <w:rPr>
          <w:rFonts w:asciiTheme="minorHAnsi" w:hAnsiTheme="minorHAnsi"/>
          <w:vanish/>
        </w:rPr>
      </w:pPr>
      <w:r w:rsidRPr="00B7030B">
        <w:rPr>
          <w:rFonts w:asciiTheme="minorHAnsi" w:hAnsiTheme="minorHAnsi"/>
        </w:rPr>
        <w:fldChar w:fldCharType="begin"/>
      </w:r>
      <w:r w:rsidR="0041037A" w:rsidRPr="00B7030B">
        <w:rPr>
          <w:rFonts w:asciiTheme="minorHAnsi" w:hAnsiTheme="minorHAnsi"/>
        </w:rPr>
        <w:instrText xml:space="preserve"> TC “</w:instrText>
      </w:r>
      <w:bookmarkStart w:id="4" w:name="_Toc14754193"/>
      <w:r w:rsidR="0041037A" w:rsidRPr="00B7030B">
        <w:rPr>
          <w:rFonts w:asciiTheme="minorHAnsi" w:hAnsiTheme="minorHAnsi"/>
        </w:rPr>
        <w:instrText>List of Figures</w:instrText>
      </w:r>
      <w:bookmarkEnd w:id="4"/>
      <w:r w:rsidR="0041037A" w:rsidRPr="00B7030B">
        <w:rPr>
          <w:rFonts w:asciiTheme="minorHAnsi" w:hAnsiTheme="minorHAnsi"/>
        </w:rPr>
        <w:instrText>” ]l 1</w:instrText>
      </w:r>
      <w:r w:rsidRPr="00B7030B">
        <w:rPr>
          <w:rFonts w:asciiTheme="minorHAnsi" w:hAnsiTheme="minorHAnsi"/>
        </w:rPr>
        <w:fldChar w:fldCharType="end"/>
      </w:r>
    </w:p>
    <w:p w14:paraId="78BA73D3" w14:textId="73F73B0F" w:rsidR="00C37CF5" w:rsidRDefault="00FA1B19">
      <w:pPr>
        <w:pStyle w:val="TableofFigures"/>
        <w:tabs>
          <w:tab w:val="right" w:leader="dot" w:pos="8630"/>
        </w:tabs>
        <w:rPr>
          <w:rFonts w:eastAsiaTheme="minorEastAsia" w:cstheme="minorBidi"/>
          <w:noProof/>
          <w:snapToGrid/>
          <w:color w:val="auto"/>
          <w:szCs w:val="22"/>
        </w:rPr>
      </w:pPr>
      <w:r w:rsidRPr="00B7030B">
        <w:rPr>
          <w:rStyle w:val="Hypertext"/>
          <w:color w:val="auto"/>
          <w:u w:val="none"/>
        </w:rPr>
        <w:fldChar w:fldCharType="begin"/>
      </w:r>
      <w:r w:rsidR="0041037A" w:rsidRPr="00B7030B">
        <w:rPr>
          <w:rStyle w:val="Hypertext"/>
          <w:color w:val="auto"/>
          <w:u w:val="none"/>
        </w:rPr>
        <w:instrText xml:space="preserve"> TOC \h \z \c "Figure" </w:instrText>
      </w:r>
      <w:r w:rsidRPr="00B7030B">
        <w:rPr>
          <w:rStyle w:val="Hypertext"/>
          <w:color w:val="auto"/>
          <w:u w:val="none"/>
        </w:rPr>
        <w:fldChar w:fldCharType="separate"/>
      </w:r>
      <w:hyperlink w:anchor="_Toc48576308" w:history="1">
        <w:r w:rsidR="00C37CF5" w:rsidRPr="00596996">
          <w:rPr>
            <w:rStyle w:val="Hyperlink"/>
            <w:noProof/>
          </w:rPr>
          <w:t>Figure 1. Dialog box for water balance utility.</w:t>
        </w:r>
        <w:r w:rsidR="00C37CF5">
          <w:rPr>
            <w:noProof/>
            <w:webHidden/>
          </w:rPr>
          <w:tab/>
        </w:r>
        <w:r w:rsidR="00C37CF5">
          <w:rPr>
            <w:noProof/>
            <w:webHidden/>
          </w:rPr>
          <w:fldChar w:fldCharType="begin"/>
        </w:r>
        <w:r w:rsidR="00C37CF5">
          <w:rPr>
            <w:noProof/>
            <w:webHidden/>
          </w:rPr>
          <w:instrText xml:space="preserve"> PAGEREF _Toc48576308 \h </w:instrText>
        </w:r>
        <w:r w:rsidR="00C37CF5">
          <w:rPr>
            <w:noProof/>
            <w:webHidden/>
          </w:rPr>
        </w:r>
        <w:r w:rsidR="00C37CF5">
          <w:rPr>
            <w:noProof/>
            <w:webHidden/>
          </w:rPr>
          <w:fldChar w:fldCharType="separate"/>
        </w:r>
        <w:r w:rsidR="006E3DC1">
          <w:rPr>
            <w:noProof/>
            <w:webHidden/>
          </w:rPr>
          <w:t>8</w:t>
        </w:r>
        <w:r w:rsidR="00C37CF5">
          <w:rPr>
            <w:noProof/>
            <w:webHidden/>
          </w:rPr>
          <w:fldChar w:fldCharType="end"/>
        </w:r>
      </w:hyperlink>
    </w:p>
    <w:p w14:paraId="23FA640F" w14:textId="484F1586" w:rsidR="00C37CF5" w:rsidRDefault="00000000">
      <w:pPr>
        <w:pStyle w:val="TableofFigures"/>
        <w:tabs>
          <w:tab w:val="right" w:leader="dot" w:pos="8630"/>
        </w:tabs>
        <w:rPr>
          <w:rFonts w:eastAsiaTheme="minorEastAsia" w:cstheme="minorBidi"/>
          <w:noProof/>
          <w:snapToGrid/>
          <w:color w:val="auto"/>
          <w:szCs w:val="22"/>
        </w:rPr>
      </w:pPr>
      <w:hyperlink w:anchor="_Toc48576309" w:history="1">
        <w:r w:rsidR="00C37CF5" w:rsidRPr="00596996">
          <w:rPr>
            <w:rStyle w:val="Hyperlink"/>
            <w:noProof/>
          </w:rPr>
          <w:t>Figure 2. Dialog box for water balance utility if successful completion.</w:t>
        </w:r>
        <w:r w:rsidR="00C37CF5">
          <w:rPr>
            <w:noProof/>
            <w:webHidden/>
          </w:rPr>
          <w:tab/>
        </w:r>
        <w:r w:rsidR="00C37CF5">
          <w:rPr>
            <w:noProof/>
            <w:webHidden/>
          </w:rPr>
          <w:fldChar w:fldCharType="begin"/>
        </w:r>
        <w:r w:rsidR="00C37CF5">
          <w:rPr>
            <w:noProof/>
            <w:webHidden/>
          </w:rPr>
          <w:instrText xml:space="preserve"> PAGEREF _Toc48576309 \h </w:instrText>
        </w:r>
        <w:r w:rsidR="00C37CF5">
          <w:rPr>
            <w:noProof/>
            <w:webHidden/>
          </w:rPr>
        </w:r>
        <w:r w:rsidR="00C37CF5">
          <w:rPr>
            <w:noProof/>
            <w:webHidden/>
          </w:rPr>
          <w:fldChar w:fldCharType="separate"/>
        </w:r>
        <w:r w:rsidR="006E3DC1">
          <w:rPr>
            <w:noProof/>
            <w:webHidden/>
          </w:rPr>
          <w:t>8</w:t>
        </w:r>
        <w:r w:rsidR="00C37CF5">
          <w:rPr>
            <w:noProof/>
            <w:webHidden/>
          </w:rPr>
          <w:fldChar w:fldCharType="end"/>
        </w:r>
      </w:hyperlink>
    </w:p>
    <w:p w14:paraId="57DD5768" w14:textId="301D0F4C" w:rsidR="00C37CF5" w:rsidRDefault="00000000">
      <w:pPr>
        <w:pStyle w:val="TableofFigures"/>
        <w:tabs>
          <w:tab w:val="right" w:leader="dot" w:pos="8630"/>
        </w:tabs>
        <w:rPr>
          <w:rFonts w:eastAsiaTheme="minorEastAsia" w:cstheme="minorBidi"/>
          <w:noProof/>
          <w:snapToGrid/>
          <w:color w:val="auto"/>
          <w:szCs w:val="22"/>
        </w:rPr>
      </w:pPr>
      <w:hyperlink w:anchor="_Toc48576310" w:history="1">
        <w:r w:rsidR="00C37CF5" w:rsidRPr="00596996">
          <w:rPr>
            <w:rStyle w:val="Hyperlink"/>
            <w:noProof/>
          </w:rPr>
          <w:t>Figure 3. An example of an existing w2_con.xlsm file. Columns A and B are not used in the control file and we will be pasting the w2_con.csv into column C1, not A1.</w:t>
        </w:r>
        <w:r w:rsidR="00C37CF5">
          <w:rPr>
            <w:noProof/>
            <w:webHidden/>
          </w:rPr>
          <w:tab/>
        </w:r>
        <w:r w:rsidR="00C37CF5">
          <w:rPr>
            <w:noProof/>
            <w:webHidden/>
          </w:rPr>
          <w:fldChar w:fldCharType="begin"/>
        </w:r>
        <w:r w:rsidR="00C37CF5">
          <w:rPr>
            <w:noProof/>
            <w:webHidden/>
          </w:rPr>
          <w:instrText xml:space="preserve"> PAGEREF _Toc48576310 \h </w:instrText>
        </w:r>
        <w:r w:rsidR="00C37CF5">
          <w:rPr>
            <w:noProof/>
            <w:webHidden/>
          </w:rPr>
        </w:r>
        <w:r w:rsidR="00C37CF5">
          <w:rPr>
            <w:noProof/>
            <w:webHidden/>
          </w:rPr>
          <w:fldChar w:fldCharType="separate"/>
        </w:r>
        <w:r w:rsidR="006E3DC1">
          <w:rPr>
            <w:noProof/>
            <w:webHidden/>
          </w:rPr>
          <w:t>14</w:t>
        </w:r>
        <w:r w:rsidR="00C37CF5">
          <w:rPr>
            <w:noProof/>
            <w:webHidden/>
          </w:rPr>
          <w:fldChar w:fldCharType="end"/>
        </w:r>
      </w:hyperlink>
    </w:p>
    <w:p w14:paraId="616F2751" w14:textId="74126929" w:rsidR="00C37CF5" w:rsidRDefault="00000000">
      <w:pPr>
        <w:pStyle w:val="TableofFigures"/>
        <w:tabs>
          <w:tab w:val="right" w:leader="dot" w:pos="8630"/>
        </w:tabs>
        <w:rPr>
          <w:rFonts w:eastAsiaTheme="minorEastAsia" w:cstheme="minorBidi"/>
          <w:noProof/>
          <w:snapToGrid/>
          <w:color w:val="auto"/>
          <w:szCs w:val="22"/>
        </w:rPr>
      </w:pPr>
      <w:hyperlink w:anchor="_Toc48576311" w:history="1">
        <w:r w:rsidR="00C37CF5" w:rsidRPr="00596996">
          <w:rPr>
            <w:rStyle w:val="Hyperlink"/>
            <w:noProof/>
          </w:rPr>
          <w:t>Figure 4. An example of the w2_con.csv file from the converter utility.</w:t>
        </w:r>
        <w:r w:rsidR="00C37CF5">
          <w:rPr>
            <w:noProof/>
            <w:webHidden/>
          </w:rPr>
          <w:tab/>
        </w:r>
        <w:r w:rsidR="00C37CF5">
          <w:rPr>
            <w:noProof/>
            <w:webHidden/>
          </w:rPr>
          <w:fldChar w:fldCharType="begin"/>
        </w:r>
        <w:r w:rsidR="00C37CF5">
          <w:rPr>
            <w:noProof/>
            <w:webHidden/>
          </w:rPr>
          <w:instrText xml:space="preserve"> PAGEREF _Toc48576311 \h </w:instrText>
        </w:r>
        <w:r w:rsidR="00C37CF5">
          <w:rPr>
            <w:noProof/>
            <w:webHidden/>
          </w:rPr>
        </w:r>
        <w:r w:rsidR="00C37CF5">
          <w:rPr>
            <w:noProof/>
            <w:webHidden/>
          </w:rPr>
          <w:fldChar w:fldCharType="separate"/>
        </w:r>
        <w:r w:rsidR="006E3DC1">
          <w:rPr>
            <w:noProof/>
            <w:webHidden/>
          </w:rPr>
          <w:t>15</w:t>
        </w:r>
        <w:r w:rsidR="00C37CF5">
          <w:rPr>
            <w:noProof/>
            <w:webHidden/>
          </w:rPr>
          <w:fldChar w:fldCharType="end"/>
        </w:r>
      </w:hyperlink>
    </w:p>
    <w:p w14:paraId="004435E8" w14:textId="5571A163" w:rsidR="00C37CF5" w:rsidRDefault="00000000">
      <w:pPr>
        <w:pStyle w:val="TableofFigures"/>
        <w:tabs>
          <w:tab w:val="right" w:leader="dot" w:pos="8630"/>
        </w:tabs>
        <w:rPr>
          <w:rFonts w:eastAsiaTheme="minorEastAsia" w:cstheme="minorBidi"/>
          <w:noProof/>
          <w:snapToGrid/>
          <w:color w:val="auto"/>
          <w:szCs w:val="22"/>
        </w:rPr>
      </w:pPr>
      <w:hyperlink w:anchor="_Toc48576312" w:history="1">
        <w:r w:rsidR="00C37CF5" w:rsidRPr="00596996">
          <w:rPr>
            <w:rStyle w:val="Hyperlink"/>
            <w:noProof/>
          </w:rPr>
          <w:t>Figure 5. Location in Excel template where the constituent order is shown. In this example, the required number of constituents is 30. This is a formula computed in the Excel sheet. Make sure that you have that same number in the list that follows. There is guidance on another tab in the Excel file on the required order based on your dimensioning of number of algal groups, BOD groups, macrophyte groups, periphyton groups, suspended solids groups, and generic constituent groups. Also note that in column A, guidance is given on setting the number of columns needed in this section.</w:t>
        </w:r>
        <w:r w:rsidR="00C37CF5">
          <w:rPr>
            <w:noProof/>
            <w:webHidden/>
          </w:rPr>
          <w:tab/>
        </w:r>
        <w:r w:rsidR="00C37CF5">
          <w:rPr>
            <w:noProof/>
            <w:webHidden/>
          </w:rPr>
          <w:fldChar w:fldCharType="begin"/>
        </w:r>
        <w:r w:rsidR="00C37CF5">
          <w:rPr>
            <w:noProof/>
            <w:webHidden/>
          </w:rPr>
          <w:instrText xml:space="preserve"> PAGEREF _Toc48576312 \h </w:instrText>
        </w:r>
        <w:r w:rsidR="00C37CF5">
          <w:rPr>
            <w:noProof/>
            <w:webHidden/>
          </w:rPr>
        </w:r>
        <w:r w:rsidR="00C37CF5">
          <w:rPr>
            <w:noProof/>
            <w:webHidden/>
          </w:rPr>
          <w:fldChar w:fldCharType="separate"/>
        </w:r>
        <w:r w:rsidR="006E3DC1">
          <w:rPr>
            <w:noProof/>
            <w:webHidden/>
          </w:rPr>
          <w:t>16</w:t>
        </w:r>
        <w:r w:rsidR="00C37CF5">
          <w:rPr>
            <w:noProof/>
            <w:webHidden/>
          </w:rPr>
          <w:fldChar w:fldCharType="end"/>
        </w:r>
      </w:hyperlink>
    </w:p>
    <w:p w14:paraId="53D4B2D6" w14:textId="285FE273" w:rsidR="00C37CF5" w:rsidRDefault="00000000">
      <w:pPr>
        <w:pStyle w:val="TableofFigures"/>
        <w:tabs>
          <w:tab w:val="right" w:leader="dot" w:pos="8630"/>
        </w:tabs>
        <w:rPr>
          <w:rFonts w:eastAsiaTheme="minorEastAsia" w:cstheme="minorBidi"/>
          <w:noProof/>
          <w:snapToGrid/>
          <w:color w:val="auto"/>
          <w:szCs w:val="22"/>
        </w:rPr>
      </w:pPr>
      <w:hyperlink w:anchor="_Toc48576313" w:history="1">
        <w:r w:rsidR="00C37CF5" w:rsidRPr="00596996">
          <w:rPr>
            <w:rStyle w:val="Hyperlink"/>
            <w:noProof/>
          </w:rPr>
          <w:t>Figure 6. Location in Excel file where the number of rows needs to be increased in case there are more than 5 structures.</w:t>
        </w:r>
        <w:r w:rsidR="00C37CF5">
          <w:rPr>
            <w:noProof/>
            <w:webHidden/>
          </w:rPr>
          <w:tab/>
        </w:r>
        <w:r w:rsidR="00C37CF5">
          <w:rPr>
            <w:noProof/>
            <w:webHidden/>
          </w:rPr>
          <w:fldChar w:fldCharType="begin"/>
        </w:r>
        <w:r w:rsidR="00C37CF5">
          <w:rPr>
            <w:noProof/>
            <w:webHidden/>
          </w:rPr>
          <w:instrText xml:space="preserve"> PAGEREF _Toc48576313 \h </w:instrText>
        </w:r>
        <w:r w:rsidR="00C37CF5">
          <w:rPr>
            <w:noProof/>
            <w:webHidden/>
          </w:rPr>
        </w:r>
        <w:r w:rsidR="00C37CF5">
          <w:rPr>
            <w:noProof/>
            <w:webHidden/>
          </w:rPr>
          <w:fldChar w:fldCharType="separate"/>
        </w:r>
        <w:r w:rsidR="006E3DC1">
          <w:rPr>
            <w:noProof/>
            <w:webHidden/>
          </w:rPr>
          <w:t>16</w:t>
        </w:r>
        <w:r w:rsidR="00C37CF5">
          <w:rPr>
            <w:noProof/>
            <w:webHidden/>
          </w:rPr>
          <w:fldChar w:fldCharType="end"/>
        </w:r>
      </w:hyperlink>
    </w:p>
    <w:p w14:paraId="21DDA65E" w14:textId="04560B7A" w:rsidR="00C37CF5" w:rsidRDefault="00000000">
      <w:pPr>
        <w:pStyle w:val="TableofFigures"/>
        <w:tabs>
          <w:tab w:val="right" w:leader="dot" w:pos="8630"/>
        </w:tabs>
        <w:rPr>
          <w:rFonts w:eastAsiaTheme="minorEastAsia" w:cstheme="minorBidi"/>
          <w:noProof/>
          <w:snapToGrid/>
          <w:color w:val="auto"/>
          <w:szCs w:val="22"/>
        </w:rPr>
      </w:pPr>
      <w:hyperlink w:anchor="_Toc48576314" w:history="1">
        <w:r w:rsidR="00C37CF5" w:rsidRPr="00596996">
          <w:rPr>
            <w:rStyle w:val="Hyperlink"/>
            <w:noProof/>
          </w:rPr>
          <w:t>Figure 7. Location in Excel file where the number of rows needs to be increased in case there are more than 5 epiphyton/periphyton groups.</w:t>
        </w:r>
        <w:r w:rsidR="00C37CF5">
          <w:rPr>
            <w:noProof/>
            <w:webHidden/>
          </w:rPr>
          <w:tab/>
        </w:r>
        <w:r w:rsidR="00C37CF5">
          <w:rPr>
            <w:noProof/>
            <w:webHidden/>
          </w:rPr>
          <w:fldChar w:fldCharType="begin"/>
        </w:r>
        <w:r w:rsidR="00C37CF5">
          <w:rPr>
            <w:noProof/>
            <w:webHidden/>
          </w:rPr>
          <w:instrText xml:space="preserve"> PAGEREF _Toc48576314 \h </w:instrText>
        </w:r>
        <w:r w:rsidR="00C37CF5">
          <w:rPr>
            <w:noProof/>
            <w:webHidden/>
          </w:rPr>
        </w:r>
        <w:r w:rsidR="00C37CF5">
          <w:rPr>
            <w:noProof/>
            <w:webHidden/>
          </w:rPr>
          <w:fldChar w:fldCharType="separate"/>
        </w:r>
        <w:r w:rsidR="006E3DC1">
          <w:rPr>
            <w:noProof/>
            <w:webHidden/>
          </w:rPr>
          <w:t>17</w:t>
        </w:r>
        <w:r w:rsidR="00C37CF5">
          <w:rPr>
            <w:noProof/>
            <w:webHidden/>
          </w:rPr>
          <w:fldChar w:fldCharType="end"/>
        </w:r>
      </w:hyperlink>
    </w:p>
    <w:p w14:paraId="4F443838" w14:textId="333C4BAF" w:rsidR="00C37CF5" w:rsidRDefault="00000000">
      <w:pPr>
        <w:pStyle w:val="TableofFigures"/>
        <w:tabs>
          <w:tab w:val="right" w:leader="dot" w:pos="8630"/>
        </w:tabs>
        <w:rPr>
          <w:rFonts w:eastAsiaTheme="minorEastAsia" w:cstheme="minorBidi"/>
          <w:noProof/>
          <w:snapToGrid/>
          <w:color w:val="auto"/>
          <w:szCs w:val="22"/>
        </w:rPr>
      </w:pPr>
      <w:hyperlink w:anchor="_Toc48576315" w:history="1">
        <w:r w:rsidR="00C37CF5" w:rsidRPr="00596996">
          <w:rPr>
            <w:rStyle w:val="Hyperlink"/>
            <w:noProof/>
          </w:rPr>
          <w:t>Figure 8. Location in Excel file where the number of rows needs to be increased in case there are more than 5 zooplankton groups.</w:t>
        </w:r>
        <w:r w:rsidR="00C37CF5">
          <w:rPr>
            <w:noProof/>
            <w:webHidden/>
          </w:rPr>
          <w:tab/>
        </w:r>
        <w:r w:rsidR="00C37CF5">
          <w:rPr>
            <w:noProof/>
            <w:webHidden/>
          </w:rPr>
          <w:fldChar w:fldCharType="begin"/>
        </w:r>
        <w:r w:rsidR="00C37CF5">
          <w:rPr>
            <w:noProof/>
            <w:webHidden/>
          </w:rPr>
          <w:instrText xml:space="preserve"> PAGEREF _Toc48576315 \h </w:instrText>
        </w:r>
        <w:r w:rsidR="00C37CF5">
          <w:rPr>
            <w:noProof/>
            <w:webHidden/>
          </w:rPr>
        </w:r>
        <w:r w:rsidR="00C37CF5">
          <w:rPr>
            <w:noProof/>
            <w:webHidden/>
          </w:rPr>
          <w:fldChar w:fldCharType="separate"/>
        </w:r>
        <w:r w:rsidR="006E3DC1">
          <w:rPr>
            <w:noProof/>
            <w:webHidden/>
          </w:rPr>
          <w:t>17</w:t>
        </w:r>
        <w:r w:rsidR="00C37CF5">
          <w:rPr>
            <w:noProof/>
            <w:webHidden/>
          </w:rPr>
          <w:fldChar w:fldCharType="end"/>
        </w:r>
      </w:hyperlink>
    </w:p>
    <w:p w14:paraId="072D8E8B" w14:textId="736FB0DF" w:rsidR="00C37CF5" w:rsidRDefault="00000000">
      <w:pPr>
        <w:pStyle w:val="TableofFigures"/>
        <w:tabs>
          <w:tab w:val="right" w:leader="dot" w:pos="8630"/>
        </w:tabs>
        <w:rPr>
          <w:rFonts w:eastAsiaTheme="minorEastAsia" w:cstheme="minorBidi"/>
          <w:noProof/>
          <w:snapToGrid/>
          <w:color w:val="auto"/>
          <w:szCs w:val="22"/>
        </w:rPr>
      </w:pPr>
      <w:hyperlink w:anchor="_Toc48576316" w:history="1">
        <w:r w:rsidR="00C37CF5" w:rsidRPr="00596996">
          <w:rPr>
            <w:rStyle w:val="Hyperlink"/>
            <w:noProof/>
          </w:rPr>
          <w:t>Figure 9. Location in Excel file where the number of rows needs to be increased in case there are more than 5 macrophyte groups.</w:t>
        </w:r>
        <w:r w:rsidR="00C37CF5">
          <w:rPr>
            <w:noProof/>
            <w:webHidden/>
          </w:rPr>
          <w:tab/>
        </w:r>
        <w:r w:rsidR="00C37CF5">
          <w:rPr>
            <w:noProof/>
            <w:webHidden/>
          </w:rPr>
          <w:fldChar w:fldCharType="begin"/>
        </w:r>
        <w:r w:rsidR="00C37CF5">
          <w:rPr>
            <w:noProof/>
            <w:webHidden/>
          </w:rPr>
          <w:instrText xml:space="preserve"> PAGEREF _Toc48576316 \h </w:instrText>
        </w:r>
        <w:r w:rsidR="00C37CF5">
          <w:rPr>
            <w:noProof/>
            <w:webHidden/>
          </w:rPr>
        </w:r>
        <w:r w:rsidR="00C37CF5">
          <w:rPr>
            <w:noProof/>
            <w:webHidden/>
          </w:rPr>
          <w:fldChar w:fldCharType="separate"/>
        </w:r>
        <w:r w:rsidR="006E3DC1">
          <w:rPr>
            <w:noProof/>
            <w:webHidden/>
          </w:rPr>
          <w:t>18</w:t>
        </w:r>
        <w:r w:rsidR="00C37CF5">
          <w:rPr>
            <w:noProof/>
            <w:webHidden/>
          </w:rPr>
          <w:fldChar w:fldCharType="end"/>
        </w:r>
      </w:hyperlink>
    </w:p>
    <w:p w14:paraId="79C227EF" w14:textId="4704D843" w:rsidR="00C37CF5" w:rsidRDefault="00000000">
      <w:pPr>
        <w:pStyle w:val="TableofFigures"/>
        <w:tabs>
          <w:tab w:val="right" w:leader="dot" w:pos="8630"/>
        </w:tabs>
        <w:rPr>
          <w:rFonts w:eastAsiaTheme="minorEastAsia" w:cstheme="minorBidi"/>
          <w:noProof/>
          <w:snapToGrid/>
          <w:color w:val="auto"/>
          <w:szCs w:val="22"/>
        </w:rPr>
      </w:pPr>
      <w:hyperlink w:anchor="_Toc48576317" w:history="1">
        <w:r w:rsidR="00C37CF5" w:rsidRPr="00596996">
          <w:rPr>
            <w:rStyle w:val="Hyperlink"/>
            <w:noProof/>
          </w:rPr>
          <w:t>Figure 10. About W2 Control GUI preprocessor.</w:t>
        </w:r>
        <w:r w:rsidR="00C37CF5">
          <w:rPr>
            <w:noProof/>
            <w:webHidden/>
          </w:rPr>
          <w:tab/>
        </w:r>
        <w:r w:rsidR="00C37CF5">
          <w:rPr>
            <w:noProof/>
            <w:webHidden/>
          </w:rPr>
          <w:fldChar w:fldCharType="begin"/>
        </w:r>
        <w:r w:rsidR="00C37CF5">
          <w:rPr>
            <w:noProof/>
            <w:webHidden/>
          </w:rPr>
          <w:instrText xml:space="preserve"> PAGEREF _Toc48576317 \h </w:instrText>
        </w:r>
        <w:r w:rsidR="00C37CF5">
          <w:rPr>
            <w:noProof/>
            <w:webHidden/>
          </w:rPr>
        </w:r>
        <w:r w:rsidR="00C37CF5">
          <w:rPr>
            <w:noProof/>
            <w:webHidden/>
          </w:rPr>
          <w:fldChar w:fldCharType="separate"/>
        </w:r>
        <w:r w:rsidR="006E3DC1">
          <w:rPr>
            <w:noProof/>
            <w:webHidden/>
          </w:rPr>
          <w:t>19</w:t>
        </w:r>
        <w:r w:rsidR="00C37CF5">
          <w:rPr>
            <w:noProof/>
            <w:webHidden/>
          </w:rPr>
          <w:fldChar w:fldCharType="end"/>
        </w:r>
      </w:hyperlink>
    </w:p>
    <w:p w14:paraId="2882F9EE" w14:textId="555A0FB4" w:rsidR="00C37CF5" w:rsidRDefault="00000000">
      <w:pPr>
        <w:pStyle w:val="TableofFigures"/>
        <w:tabs>
          <w:tab w:val="right" w:leader="dot" w:pos="8630"/>
        </w:tabs>
        <w:rPr>
          <w:rFonts w:eastAsiaTheme="minorEastAsia" w:cstheme="minorBidi"/>
          <w:noProof/>
          <w:snapToGrid/>
          <w:color w:val="auto"/>
          <w:szCs w:val="22"/>
        </w:rPr>
      </w:pPr>
      <w:hyperlink w:anchor="_Toc48576318" w:history="1">
        <w:r w:rsidR="00C37CF5" w:rsidRPr="00596996">
          <w:rPr>
            <w:rStyle w:val="Hyperlink"/>
            <w:noProof/>
          </w:rPr>
          <w:t>Figure 11. Dialog box menu.</w:t>
        </w:r>
        <w:r w:rsidR="00C37CF5">
          <w:rPr>
            <w:noProof/>
            <w:webHidden/>
          </w:rPr>
          <w:tab/>
        </w:r>
        <w:r w:rsidR="00C37CF5">
          <w:rPr>
            <w:noProof/>
            <w:webHidden/>
          </w:rPr>
          <w:fldChar w:fldCharType="begin"/>
        </w:r>
        <w:r w:rsidR="00C37CF5">
          <w:rPr>
            <w:noProof/>
            <w:webHidden/>
          </w:rPr>
          <w:instrText xml:space="preserve"> PAGEREF _Toc48576318 \h </w:instrText>
        </w:r>
        <w:r w:rsidR="00C37CF5">
          <w:rPr>
            <w:noProof/>
            <w:webHidden/>
          </w:rPr>
        </w:r>
        <w:r w:rsidR="00C37CF5">
          <w:rPr>
            <w:noProof/>
            <w:webHidden/>
          </w:rPr>
          <w:fldChar w:fldCharType="separate"/>
        </w:r>
        <w:r w:rsidR="006E3DC1">
          <w:rPr>
            <w:noProof/>
            <w:webHidden/>
          </w:rPr>
          <w:t>20</w:t>
        </w:r>
        <w:r w:rsidR="00C37CF5">
          <w:rPr>
            <w:noProof/>
            <w:webHidden/>
          </w:rPr>
          <w:fldChar w:fldCharType="end"/>
        </w:r>
      </w:hyperlink>
    </w:p>
    <w:p w14:paraId="43BAEDE9" w14:textId="13F5B39E" w:rsidR="00C37CF5" w:rsidRDefault="00000000">
      <w:pPr>
        <w:pStyle w:val="TableofFigures"/>
        <w:tabs>
          <w:tab w:val="right" w:leader="dot" w:pos="8630"/>
        </w:tabs>
        <w:rPr>
          <w:rFonts w:eastAsiaTheme="minorEastAsia" w:cstheme="minorBidi"/>
          <w:noProof/>
          <w:snapToGrid/>
          <w:color w:val="auto"/>
          <w:szCs w:val="22"/>
        </w:rPr>
      </w:pPr>
      <w:hyperlink r:id="rId13" w:anchor="_Toc48576319" w:history="1">
        <w:r w:rsidR="00C37CF5" w:rsidRPr="00596996">
          <w:rPr>
            <w:rStyle w:val="Hyperlink"/>
            <w:noProof/>
          </w:rPr>
          <w:t>Figure 12. Menu of w2control.</w:t>
        </w:r>
        <w:r w:rsidR="00C37CF5">
          <w:rPr>
            <w:noProof/>
            <w:webHidden/>
          </w:rPr>
          <w:tab/>
        </w:r>
        <w:r w:rsidR="00C37CF5">
          <w:rPr>
            <w:noProof/>
            <w:webHidden/>
          </w:rPr>
          <w:fldChar w:fldCharType="begin"/>
        </w:r>
        <w:r w:rsidR="00C37CF5">
          <w:rPr>
            <w:noProof/>
            <w:webHidden/>
          </w:rPr>
          <w:instrText xml:space="preserve"> PAGEREF _Toc48576319 \h </w:instrText>
        </w:r>
        <w:r w:rsidR="00C37CF5">
          <w:rPr>
            <w:noProof/>
            <w:webHidden/>
          </w:rPr>
        </w:r>
        <w:r w:rsidR="00C37CF5">
          <w:rPr>
            <w:noProof/>
            <w:webHidden/>
          </w:rPr>
          <w:fldChar w:fldCharType="separate"/>
        </w:r>
        <w:r w:rsidR="006E3DC1">
          <w:rPr>
            <w:noProof/>
            <w:webHidden/>
          </w:rPr>
          <w:t>20</w:t>
        </w:r>
        <w:r w:rsidR="00C37CF5">
          <w:rPr>
            <w:noProof/>
            <w:webHidden/>
          </w:rPr>
          <w:fldChar w:fldCharType="end"/>
        </w:r>
      </w:hyperlink>
    </w:p>
    <w:p w14:paraId="7545E44D" w14:textId="7C3A0818" w:rsidR="00C37CF5" w:rsidRDefault="00000000">
      <w:pPr>
        <w:pStyle w:val="TableofFigures"/>
        <w:tabs>
          <w:tab w:val="right" w:leader="dot" w:pos="8630"/>
        </w:tabs>
        <w:rPr>
          <w:rFonts w:eastAsiaTheme="minorEastAsia" w:cstheme="minorBidi"/>
          <w:noProof/>
          <w:snapToGrid/>
          <w:color w:val="auto"/>
          <w:szCs w:val="22"/>
        </w:rPr>
      </w:pPr>
      <w:hyperlink r:id="rId14" w:anchor="_Toc48576320" w:history="1">
        <w:r w:rsidR="00C37CF5" w:rsidRPr="00596996">
          <w:rPr>
            <w:rStyle w:val="Hyperlink"/>
            <w:noProof/>
          </w:rPr>
          <w:t>Figure 13. Example of w2control menu.</w:t>
        </w:r>
        <w:r w:rsidR="00C37CF5">
          <w:rPr>
            <w:noProof/>
            <w:webHidden/>
          </w:rPr>
          <w:tab/>
        </w:r>
        <w:r w:rsidR="00C37CF5">
          <w:rPr>
            <w:noProof/>
            <w:webHidden/>
          </w:rPr>
          <w:fldChar w:fldCharType="begin"/>
        </w:r>
        <w:r w:rsidR="00C37CF5">
          <w:rPr>
            <w:noProof/>
            <w:webHidden/>
          </w:rPr>
          <w:instrText xml:space="preserve"> PAGEREF _Toc48576320 \h </w:instrText>
        </w:r>
        <w:r w:rsidR="00C37CF5">
          <w:rPr>
            <w:noProof/>
            <w:webHidden/>
          </w:rPr>
        </w:r>
        <w:r w:rsidR="00C37CF5">
          <w:rPr>
            <w:noProof/>
            <w:webHidden/>
          </w:rPr>
          <w:fldChar w:fldCharType="separate"/>
        </w:r>
        <w:r w:rsidR="006E3DC1">
          <w:rPr>
            <w:noProof/>
            <w:webHidden/>
          </w:rPr>
          <w:t>21</w:t>
        </w:r>
        <w:r w:rsidR="00C37CF5">
          <w:rPr>
            <w:noProof/>
            <w:webHidden/>
          </w:rPr>
          <w:fldChar w:fldCharType="end"/>
        </w:r>
      </w:hyperlink>
    </w:p>
    <w:p w14:paraId="155443F4" w14:textId="4084AC61" w:rsidR="00C37CF5" w:rsidRDefault="00000000">
      <w:pPr>
        <w:pStyle w:val="TableofFigures"/>
        <w:tabs>
          <w:tab w:val="right" w:leader="dot" w:pos="8630"/>
        </w:tabs>
        <w:rPr>
          <w:rFonts w:eastAsiaTheme="minorEastAsia" w:cstheme="minorBidi"/>
          <w:noProof/>
          <w:snapToGrid/>
          <w:color w:val="auto"/>
          <w:szCs w:val="22"/>
        </w:rPr>
      </w:pPr>
      <w:hyperlink r:id="rId15" w:anchor="_Toc48576321" w:history="1">
        <w:r w:rsidR="00C37CF5" w:rsidRPr="00596996">
          <w:rPr>
            <w:rStyle w:val="Hyperlink"/>
            <w:noProof/>
          </w:rPr>
          <w:t>Figure 14. Dialog box example.</w:t>
        </w:r>
        <w:r w:rsidR="00C37CF5">
          <w:rPr>
            <w:noProof/>
            <w:webHidden/>
          </w:rPr>
          <w:tab/>
        </w:r>
        <w:r w:rsidR="00C37CF5">
          <w:rPr>
            <w:noProof/>
            <w:webHidden/>
          </w:rPr>
          <w:fldChar w:fldCharType="begin"/>
        </w:r>
        <w:r w:rsidR="00C37CF5">
          <w:rPr>
            <w:noProof/>
            <w:webHidden/>
          </w:rPr>
          <w:instrText xml:space="preserve"> PAGEREF _Toc48576321 \h </w:instrText>
        </w:r>
        <w:r w:rsidR="00C37CF5">
          <w:rPr>
            <w:noProof/>
            <w:webHidden/>
          </w:rPr>
        </w:r>
        <w:r w:rsidR="00C37CF5">
          <w:rPr>
            <w:noProof/>
            <w:webHidden/>
          </w:rPr>
          <w:fldChar w:fldCharType="separate"/>
        </w:r>
        <w:r w:rsidR="006E3DC1">
          <w:rPr>
            <w:noProof/>
            <w:webHidden/>
          </w:rPr>
          <w:t>22</w:t>
        </w:r>
        <w:r w:rsidR="00C37CF5">
          <w:rPr>
            <w:noProof/>
            <w:webHidden/>
          </w:rPr>
          <w:fldChar w:fldCharType="end"/>
        </w:r>
      </w:hyperlink>
    </w:p>
    <w:p w14:paraId="5CBFA35B" w14:textId="71830EF7" w:rsidR="00C37CF5" w:rsidRDefault="00000000">
      <w:pPr>
        <w:pStyle w:val="TableofFigures"/>
        <w:tabs>
          <w:tab w:val="right" w:leader="dot" w:pos="8630"/>
        </w:tabs>
        <w:rPr>
          <w:rFonts w:eastAsiaTheme="minorEastAsia" w:cstheme="minorBidi"/>
          <w:noProof/>
          <w:snapToGrid/>
          <w:color w:val="auto"/>
          <w:szCs w:val="22"/>
        </w:rPr>
      </w:pPr>
      <w:hyperlink r:id="rId16" w:anchor="_Toc48576322" w:history="1">
        <w:r w:rsidR="00C37CF5" w:rsidRPr="00596996">
          <w:rPr>
            <w:rStyle w:val="Hyperlink"/>
            <w:noProof/>
          </w:rPr>
          <w:t>Figure 15. Dialog box example.</w:t>
        </w:r>
        <w:r w:rsidR="00C37CF5">
          <w:rPr>
            <w:noProof/>
            <w:webHidden/>
          </w:rPr>
          <w:tab/>
        </w:r>
        <w:r w:rsidR="00C37CF5">
          <w:rPr>
            <w:noProof/>
            <w:webHidden/>
          </w:rPr>
          <w:fldChar w:fldCharType="begin"/>
        </w:r>
        <w:r w:rsidR="00C37CF5">
          <w:rPr>
            <w:noProof/>
            <w:webHidden/>
          </w:rPr>
          <w:instrText xml:space="preserve"> PAGEREF _Toc48576322 \h </w:instrText>
        </w:r>
        <w:r w:rsidR="00C37CF5">
          <w:rPr>
            <w:noProof/>
            <w:webHidden/>
          </w:rPr>
        </w:r>
        <w:r w:rsidR="00C37CF5">
          <w:rPr>
            <w:noProof/>
            <w:webHidden/>
          </w:rPr>
          <w:fldChar w:fldCharType="separate"/>
        </w:r>
        <w:r w:rsidR="006E3DC1">
          <w:rPr>
            <w:noProof/>
            <w:webHidden/>
          </w:rPr>
          <w:t>23</w:t>
        </w:r>
        <w:r w:rsidR="00C37CF5">
          <w:rPr>
            <w:noProof/>
            <w:webHidden/>
          </w:rPr>
          <w:fldChar w:fldCharType="end"/>
        </w:r>
      </w:hyperlink>
    </w:p>
    <w:p w14:paraId="3EEAD158" w14:textId="38D0BC9D" w:rsidR="00C37CF5" w:rsidRDefault="00000000">
      <w:pPr>
        <w:pStyle w:val="TableofFigures"/>
        <w:tabs>
          <w:tab w:val="right" w:leader="dot" w:pos="8630"/>
        </w:tabs>
        <w:rPr>
          <w:rFonts w:eastAsiaTheme="minorEastAsia" w:cstheme="minorBidi"/>
          <w:noProof/>
          <w:snapToGrid/>
          <w:color w:val="auto"/>
          <w:szCs w:val="22"/>
        </w:rPr>
      </w:pPr>
      <w:hyperlink r:id="rId17" w:anchor="_Toc48576323" w:history="1">
        <w:r w:rsidR="00C37CF5" w:rsidRPr="00596996">
          <w:rPr>
            <w:rStyle w:val="Hyperlink"/>
            <w:noProof/>
          </w:rPr>
          <w:t>Figure 16. Bathymetry dialog box example.</w:t>
        </w:r>
        <w:r w:rsidR="00C37CF5">
          <w:rPr>
            <w:noProof/>
            <w:webHidden/>
          </w:rPr>
          <w:tab/>
        </w:r>
        <w:r w:rsidR="00C37CF5">
          <w:rPr>
            <w:noProof/>
            <w:webHidden/>
          </w:rPr>
          <w:fldChar w:fldCharType="begin"/>
        </w:r>
        <w:r w:rsidR="00C37CF5">
          <w:rPr>
            <w:noProof/>
            <w:webHidden/>
          </w:rPr>
          <w:instrText xml:space="preserve"> PAGEREF _Toc48576323 \h </w:instrText>
        </w:r>
        <w:r w:rsidR="00C37CF5">
          <w:rPr>
            <w:noProof/>
            <w:webHidden/>
          </w:rPr>
        </w:r>
        <w:r w:rsidR="00C37CF5">
          <w:rPr>
            <w:noProof/>
            <w:webHidden/>
          </w:rPr>
          <w:fldChar w:fldCharType="separate"/>
        </w:r>
        <w:r w:rsidR="006E3DC1">
          <w:rPr>
            <w:noProof/>
            <w:webHidden/>
          </w:rPr>
          <w:t>24</w:t>
        </w:r>
        <w:r w:rsidR="00C37CF5">
          <w:rPr>
            <w:noProof/>
            <w:webHidden/>
          </w:rPr>
          <w:fldChar w:fldCharType="end"/>
        </w:r>
      </w:hyperlink>
    </w:p>
    <w:p w14:paraId="516DFD67" w14:textId="57498B13" w:rsidR="00C37CF5" w:rsidRDefault="00000000">
      <w:pPr>
        <w:pStyle w:val="TableofFigures"/>
        <w:tabs>
          <w:tab w:val="right" w:leader="dot" w:pos="8630"/>
        </w:tabs>
        <w:rPr>
          <w:rFonts w:eastAsiaTheme="minorEastAsia" w:cstheme="minorBidi"/>
          <w:noProof/>
          <w:snapToGrid/>
          <w:color w:val="auto"/>
          <w:szCs w:val="22"/>
        </w:rPr>
      </w:pPr>
      <w:hyperlink w:anchor="_Toc48576324" w:history="1">
        <w:r w:rsidR="00C37CF5" w:rsidRPr="00596996">
          <w:rPr>
            <w:rStyle w:val="Hyperlink"/>
            <w:noProof/>
          </w:rPr>
          <w:t>Figure 17. Segments of a model dialog box.</w:t>
        </w:r>
        <w:r w:rsidR="00C37CF5">
          <w:rPr>
            <w:noProof/>
            <w:webHidden/>
          </w:rPr>
          <w:tab/>
        </w:r>
        <w:r w:rsidR="00C37CF5">
          <w:rPr>
            <w:noProof/>
            <w:webHidden/>
          </w:rPr>
          <w:fldChar w:fldCharType="begin"/>
        </w:r>
        <w:r w:rsidR="00C37CF5">
          <w:rPr>
            <w:noProof/>
            <w:webHidden/>
          </w:rPr>
          <w:instrText xml:space="preserve"> PAGEREF _Toc48576324 \h </w:instrText>
        </w:r>
        <w:r w:rsidR="00C37CF5">
          <w:rPr>
            <w:noProof/>
            <w:webHidden/>
          </w:rPr>
        </w:r>
        <w:r w:rsidR="00C37CF5">
          <w:rPr>
            <w:noProof/>
            <w:webHidden/>
          </w:rPr>
          <w:fldChar w:fldCharType="separate"/>
        </w:r>
        <w:r w:rsidR="006E3DC1">
          <w:rPr>
            <w:noProof/>
            <w:webHidden/>
          </w:rPr>
          <w:t>24</w:t>
        </w:r>
        <w:r w:rsidR="00C37CF5">
          <w:rPr>
            <w:noProof/>
            <w:webHidden/>
          </w:rPr>
          <w:fldChar w:fldCharType="end"/>
        </w:r>
      </w:hyperlink>
    </w:p>
    <w:p w14:paraId="039F297F" w14:textId="4D86791E" w:rsidR="00C37CF5" w:rsidRDefault="00000000">
      <w:pPr>
        <w:pStyle w:val="TableofFigures"/>
        <w:tabs>
          <w:tab w:val="right" w:leader="dot" w:pos="8630"/>
        </w:tabs>
        <w:rPr>
          <w:rFonts w:eastAsiaTheme="minorEastAsia" w:cstheme="minorBidi"/>
          <w:noProof/>
          <w:snapToGrid/>
          <w:color w:val="auto"/>
          <w:szCs w:val="22"/>
        </w:rPr>
      </w:pPr>
      <w:hyperlink w:anchor="_Toc48576325" w:history="1">
        <w:r w:rsidR="00C37CF5" w:rsidRPr="00596996">
          <w:rPr>
            <w:rStyle w:val="Hyperlink"/>
            <w:noProof/>
          </w:rPr>
          <w:t>Figure 18. Splitting or merging layers example.</w:t>
        </w:r>
        <w:r w:rsidR="00C37CF5">
          <w:rPr>
            <w:noProof/>
            <w:webHidden/>
          </w:rPr>
          <w:tab/>
        </w:r>
        <w:r w:rsidR="00C37CF5">
          <w:rPr>
            <w:noProof/>
            <w:webHidden/>
          </w:rPr>
          <w:fldChar w:fldCharType="begin"/>
        </w:r>
        <w:r w:rsidR="00C37CF5">
          <w:rPr>
            <w:noProof/>
            <w:webHidden/>
          </w:rPr>
          <w:instrText xml:space="preserve"> PAGEREF _Toc48576325 \h </w:instrText>
        </w:r>
        <w:r w:rsidR="00C37CF5">
          <w:rPr>
            <w:noProof/>
            <w:webHidden/>
          </w:rPr>
        </w:r>
        <w:r w:rsidR="00C37CF5">
          <w:rPr>
            <w:noProof/>
            <w:webHidden/>
          </w:rPr>
          <w:fldChar w:fldCharType="separate"/>
        </w:r>
        <w:r w:rsidR="006E3DC1">
          <w:rPr>
            <w:noProof/>
            <w:webHidden/>
          </w:rPr>
          <w:t>25</w:t>
        </w:r>
        <w:r w:rsidR="00C37CF5">
          <w:rPr>
            <w:noProof/>
            <w:webHidden/>
          </w:rPr>
          <w:fldChar w:fldCharType="end"/>
        </w:r>
      </w:hyperlink>
    </w:p>
    <w:p w14:paraId="0C078EC8" w14:textId="716A3214" w:rsidR="00C37CF5" w:rsidRDefault="00000000">
      <w:pPr>
        <w:pStyle w:val="TableofFigures"/>
        <w:tabs>
          <w:tab w:val="right" w:leader="dot" w:pos="8630"/>
        </w:tabs>
        <w:rPr>
          <w:rFonts w:eastAsiaTheme="minorEastAsia" w:cstheme="minorBidi"/>
          <w:noProof/>
          <w:snapToGrid/>
          <w:color w:val="auto"/>
          <w:szCs w:val="22"/>
        </w:rPr>
      </w:pPr>
      <w:hyperlink w:anchor="_Toc48576326" w:history="1">
        <w:r w:rsidR="00C37CF5" w:rsidRPr="00596996">
          <w:rPr>
            <w:rStyle w:val="Hyperlink"/>
            <w:noProof/>
          </w:rPr>
          <w:t>Figure 19. Merge/split dialog box.</w:t>
        </w:r>
        <w:r w:rsidR="00C37CF5">
          <w:rPr>
            <w:noProof/>
            <w:webHidden/>
          </w:rPr>
          <w:tab/>
        </w:r>
        <w:r w:rsidR="00C37CF5">
          <w:rPr>
            <w:noProof/>
            <w:webHidden/>
          </w:rPr>
          <w:fldChar w:fldCharType="begin"/>
        </w:r>
        <w:r w:rsidR="00C37CF5">
          <w:rPr>
            <w:noProof/>
            <w:webHidden/>
          </w:rPr>
          <w:instrText xml:space="preserve"> PAGEREF _Toc48576326 \h </w:instrText>
        </w:r>
        <w:r w:rsidR="00C37CF5">
          <w:rPr>
            <w:noProof/>
            <w:webHidden/>
          </w:rPr>
        </w:r>
        <w:r w:rsidR="00C37CF5">
          <w:rPr>
            <w:noProof/>
            <w:webHidden/>
          </w:rPr>
          <w:fldChar w:fldCharType="separate"/>
        </w:r>
        <w:r w:rsidR="006E3DC1">
          <w:rPr>
            <w:noProof/>
            <w:webHidden/>
          </w:rPr>
          <w:t>25</w:t>
        </w:r>
        <w:r w:rsidR="00C37CF5">
          <w:rPr>
            <w:noProof/>
            <w:webHidden/>
          </w:rPr>
          <w:fldChar w:fldCharType="end"/>
        </w:r>
      </w:hyperlink>
    </w:p>
    <w:p w14:paraId="18FD577D" w14:textId="0F05A9EF" w:rsidR="00C37CF5" w:rsidRDefault="00000000">
      <w:pPr>
        <w:pStyle w:val="TableofFigures"/>
        <w:tabs>
          <w:tab w:val="right" w:leader="dot" w:pos="8630"/>
        </w:tabs>
        <w:rPr>
          <w:rFonts w:eastAsiaTheme="minorEastAsia" w:cstheme="minorBidi"/>
          <w:noProof/>
          <w:snapToGrid/>
          <w:color w:val="auto"/>
          <w:szCs w:val="22"/>
        </w:rPr>
      </w:pPr>
      <w:hyperlink w:anchor="_Toc48576327" w:history="1">
        <w:r w:rsidR="00C37CF5" w:rsidRPr="00596996">
          <w:rPr>
            <w:rStyle w:val="Hyperlink"/>
            <w:noProof/>
          </w:rPr>
          <w:t>Figure 20. Running dialog box within w2control.</w:t>
        </w:r>
        <w:r w:rsidR="00C37CF5">
          <w:rPr>
            <w:noProof/>
            <w:webHidden/>
          </w:rPr>
          <w:tab/>
        </w:r>
        <w:r w:rsidR="00C37CF5">
          <w:rPr>
            <w:noProof/>
            <w:webHidden/>
          </w:rPr>
          <w:fldChar w:fldCharType="begin"/>
        </w:r>
        <w:r w:rsidR="00C37CF5">
          <w:rPr>
            <w:noProof/>
            <w:webHidden/>
          </w:rPr>
          <w:instrText xml:space="preserve"> PAGEREF _Toc48576327 \h </w:instrText>
        </w:r>
        <w:r w:rsidR="00C37CF5">
          <w:rPr>
            <w:noProof/>
            <w:webHidden/>
          </w:rPr>
        </w:r>
        <w:r w:rsidR="00C37CF5">
          <w:rPr>
            <w:noProof/>
            <w:webHidden/>
          </w:rPr>
          <w:fldChar w:fldCharType="separate"/>
        </w:r>
        <w:r w:rsidR="006E3DC1">
          <w:rPr>
            <w:noProof/>
            <w:webHidden/>
          </w:rPr>
          <w:t>26</w:t>
        </w:r>
        <w:r w:rsidR="00C37CF5">
          <w:rPr>
            <w:noProof/>
            <w:webHidden/>
          </w:rPr>
          <w:fldChar w:fldCharType="end"/>
        </w:r>
      </w:hyperlink>
    </w:p>
    <w:p w14:paraId="4A121F2A" w14:textId="433E75D6" w:rsidR="00C37CF5" w:rsidRDefault="00000000">
      <w:pPr>
        <w:pStyle w:val="TableofFigures"/>
        <w:tabs>
          <w:tab w:val="right" w:leader="dot" w:pos="8630"/>
        </w:tabs>
        <w:rPr>
          <w:rFonts w:eastAsiaTheme="minorEastAsia" w:cstheme="minorBidi"/>
          <w:noProof/>
          <w:snapToGrid/>
          <w:color w:val="auto"/>
          <w:szCs w:val="22"/>
        </w:rPr>
      </w:pPr>
      <w:hyperlink w:anchor="_Toc48576328" w:history="1">
        <w:r w:rsidR="00C37CF5" w:rsidRPr="00596996">
          <w:rPr>
            <w:rStyle w:val="Hyperlink"/>
            <w:noProof/>
          </w:rPr>
          <w:t>Figure 21. Splash screen for W2_Post.</w:t>
        </w:r>
        <w:r w:rsidR="00C37CF5">
          <w:rPr>
            <w:noProof/>
            <w:webHidden/>
          </w:rPr>
          <w:tab/>
        </w:r>
        <w:r w:rsidR="00C37CF5">
          <w:rPr>
            <w:noProof/>
            <w:webHidden/>
          </w:rPr>
          <w:fldChar w:fldCharType="begin"/>
        </w:r>
        <w:r w:rsidR="00C37CF5">
          <w:rPr>
            <w:noProof/>
            <w:webHidden/>
          </w:rPr>
          <w:instrText xml:space="preserve"> PAGEREF _Toc48576328 \h </w:instrText>
        </w:r>
        <w:r w:rsidR="00C37CF5">
          <w:rPr>
            <w:noProof/>
            <w:webHidden/>
          </w:rPr>
        </w:r>
        <w:r w:rsidR="00C37CF5">
          <w:rPr>
            <w:noProof/>
            <w:webHidden/>
          </w:rPr>
          <w:fldChar w:fldCharType="separate"/>
        </w:r>
        <w:r w:rsidR="006E3DC1">
          <w:rPr>
            <w:noProof/>
            <w:webHidden/>
          </w:rPr>
          <w:t>28</w:t>
        </w:r>
        <w:r w:rsidR="00C37CF5">
          <w:rPr>
            <w:noProof/>
            <w:webHidden/>
          </w:rPr>
          <w:fldChar w:fldCharType="end"/>
        </w:r>
      </w:hyperlink>
    </w:p>
    <w:p w14:paraId="223D048C" w14:textId="34427669" w:rsidR="0041037A" w:rsidRPr="00B7030B" w:rsidRDefault="00FA1B19">
      <w:pPr>
        <w:pStyle w:val="List"/>
        <w:tabs>
          <w:tab w:val="right" w:leader="dot" w:pos="8550"/>
        </w:tabs>
        <w:ind w:left="648" w:right="432" w:hanging="648"/>
        <w:rPr>
          <w:rStyle w:val="Hypertext"/>
          <w:color w:val="auto"/>
          <w:u w:val="none"/>
        </w:rPr>
        <w:sectPr w:rsidR="0041037A" w:rsidRPr="00B7030B">
          <w:headerReference w:type="even" r:id="rId18"/>
          <w:headerReference w:type="default" r:id="rId19"/>
          <w:footerReference w:type="even" r:id="rId20"/>
          <w:endnotePr>
            <w:numFmt w:val="decimal"/>
          </w:endnotePr>
          <w:pgSz w:w="12240" w:h="15840" w:code="1"/>
          <w:pgMar w:top="1728" w:right="1440" w:bottom="1728" w:left="2160" w:header="1008" w:footer="1008" w:gutter="0"/>
          <w:paperSrc w:first="100" w:other="100"/>
          <w:pgNumType w:fmt="lowerRoman"/>
          <w:cols w:space="720"/>
          <w:noEndnote/>
        </w:sectPr>
      </w:pPr>
      <w:r w:rsidRPr="00B7030B">
        <w:rPr>
          <w:rStyle w:val="Hypertext"/>
          <w:color w:val="auto"/>
          <w:u w:val="none"/>
        </w:rPr>
        <w:fldChar w:fldCharType="end"/>
      </w:r>
    </w:p>
    <w:p w14:paraId="19E4428F" w14:textId="77777777" w:rsidR="0041037A" w:rsidRPr="00B7030B" w:rsidRDefault="0041037A">
      <w:pPr>
        <w:pStyle w:val="Heading1"/>
        <w:rPr>
          <w:rFonts w:asciiTheme="minorHAnsi" w:hAnsiTheme="minorHAnsi"/>
        </w:rPr>
      </w:pPr>
      <w:bookmarkStart w:id="5" w:name="_Toc48576256"/>
      <w:r w:rsidRPr="00B7030B">
        <w:rPr>
          <w:rFonts w:asciiTheme="minorHAnsi" w:hAnsiTheme="minorHAnsi"/>
        </w:rPr>
        <w:lastRenderedPageBreak/>
        <w:t>List of Tables</w:t>
      </w:r>
      <w:bookmarkEnd w:id="5"/>
    </w:p>
    <w:p w14:paraId="64DA174D" w14:textId="77777777" w:rsidR="0041037A" w:rsidRPr="00B7030B" w:rsidRDefault="00FA1B19">
      <w:pPr>
        <w:pStyle w:val="BodyText2"/>
      </w:pPr>
      <w:r w:rsidRPr="00B7030B">
        <w:fldChar w:fldCharType="begin"/>
      </w:r>
      <w:r w:rsidR="0041037A" w:rsidRPr="00B7030B">
        <w:instrText xml:space="preserve"> TC "List of Tables"\l </w:instrText>
      </w:r>
      <w:r w:rsidRPr="00B7030B">
        <w:fldChar w:fldCharType="end"/>
      </w:r>
    </w:p>
    <w:p w14:paraId="2A6E4BAA" w14:textId="5B3CA538" w:rsidR="00C37CF5" w:rsidRDefault="00FA1B19">
      <w:pPr>
        <w:pStyle w:val="TableofFigures"/>
        <w:tabs>
          <w:tab w:val="right" w:leader="dot" w:pos="8630"/>
        </w:tabs>
        <w:rPr>
          <w:rFonts w:eastAsiaTheme="minorEastAsia" w:cstheme="minorBidi"/>
          <w:noProof/>
          <w:snapToGrid/>
          <w:color w:val="auto"/>
          <w:szCs w:val="22"/>
        </w:rPr>
      </w:pPr>
      <w:r w:rsidRPr="00B7030B">
        <w:fldChar w:fldCharType="begin"/>
      </w:r>
      <w:r w:rsidR="0041037A" w:rsidRPr="00B7030B">
        <w:instrText xml:space="preserve"> TOC \h \z \t "Table caption" \c "Table" </w:instrText>
      </w:r>
      <w:r w:rsidRPr="00B7030B">
        <w:fldChar w:fldCharType="separate"/>
      </w:r>
      <w:hyperlink w:anchor="_Toc48576329" w:history="1">
        <w:r w:rsidR="00C37CF5" w:rsidRPr="00950C2A">
          <w:rPr>
            <w:rStyle w:val="Hyperlink"/>
            <w:noProof/>
          </w:rPr>
          <w:t>Table 1. List of bug fixes and enhancement code changes since CE-QUAL-W2 Version 4.1. Note that shaded areas toggle between release versions.</w:t>
        </w:r>
        <w:r w:rsidR="00C37CF5">
          <w:rPr>
            <w:noProof/>
            <w:webHidden/>
          </w:rPr>
          <w:tab/>
        </w:r>
        <w:r w:rsidR="00C37CF5">
          <w:rPr>
            <w:noProof/>
            <w:webHidden/>
          </w:rPr>
          <w:fldChar w:fldCharType="begin"/>
        </w:r>
        <w:r w:rsidR="00C37CF5">
          <w:rPr>
            <w:noProof/>
            <w:webHidden/>
          </w:rPr>
          <w:instrText xml:space="preserve"> PAGEREF _Toc48576329 \h </w:instrText>
        </w:r>
        <w:r w:rsidR="00C37CF5">
          <w:rPr>
            <w:noProof/>
            <w:webHidden/>
          </w:rPr>
        </w:r>
        <w:r w:rsidR="00C37CF5">
          <w:rPr>
            <w:noProof/>
            <w:webHidden/>
          </w:rPr>
          <w:fldChar w:fldCharType="separate"/>
        </w:r>
        <w:r w:rsidR="006E3DC1">
          <w:rPr>
            <w:noProof/>
            <w:webHidden/>
          </w:rPr>
          <w:t>31</w:t>
        </w:r>
        <w:r w:rsidR="00C37CF5">
          <w:rPr>
            <w:noProof/>
            <w:webHidden/>
          </w:rPr>
          <w:fldChar w:fldCharType="end"/>
        </w:r>
      </w:hyperlink>
    </w:p>
    <w:p w14:paraId="645991EC" w14:textId="1DDAFF53" w:rsidR="00C37CF5" w:rsidRDefault="00000000">
      <w:pPr>
        <w:pStyle w:val="TableofFigures"/>
        <w:tabs>
          <w:tab w:val="right" w:leader="dot" w:pos="8630"/>
        </w:tabs>
        <w:rPr>
          <w:rFonts w:eastAsiaTheme="minorEastAsia" w:cstheme="minorBidi"/>
          <w:noProof/>
          <w:snapToGrid/>
          <w:color w:val="auto"/>
          <w:szCs w:val="22"/>
        </w:rPr>
      </w:pPr>
      <w:hyperlink w:anchor="_Toc48576330" w:history="1">
        <w:r w:rsidR="00C37CF5" w:rsidRPr="00950C2A">
          <w:rPr>
            <w:rStyle w:val="Hyperlink"/>
            <w:noProof/>
          </w:rPr>
          <w:t>Table 2. Bug fixes and enhancements for Version 4.1.</w:t>
        </w:r>
        <w:r w:rsidR="00C37CF5">
          <w:rPr>
            <w:noProof/>
            <w:webHidden/>
          </w:rPr>
          <w:tab/>
        </w:r>
        <w:r w:rsidR="00C37CF5">
          <w:rPr>
            <w:noProof/>
            <w:webHidden/>
          </w:rPr>
          <w:fldChar w:fldCharType="begin"/>
        </w:r>
        <w:r w:rsidR="00C37CF5">
          <w:rPr>
            <w:noProof/>
            <w:webHidden/>
          </w:rPr>
          <w:instrText xml:space="preserve"> PAGEREF _Toc48576330 \h </w:instrText>
        </w:r>
        <w:r w:rsidR="00C37CF5">
          <w:rPr>
            <w:noProof/>
            <w:webHidden/>
          </w:rPr>
        </w:r>
        <w:r w:rsidR="00C37CF5">
          <w:rPr>
            <w:noProof/>
            <w:webHidden/>
          </w:rPr>
          <w:fldChar w:fldCharType="separate"/>
        </w:r>
        <w:r w:rsidR="006E3DC1">
          <w:rPr>
            <w:noProof/>
            <w:webHidden/>
          </w:rPr>
          <w:t>74</w:t>
        </w:r>
        <w:r w:rsidR="00C37CF5">
          <w:rPr>
            <w:noProof/>
            <w:webHidden/>
          </w:rPr>
          <w:fldChar w:fldCharType="end"/>
        </w:r>
      </w:hyperlink>
    </w:p>
    <w:p w14:paraId="5B3FEA6B" w14:textId="10AAA946" w:rsidR="00C37CF5" w:rsidRDefault="00000000">
      <w:pPr>
        <w:pStyle w:val="TableofFigures"/>
        <w:tabs>
          <w:tab w:val="right" w:leader="dot" w:pos="8630"/>
        </w:tabs>
        <w:rPr>
          <w:rFonts w:eastAsiaTheme="minorEastAsia" w:cstheme="minorBidi"/>
          <w:noProof/>
          <w:snapToGrid/>
          <w:color w:val="auto"/>
          <w:szCs w:val="22"/>
        </w:rPr>
      </w:pPr>
      <w:hyperlink w:anchor="_Toc48576331" w:history="1">
        <w:r w:rsidR="00C37CF5" w:rsidRPr="00950C2A">
          <w:rPr>
            <w:rStyle w:val="Hyperlink"/>
            <w:noProof/>
          </w:rPr>
          <w:t>Table 3. Bug fixes and enhancements for Version 4.0.</w:t>
        </w:r>
        <w:r w:rsidR="00C37CF5">
          <w:rPr>
            <w:noProof/>
            <w:webHidden/>
          </w:rPr>
          <w:tab/>
        </w:r>
        <w:r w:rsidR="00C37CF5">
          <w:rPr>
            <w:noProof/>
            <w:webHidden/>
          </w:rPr>
          <w:fldChar w:fldCharType="begin"/>
        </w:r>
        <w:r w:rsidR="00C37CF5">
          <w:rPr>
            <w:noProof/>
            <w:webHidden/>
          </w:rPr>
          <w:instrText xml:space="preserve"> PAGEREF _Toc48576331 \h </w:instrText>
        </w:r>
        <w:r w:rsidR="00C37CF5">
          <w:rPr>
            <w:noProof/>
            <w:webHidden/>
          </w:rPr>
        </w:r>
        <w:r w:rsidR="00C37CF5">
          <w:rPr>
            <w:noProof/>
            <w:webHidden/>
          </w:rPr>
          <w:fldChar w:fldCharType="separate"/>
        </w:r>
        <w:r w:rsidR="006E3DC1">
          <w:rPr>
            <w:noProof/>
            <w:webHidden/>
          </w:rPr>
          <w:t>89</w:t>
        </w:r>
        <w:r w:rsidR="00C37CF5">
          <w:rPr>
            <w:noProof/>
            <w:webHidden/>
          </w:rPr>
          <w:fldChar w:fldCharType="end"/>
        </w:r>
      </w:hyperlink>
    </w:p>
    <w:p w14:paraId="3E10E2FD" w14:textId="0F5D3882" w:rsidR="00C37CF5" w:rsidRDefault="00000000">
      <w:pPr>
        <w:pStyle w:val="TableofFigures"/>
        <w:tabs>
          <w:tab w:val="right" w:leader="dot" w:pos="8630"/>
        </w:tabs>
        <w:rPr>
          <w:rFonts w:eastAsiaTheme="minorEastAsia" w:cstheme="minorBidi"/>
          <w:noProof/>
          <w:snapToGrid/>
          <w:color w:val="auto"/>
          <w:szCs w:val="22"/>
        </w:rPr>
      </w:pPr>
      <w:hyperlink w:anchor="_Toc48576332" w:history="1">
        <w:r w:rsidR="00C37CF5" w:rsidRPr="00950C2A">
          <w:rPr>
            <w:rStyle w:val="Hyperlink"/>
            <w:noProof/>
          </w:rPr>
          <w:t>Table 4. Bug fixes and enhancements for Version 3.7.</w:t>
        </w:r>
        <w:r w:rsidR="00C37CF5">
          <w:rPr>
            <w:noProof/>
            <w:webHidden/>
          </w:rPr>
          <w:tab/>
        </w:r>
        <w:r w:rsidR="00C37CF5">
          <w:rPr>
            <w:noProof/>
            <w:webHidden/>
          </w:rPr>
          <w:fldChar w:fldCharType="begin"/>
        </w:r>
        <w:r w:rsidR="00C37CF5">
          <w:rPr>
            <w:noProof/>
            <w:webHidden/>
          </w:rPr>
          <w:instrText xml:space="preserve"> PAGEREF _Toc48576332 \h </w:instrText>
        </w:r>
        <w:r w:rsidR="00C37CF5">
          <w:rPr>
            <w:noProof/>
            <w:webHidden/>
          </w:rPr>
        </w:r>
        <w:r w:rsidR="00C37CF5">
          <w:rPr>
            <w:noProof/>
            <w:webHidden/>
          </w:rPr>
          <w:fldChar w:fldCharType="separate"/>
        </w:r>
        <w:r w:rsidR="006E3DC1">
          <w:rPr>
            <w:noProof/>
            <w:webHidden/>
          </w:rPr>
          <w:t>93</w:t>
        </w:r>
        <w:r w:rsidR="00C37CF5">
          <w:rPr>
            <w:noProof/>
            <w:webHidden/>
          </w:rPr>
          <w:fldChar w:fldCharType="end"/>
        </w:r>
      </w:hyperlink>
    </w:p>
    <w:p w14:paraId="28E0CEC4" w14:textId="68D36670" w:rsidR="00C37CF5" w:rsidRDefault="00000000">
      <w:pPr>
        <w:pStyle w:val="TableofFigures"/>
        <w:tabs>
          <w:tab w:val="right" w:leader="dot" w:pos="8630"/>
        </w:tabs>
        <w:rPr>
          <w:rFonts w:eastAsiaTheme="minorEastAsia" w:cstheme="minorBidi"/>
          <w:noProof/>
          <w:snapToGrid/>
          <w:color w:val="auto"/>
          <w:szCs w:val="22"/>
        </w:rPr>
      </w:pPr>
      <w:hyperlink w:anchor="_Toc48576333" w:history="1">
        <w:r w:rsidR="00C37CF5" w:rsidRPr="00950C2A">
          <w:rPr>
            <w:rStyle w:val="Hyperlink"/>
            <w:noProof/>
          </w:rPr>
          <w:t>Table 5. Bug fixes and enhancements for Version 3.6.</w:t>
        </w:r>
        <w:r w:rsidR="00C37CF5">
          <w:rPr>
            <w:noProof/>
            <w:webHidden/>
          </w:rPr>
          <w:tab/>
        </w:r>
        <w:r w:rsidR="00C37CF5">
          <w:rPr>
            <w:noProof/>
            <w:webHidden/>
          </w:rPr>
          <w:fldChar w:fldCharType="begin"/>
        </w:r>
        <w:r w:rsidR="00C37CF5">
          <w:rPr>
            <w:noProof/>
            <w:webHidden/>
          </w:rPr>
          <w:instrText xml:space="preserve"> PAGEREF _Toc48576333 \h </w:instrText>
        </w:r>
        <w:r w:rsidR="00C37CF5">
          <w:rPr>
            <w:noProof/>
            <w:webHidden/>
          </w:rPr>
        </w:r>
        <w:r w:rsidR="00C37CF5">
          <w:rPr>
            <w:noProof/>
            <w:webHidden/>
          </w:rPr>
          <w:fldChar w:fldCharType="separate"/>
        </w:r>
        <w:r w:rsidR="006E3DC1">
          <w:rPr>
            <w:noProof/>
            <w:webHidden/>
          </w:rPr>
          <w:t>110</w:t>
        </w:r>
        <w:r w:rsidR="00C37CF5">
          <w:rPr>
            <w:noProof/>
            <w:webHidden/>
          </w:rPr>
          <w:fldChar w:fldCharType="end"/>
        </w:r>
      </w:hyperlink>
    </w:p>
    <w:p w14:paraId="5368FA49" w14:textId="58369A50" w:rsidR="00C37CF5" w:rsidRDefault="00000000">
      <w:pPr>
        <w:pStyle w:val="TableofFigures"/>
        <w:tabs>
          <w:tab w:val="right" w:leader="dot" w:pos="8630"/>
        </w:tabs>
        <w:rPr>
          <w:rFonts w:eastAsiaTheme="minorEastAsia" w:cstheme="minorBidi"/>
          <w:noProof/>
          <w:snapToGrid/>
          <w:color w:val="auto"/>
          <w:szCs w:val="22"/>
        </w:rPr>
      </w:pPr>
      <w:hyperlink w:anchor="_Toc48576334" w:history="1">
        <w:r w:rsidR="00C37CF5" w:rsidRPr="00950C2A">
          <w:rPr>
            <w:rStyle w:val="Hyperlink"/>
            <w:noProof/>
          </w:rPr>
          <w:t>Table 6. Bug fixes and enhancements for Version 3.5.</w:t>
        </w:r>
        <w:r w:rsidR="00C37CF5">
          <w:rPr>
            <w:noProof/>
            <w:webHidden/>
          </w:rPr>
          <w:tab/>
        </w:r>
        <w:r w:rsidR="00C37CF5">
          <w:rPr>
            <w:noProof/>
            <w:webHidden/>
          </w:rPr>
          <w:fldChar w:fldCharType="begin"/>
        </w:r>
        <w:r w:rsidR="00C37CF5">
          <w:rPr>
            <w:noProof/>
            <w:webHidden/>
          </w:rPr>
          <w:instrText xml:space="preserve"> PAGEREF _Toc48576334 \h </w:instrText>
        </w:r>
        <w:r w:rsidR="00C37CF5">
          <w:rPr>
            <w:noProof/>
            <w:webHidden/>
          </w:rPr>
        </w:r>
        <w:r w:rsidR="00C37CF5">
          <w:rPr>
            <w:noProof/>
            <w:webHidden/>
          </w:rPr>
          <w:fldChar w:fldCharType="separate"/>
        </w:r>
        <w:r w:rsidR="006E3DC1">
          <w:rPr>
            <w:noProof/>
            <w:webHidden/>
          </w:rPr>
          <w:t>124</w:t>
        </w:r>
        <w:r w:rsidR="00C37CF5">
          <w:rPr>
            <w:noProof/>
            <w:webHidden/>
          </w:rPr>
          <w:fldChar w:fldCharType="end"/>
        </w:r>
      </w:hyperlink>
    </w:p>
    <w:p w14:paraId="7D56AE7D" w14:textId="1DEB7C2D" w:rsidR="00C37CF5" w:rsidRDefault="00000000">
      <w:pPr>
        <w:pStyle w:val="TableofFigures"/>
        <w:tabs>
          <w:tab w:val="right" w:leader="dot" w:pos="8630"/>
        </w:tabs>
        <w:rPr>
          <w:rFonts w:eastAsiaTheme="minorEastAsia" w:cstheme="minorBidi"/>
          <w:noProof/>
          <w:snapToGrid/>
          <w:color w:val="auto"/>
          <w:szCs w:val="22"/>
        </w:rPr>
      </w:pPr>
      <w:hyperlink w:anchor="_Toc48576335" w:history="1">
        <w:r w:rsidR="00C37CF5" w:rsidRPr="00950C2A">
          <w:rPr>
            <w:rStyle w:val="Hyperlink"/>
            <w:noProof/>
          </w:rPr>
          <w:t>Table 7. Bug fixes and enhancements for Version 3.2.</w:t>
        </w:r>
        <w:r w:rsidR="00C37CF5">
          <w:rPr>
            <w:noProof/>
            <w:webHidden/>
          </w:rPr>
          <w:tab/>
        </w:r>
        <w:r w:rsidR="00C37CF5">
          <w:rPr>
            <w:noProof/>
            <w:webHidden/>
          </w:rPr>
          <w:fldChar w:fldCharType="begin"/>
        </w:r>
        <w:r w:rsidR="00C37CF5">
          <w:rPr>
            <w:noProof/>
            <w:webHidden/>
          </w:rPr>
          <w:instrText xml:space="preserve"> PAGEREF _Toc48576335 \h </w:instrText>
        </w:r>
        <w:r w:rsidR="00C37CF5">
          <w:rPr>
            <w:noProof/>
            <w:webHidden/>
          </w:rPr>
        </w:r>
        <w:r w:rsidR="00C37CF5">
          <w:rPr>
            <w:noProof/>
            <w:webHidden/>
          </w:rPr>
          <w:fldChar w:fldCharType="separate"/>
        </w:r>
        <w:r w:rsidR="006E3DC1">
          <w:rPr>
            <w:noProof/>
            <w:webHidden/>
          </w:rPr>
          <w:t>141</w:t>
        </w:r>
        <w:r w:rsidR="00C37CF5">
          <w:rPr>
            <w:noProof/>
            <w:webHidden/>
          </w:rPr>
          <w:fldChar w:fldCharType="end"/>
        </w:r>
      </w:hyperlink>
    </w:p>
    <w:p w14:paraId="68EA7476" w14:textId="0170E7CD" w:rsidR="0041037A" w:rsidRPr="00B7030B" w:rsidRDefault="00FA1B19">
      <w:pPr>
        <w:pStyle w:val="BodyText2"/>
        <w:tabs>
          <w:tab w:val="right" w:leader="dot" w:pos="8640"/>
        </w:tabs>
        <w:ind w:right="450"/>
      </w:pPr>
      <w:r w:rsidRPr="00B7030B">
        <w:fldChar w:fldCharType="end"/>
      </w:r>
    </w:p>
    <w:p w14:paraId="0582C5BC" w14:textId="77777777" w:rsidR="004F7944" w:rsidRDefault="004F7944">
      <w:pPr>
        <w:rPr>
          <w:color w:val="000000"/>
        </w:rPr>
      </w:pPr>
      <w:r>
        <w:br w:type="page"/>
      </w:r>
    </w:p>
    <w:p w14:paraId="04E8823C" w14:textId="77777777" w:rsidR="004F7944" w:rsidRPr="00B7030B" w:rsidRDefault="004F7944" w:rsidP="004F7944">
      <w:pPr>
        <w:pStyle w:val="Heading1"/>
        <w:spacing w:before="360" w:after="360"/>
        <w:rPr>
          <w:rFonts w:asciiTheme="minorHAnsi" w:hAnsiTheme="minorHAnsi"/>
        </w:rPr>
      </w:pPr>
      <w:bookmarkStart w:id="6" w:name="_Toc48576257"/>
      <w:r w:rsidRPr="00B7030B">
        <w:rPr>
          <w:rFonts w:asciiTheme="minorHAnsi" w:hAnsiTheme="minorHAnsi"/>
        </w:rPr>
        <w:lastRenderedPageBreak/>
        <w:t>Preface</w:t>
      </w:r>
      <w:bookmarkEnd w:id="6"/>
    </w:p>
    <w:p w14:paraId="66D8EF77" w14:textId="0CD0D584" w:rsidR="004F7944" w:rsidRDefault="004F7944" w:rsidP="004F7944">
      <w:pPr>
        <w:pStyle w:val="BodyText"/>
        <w:tabs>
          <w:tab w:val="clear" w:pos="1476"/>
        </w:tabs>
      </w:pPr>
      <w:bookmarkStart w:id="7" w:name="_Hlk17379472"/>
      <w:proofErr w:type="gramStart"/>
      <w:r w:rsidRPr="00B7030B">
        <w:t>This manual documents</w:t>
      </w:r>
      <w:proofErr w:type="gramEnd"/>
      <w:r w:rsidRPr="00B7030B">
        <w:t xml:space="preserve"> the two-dimensional, laterally averaged, hydrodynamic and w</w:t>
      </w:r>
      <w:r>
        <w:t xml:space="preserve">ater quality model CE-QUAL-W2. As in all complex models, there have been many contributors. This re-write of the User Manual was based on prior User Manuals: </w:t>
      </w:r>
      <w:r w:rsidRPr="005F5C05">
        <w:t xml:space="preserve">Environmental and Hydraulic Laboratories </w:t>
      </w:r>
      <w:r>
        <w:t>(</w:t>
      </w:r>
      <w:r w:rsidRPr="005F5C05">
        <w:t>1986</w:t>
      </w:r>
      <w:r>
        <w:t xml:space="preserve">), Cole and </w:t>
      </w:r>
      <w:proofErr w:type="spellStart"/>
      <w:r>
        <w:t>Buchak</w:t>
      </w:r>
      <w:proofErr w:type="spellEnd"/>
      <w:r>
        <w:t xml:space="preserve"> (1995) Version 2, and Cole and Wells (2000) Version 3.0 through Cole and Wells (2019) Version 4.1. Hence, one can think of the primary author as an editor of past documents, rather than reflecting one person’s sole authorship. This updated User Manual contains numerous corrections, new figures, new sections, additional documentation, and improvements in organization and presentation of information compared to Cole and Wells (2019).</w:t>
      </w:r>
    </w:p>
    <w:bookmarkEnd w:id="7"/>
    <w:p w14:paraId="2B67A6DC" w14:textId="77777777" w:rsidR="004F7944" w:rsidRDefault="004F7944" w:rsidP="004F7944">
      <w:pPr>
        <w:pStyle w:val="BodyText"/>
        <w:tabs>
          <w:tab w:val="clear" w:pos="1476"/>
        </w:tabs>
      </w:pPr>
      <w:r>
        <w:t>This section of the User Manual Part 5 documents the model utilities used in supporting the model, the model release notes and a detailed list of bug fixes.</w:t>
      </w:r>
    </w:p>
    <w:p w14:paraId="42791EB6" w14:textId="77777777" w:rsidR="004F7944" w:rsidRDefault="004F7944" w:rsidP="004F7944">
      <w:pPr>
        <w:pStyle w:val="BodyText"/>
        <w:tabs>
          <w:tab w:val="clear" w:pos="1476"/>
        </w:tabs>
      </w:pPr>
      <w:bookmarkStart w:id="8" w:name="_Hlk17379491"/>
      <w:r>
        <w:t>The other sections of the User Manual are divided into multiple sections for ease of updating and editing:</w:t>
      </w:r>
    </w:p>
    <w:p w14:paraId="3B9C0F53" w14:textId="77777777" w:rsidR="004F7944" w:rsidRDefault="004F7944" w:rsidP="004F7944">
      <w:pPr>
        <w:pStyle w:val="BodyText"/>
        <w:numPr>
          <w:ilvl w:val="0"/>
          <w:numId w:val="16"/>
        </w:numPr>
        <w:tabs>
          <w:tab w:val="clear" w:pos="1476"/>
        </w:tabs>
      </w:pPr>
      <w:r>
        <w:t>User Manual Part 1: Introduction to CE-QUAL-W2, Model download package, how to run the model, model versions, changes between model versions</w:t>
      </w:r>
    </w:p>
    <w:p w14:paraId="6D04A982" w14:textId="77777777" w:rsidR="004F7944" w:rsidRDefault="004F7944" w:rsidP="004F7944">
      <w:pPr>
        <w:pStyle w:val="BodyText"/>
        <w:numPr>
          <w:ilvl w:val="0"/>
          <w:numId w:val="16"/>
        </w:numPr>
        <w:tabs>
          <w:tab w:val="clear" w:pos="1476"/>
        </w:tabs>
      </w:pPr>
      <w:r>
        <w:t>User Manual Part 2: Theoretical basis for CE-QUAL-W2: hydrodynamics and water quality, particle transport and numerical scheme</w:t>
      </w:r>
    </w:p>
    <w:p w14:paraId="66E7CF91" w14:textId="77777777" w:rsidR="004F7944" w:rsidRDefault="004F7944" w:rsidP="004F7944">
      <w:pPr>
        <w:pStyle w:val="BodyText"/>
        <w:numPr>
          <w:ilvl w:val="0"/>
          <w:numId w:val="16"/>
        </w:numPr>
        <w:tabs>
          <w:tab w:val="clear" w:pos="1476"/>
        </w:tabs>
      </w:pPr>
      <w:r>
        <w:t>User Manual Part 3: Model input and output file descriptions and input/output file examples</w:t>
      </w:r>
    </w:p>
    <w:p w14:paraId="6612EAE1" w14:textId="77777777" w:rsidR="004F7944" w:rsidRDefault="004F7944" w:rsidP="004F7944">
      <w:pPr>
        <w:pStyle w:val="BodyText"/>
        <w:numPr>
          <w:ilvl w:val="0"/>
          <w:numId w:val="16"/>
        </w:numPr>
        <w:tabs>
          <w:tab w:val="clear" w:pos="1476"/>
        </w:tabs>
      </w:pPr>
      <w:r>
        <w:t xml:space="preserve">User Manual Part 4: Model examples </w:t>
      </w:r>
    </w:p>
    <w:p w14:paraId="7EC9A794" w14:textId="5F7D1E31" w:rsidR="004F7944" w:rsidRDefault="004F7944" w:rsidP="004F7944">
      <w:pPr>
        <w:pStyle w:val="BodyText"/>
        <w:numPr>
          <w:ilvl w:val="0"/>
          <w:numId w:val="16"/>
        </w:numPr>
        <w:tabs>
          <w:tab w:val="clear" w:pos="1476"/>
        </w:tabs>
      </w:pPr>
      <w:r>
        <w:t xml:space="preserve">User Manual Part 5: Release notes, bug fixes, differences in model versions, history of bug fixes, and other user manuals such as for the GUI interface, the </w:t>
      </w:r>
      <w:r w:rsidR="006F209D">
        <w:t>w</w:t>
      </w:r>
      <w:r>
        <w:t>ater</w:t>
      </w:r>
      <w:r w:rsidR="006F209D">
        <w:t xml:space="preserve"> </w:t>
      </w:r>
      <w:r>
        <w:t>balance algorithm, and other external codes.</w:t>
      </w:r>
    </w:p>
    <w:bookmarkEnd w:id="8"/>
    <w:p w14:paraId="192EE3E9" w14:textId="77777777" w:rsidR="004F7944" w:rsidRPr="00B7030B" w:rsidRDefault="004F7944" w:rsidP="004F7944">
      <w:pPr>
        <w:pStyle w:val="BodyText"/>
      </w:pPr>
      <w:r w:rsidRPr="00B7030B">
        <w:t>This report should be cited as follows:</w:t>
      </w:r>
    </w:p>
    <w:p w14:paraId="36EA20F6" w14:textId="19B947AD" w:rsidR="004F7944" w:rsidRPr="00B7030B" w:rsidRDefault="004F7944" w:rsidP="004F7944">
      <w:pPr>
        <w:pStyle w:val="BodyText"/>
        <w:sectPr w:rsidR="004F7944" w:rsidRPr="00B7030B">
          <w:headerReference w:type="even" r:id="rId21"/>
          <w:headerReference w:type="default" r:id="rId22"/>
          <w:footerReference w:type="even" r:id="rId23"/>
          <w:footerReference w:type="default" r:id="rId24"/>
          <w:endnotePr>
            <w:numFmt w:val="decimal"/>
          </w:endnotePr>
          <w:pgSz w:w="12240" w:h="15840" w:code="1"/>
          <w:pgMar w:top="1728" w:right="1440" w:bottom="1728" w:left="2160" w:header="1008" w:footer="1008" w:gutter="0"/>
          <w:paperSrc w:first="100" w:other="100"/>
          <w:pgNumType w:fmt="lowerRoman"/>
          <w:cols w:space="720"/>
          <w:noEndnote/>
        </w:sectPr>
      </w:pPr>
      <w:r w:rsidRPr="00B7030B">
        <w:t>Wells, S. A. (20</w:t>
      </w:r>
      <w:r w:rsidR="006F209D">
        <w:t>20</w:t>
      </w:r>
      <w:r w:rsidRPr="00B7030B">
        <w:t>)</w:t>
      </w:r>
      <w:r>
        <w:t xml:space="preserve"> </w:t>
      </w:r>
      <w:r w:rsidRPr="00B7030B">
        <w:t>"CE-QUAL-W2:  A two-dimensional, laterally averaged, hydrodynamic and water quality model, version 4.</w:t>
      </w:r>
      <w:r>
        <w:t>2</w:t>
      </w:r>
      <w:r w:rsidR="006F209D">
        <w:t>.2</w:t>
      </w:r>
      <w:r w:rsidRPr="00B7030B">
        <w:t>,</w:t>
      </w:r>
      <w:r>
        <w:t xml:space="preserve"> user manual part 5, model utilities and release notes,</w:t>
      </w:r>
      <w:r w:rsidRPr="00B7030B">
        <w:t>" Department of Civil and Environmental Engineering, Portland State University, Portland, OR.</w:t>
      </w:r>
    </w:p>
    <w:p w14:paraId="4EFF4380" w14:textId="77777777" w:rsidR="00B92830" w:rsidRDefault="00B92830" w:rsidP="009544C1">
      <w:pPr>
        <w:pStyle w:val="Heading1"/>
        <w:numPr>
          <w:ilvl w:val="0"/>
          <w:numId w:val="14"/>
        </w:numPr>
        <w:rPr>
          <w:rFonts w:asciiTheme="minorHAnsi" w:hAnsiTheme="minorHAnsi"/>
          <w:noProof/>
          <w:snapToGrid/>
        </w:rPr>
      </w:pPr>
      <w:bookmarkStart w:id="9" w:name="_Toc48576258"/>
      <w:r>
        <w:rPr>
          <w:rFonts w:asciiTheme="minorHAnsi" w:hAnsiTheme="minorHAnsi"/>
          <w:noProof/>
          <w:snapToGrid/>
        </w:rPr>
        <w:lastRenderedPageBreak/>
        <w:t>Introduction</w:t>
      </w:r>
      <w:bookmarkEnd w:id="9"/>
      <w:r>
        <w:rPr>
          <w:rFonts w:asciiTheme="minorHAnsi" w:hAnsiTheme="minorHAnsi"/>
          <w:noProof/>
          <w:snapToGrid/>
        </w:rPr>
        <w:t xml:space="preserve"> </w:t>
      </w:r>
    </w:p>
    <w:p w14:paraId="31CD5FF1" w14:textId="2511A02C" w:rsidR="00B92830" w:rsidRPr="00D75295" w:rsidRDefault="005C25CE" w:rsidP="00B92830">
      <w:pPr>
        <w:pStyle w:val="BodyText"/>
        <w:rPr>
          <w:sz w:val="20"/>
          <w:szCs w:val="18"/>
        </w:rPr>
      </w:pPr>
      <w:r>
        <w:rPr>
          <w:sz w:val="20"/>
          <w:szCs w:val="18"/>
        </w:rPr>
        <w:t>T</w:t>
      </w:r>
      <w:r w:rsidR="00B92830" w:rsidRPr="00D75295">
        <w:rPr>
          <w:sz w:val="20"/>
          <w:szCs w:val="18"/>
        </w:rPr>
        <w:t>he CE-QUAL-W2 model</w:t>
      </w:r>
      <w:r>
        <w:rPr>
          <w:sz w:val="20"/>
          <w:szCs w:val="18"/>
        </w:rPr>
        <w:t xml:space="preserve"> offers</w:t>
      </w:r>
      <w:r w:rsidR="00B92830" w:rsidRPr="00D75295">
        <w:rPr>
          <w:sz w:val="20"/>
          <w:szCs w:val="18"/>
        </w:rPr>
        <w:t xml:space="preserve"> several useful model utilities for editing the control file, post-processing model results, and setting up model input files. A description of these utilities is included in this part of the User Manual. </w:t>
      </w:r>
    </w:p>
    <w:p w14:paraId="2EE65D3E" w14:textId="0F298021" w:rsidR="00B92830" w:rsidRPr="00D75295" w:rsidRDefault="005C25CE" w:rsidP="00B92830">
      <w:pPr>
        <w:pStyle w:val="BodyText"/>
        <w:rPr>
          <w:sz w:val="20"/>
          <w:szCs w:val="18"/>
        </w:rPr>
      </w:pPr>
      <w:r>
        <w:rPr>
          <w:sz w:val="20"/>
          <w:szCs w:val="18"/>
        </w:rPr>
        <w:t>R</w:t>
      </w:r>
      <w:r w:rsidR="00B92830" w:rsidRPr="00D75295">
        <w:rPr>
          <w:sz w:val="20"/>
          <w:szCs w:val="18"/>
        </w:rPr>
        <w:t xml:space="preserve">elease notes </w:t>
      </w:r>
      <w:r>
        <w:rPr>
          <w:sz w:val="20"/>
          <w:szCs w:val="18"/>
        </w:rPr>
        <w:t xml:space="preserve">are available </w:t>
      </w:r>
      <w:r w:rsidR="00B92830" w:rsidRPr="00D75295">
        <w:rPr>
          <w:sz w:val="20"/>
          <w:szCs w:val="18"/>
        </w:rPr>
        <w:t>that document model changes and bug fixes and provide background in running the model.</w:t>
      </w:r>
    </w:p>
    <w:p w14:paraId="5693F24F" w14:textId="77777777" w:rsidR="00B92830" w:rsidRPr="00D75295" w:rsidRDefault="00B92830" w:rsidP="00B92830">
      <w:pPr>
        <w:pStyle w:val="BodyText"/>
        <w:rPr>
          <w:sz w:val="20"/>
          <w:szCs w:val="18"/>
        </w:rPr>
      </w:pPr>
      <w:r w:rsidRPr="00D75295">
        <w:rPr>
          <w:sz w:val="20"/>
          <w:szCs w:val="18"/>
        </w:rPr>
        <w:t>Hence, this section of the User Manual includes the following sections:</w:t>
      </w:r>
    </w:p>
    <w:p w14:paraId="04C391ED" w14:textId="77777777" w:rsidR="00B92830" w:rsidRPr="00D75295" w:rsidRDefault="00B92830" w:rsidP="009544C1">
      <w:pPr>
        <w:pStyle w:val="BodyText"/>
        <w:numPr>
          <w:ilvl w:val="0"/>
          <w:numId w:val="17"/>
        </w:numPr>
        <w:spacing w:after="0"/>
        <w:rPr>
          <w:sz w:val="20"/>
          <w:szCs w:val="18"/>
        </w:rPr>
      </w:pPr>
      <w:r w:rsidRPr="00D75295">
        <w:rPr>
          <w:sz w:val="20"/>
          <w:szCs w:val="18"/>
        </w:rPr>
        <w:t>Model utilities</w:t>
      </w:r>
    </w:p>
    <w:p w14:paraId="5DC1E0AD" w14:textId="77777777" w:rsidR="00B92830" w:rsidRPr="00D75295" w:rsidRDefault="00B92830" w:rsidP="009544C1">
      <w:pPr>
        <w:pStyle w:val="BodyText"/>
        <w:numPr>
          <w:ilvl w:val="1"/>
          <w:numId w:val="17"/>
        </w:numPr>
        <w:spacing w:after="0"/>
        <w:rPr>
          <w:sz w:val="20"/>
          <w:szCs w:val="18"/>
        </w:rPr>
      </w:pPr>
      <w:r w:rsidRPr="00D75295">
        <w:rPr>
          <w:sz w:val="20"/>
          <w:szCs w:val="18"/>
        </w:rPr>
        <w:t>Water balance utility</w:t>
      </w:r>
    </w:p>
    <w:p w14:paraId="71D533CC" w14:textId="77777777" w:rsidR="00B92830" w:rsidRPr="00D75295" w:rsidRDefault="00B92830" w:rsidP="009544C1">
      <w:pPr>
        <w:pStyle w:val="BodyText"/>
        <w:numPr>
          <w:ilvl w:val="1"/>
          <w:numId w:val="17"/>
        </w:numPr>
        <w:spacing w:after="0"/>
        <w:rPr>
          <w:sz w:val="20"/>
          <w:szCs w:val="18"/>
        </w:rPr>
      </w:pPr>
      <w:r w:rsidRPr="00D75295">
        <w:rPr>
          <w:sz w:val="20"/>
          <w:szCs w:val="18"/>
        </w:rPr>
        <w:t>GUI control file editor and bathymetry viewer</w:t>
      </w:r>
    </w:p>
    <w:p w14:paraId="1B3108FB" w14:textId="6280BA8B" w:rsidR="00B92830" w:rsidRPr="00D75295" w:rsidRDefault="00B92830" w:rsidP="009544C1">
      <w:pPr>
        <w:pStyle w:val="BodyText"/>
        <w:numPr>
          <w:ilvl w:val="1"/>
          <w:numId w:val="17"/>
        </w:numPr>
        <w:spacing w:after="0"/>
        <w:rPr>
          <w:sz w:val="20"/>
          <w:szCs w:val="18"/>
        </w:rPr>
      </w:pPr>
      <w:r w:rsidRPr="00D75295">
        <w:rPr>
          <w:sz w:val="20"/>
          <w:szCs w:val="18"/>
        </w:rPr>
        <w:t xml:space="preserve">Post-processor provided by </w:t>
      </w:r>
      <w:r w:rsidR="002B0576">
        <w:rPr>
          <w:sz w:val="20"/>
          <w:szCs w:val="18"/>
        </w:rPr>
        <w:t>DSI, Inc.</w:t>
      </w:r>
      <w:r w:rsidRPr="00D75295">
        <w:rPr>
          <w:sz w:val="20"/>
          <w:szCs w:val="18"/>
        </w:rPr>
        <w:t xml:space="preserve"> </w:t>
      </w:r>
      <w:r w:rsidR="006F209D">
        <w:rPr>
          <w:sz w:val="20"/>
          <w:szCs w:val="18"/>
        </w:rPr>
        <w:t xml:space="preserve">including </w:t>
      </w:r>
      <w:r w:rsidRPr="00D75295">
        <w:rPr>
          <w:sz w:val="20"/>
          <w:szCs w:val="18"/>
        </w:rPr>
        <w:t>a bathymetry viewer</w:t>
      </w:r>
    </w:p>
    <w:p w14:paraId="43324001" w14:textId="73FF84B9" w:rsidR="00B92830" w:rsidRPr="00D80A97" w:rsidRDefault="00B92830" w:rsidP="009544C1">
      <w:pPr>
        <w:pStyle w:val="BodyText"/>
        <w:numPr>
          <w:ilvl w:val="1"/>
          <w:numId w:val="17"/>
        </w:numPr>
        <w:spacing w:after="0"/>
        <w:rPr>
          <w:sz w:val="20"/>
        </w:rPr>
      </w:pPr>
      <w:r w:rsidRPr="00D80A97">
        <w:rPr>
          <w:sz w:val="20"/>
        </w:rPr>
        <w:t>Excel macro utility for writing out input files for CE-QUAL-W2</w:t>
      </w:r>
    </w:p>
    <w:p w14:paraId="79CE3064" w14:textId="77777777" w:rsidR="00B92830" w:rsidRPr="00D80A97" w:rsidRDefault="00B92830" w:rsidP="009544C1">
      <w:pPr>
        <w:pStyle w:val="BodyText"/>
        <w:numPr>
          <w:ilvl w:val="0"/>
          <w:numId w:val="17"/>
        </w:numPr>
        <w:spacing w:after="0"/>
        <w:rPr>
          <w:sz w:val="20"/>
        </w:rPr>
      </w:pPr>
      <w:r w:rsidRPr="00D80A97">
        <w:rPr>
          <w:sz w:val="20"/>
        </w:rPr>
        <w:t>Model release notes</w:t>
      </w:r>
    </w:p>
    <w:p w14:paraId="762357D9" w14:textId="77777777" w:rsidR="00B92830" w:rsidRPr="00D80A97" w:rsidRDefault="006D33A0" w:rsidP="009544C1">
      <w:pPr>
        <w:pStyle w:val="BodyText"/>
        <w:numPr>
          <w:ilvl w:val="1"/>
          <w:numId w:val="17"/>
        </w:numPr>
        <w:spacing w:after="0"/>
        <w:rPr>
          <w:sz w:val="20"/>
        </w:rPr>
      </w:pPr>
      <w:r w:rsidRPr="00D80A97">
        <w:rPr>
          <w:sz w:val="20"/>
        </w:rPr>
        <w:t>Current Bug fixes</w:t>
      </w:r>
    </w:p>
    <w:p w14:paraId="44EE12D9" w14:textId="77777777" w:rsidR="006D33A0" w:rsidRPr="00D80A97" w:rsidRDefault="00D80A97" w:rsidP="009544C1">
      <w:pPr>
        <w:pStyle w:val="BodyText"/>
        <w:numPr>
          <w:ilvl w:val="1"/>
          <w:numId w:val="17"/>
        </w:numPr>
        <w:spacing w:after="0"/>
        <w:rPr>
          <w:sz w:val="20"/>
        </w:rPr>
      </w:pPr>
      <w:r w:rsidRPr="00D80A97">
        <w:rPr>
          <w:sz w:val="20"/>
        </w:rPr>
        <w:t>Model Know Limitations</w:t>
      </w:r>
    </w:p>
    <w:p w14:paraId="7C55E1C6" w14:textId="77777777" w:rsidR="00D80A97" w:rsidRPr="00D80A97" w:rsidRDefault="00D80A97" w:rsidP="009544C1">
      <w:pPr>
        <w:pStyle w:val="BodyText"/>
        <w:numPr>
          <w:ilvl w:val="1"/>
          <w:numId w:val="17"/>
        </w:numPr>
        <w:spacing w:after="0"/>
        <w:rPr>
          <w:sz w:val="20"/>
        </w:rPr>
      </w:pPr>
      <w:r w:rsidRPr="00D80A97">
        <w:rPr>
          <w:sz w:val="20"/>
        </w:rPr>
        <w:t>Model changes between versions</w:t>
      </w:r>
    </w:p>
    <w:p w14:paraId="05C36C0F" w14:textId="77777777" w:rsidR="00D80A97" w:rsidRPr="00D80A97" w:rsidRDefault="00D80A97" w:rsidP="009544C1">
      <w:pPr>
        <w:pStyle w:val="BodyText"/>
        <w:numPr>
          <w:ilvl w:val="1"/>
          <w:numId w:val="17"/>
        </w:numPr>
        <w:spacing w:after="0"/>
        <w:rPr>
          <w:sz w:val="20"/>
        </w:rPr>
      </w:pPr>
      <w:r w:rsidRPr="00D80A97">
        <w:rPr>
          <w:sz w:val="20"/>
        </w:rPr>
        <w:t>Model bug fixes between versions</w:t>
      </w:r>
    </w:p>
    <w:p w14:paraId="35152A21" w14:textId="77777777" w:rsidR="00B92830" w:rsidRPr="00B92830" w:rsidRDefault="00B92830" w:rsidP="00B92830">
      <w:pPr>
        <w:pStyle w:val="BodyText"/>
      </w:pPr>
    </w:p>
    <w:p w14:paraId="07FE140D" w14:textId="1C7FB01F" w:rsidR="006D33A0" w:rsidRDefault="00D75295" w:rsidP="009544C1">
      <w:pPr>
        <w:pStyle w:val="Heading1"/>
        <w:numPr>
          <w:ilvl w:val="0"/>
          <w:numId w:val="14"/>
        </w:numPr>
        <w:spacing w:before="360" w:after="360"/>
      </w:pPr>
      <w:bookmarkStart w:id="10" w:name="_Toc48576259"/>
      <w:r>
        <w:t>W</w:t>
      </w:r>
      <w:r w:rsidR="006D33A0">
        <w:t>ater Balance Utility</w:t>
      </w:r>
      <w:bookmarkEnd w:id="10"/>
    </w:p>
    <w:p w14:paraId="689D1A96" w14:textId="6F862E06" w:rsidR="00B773D1" w:rsidRPr="00B773D1" w:rsidRDefault="00B773D1" w:rsidP="00B773D1">
      <w:pPr>
        <w:pStyle w:val="BodyText"/>
      </w:pPr>
      <w:r>
        <w:t xml:space="preserve">Primary author: Tom Cole </w:t>
      </w:r>
    </w:p>
    <w:p w14:paraId="3953E4F4" w14:textId="5315AD47" w:rsidR="006D33A0" w:rsidRPr="00DD3AA4" w:rsidRDefault="006D33A0" w:rsidP="006D33A0">
      <w:pPr>
        <w:pStyle w:val="Heading3"/>
      </w:pPr>
      <w:bookmarkStart w:id="11" w:name="_Toc329613099"/>
      <w:bookmarkStart w:id="12" w:name="_Toc48576260"/>
      <w:r w:rsidRPr="00DD3AA4">
        <w:t xml:space="preserve">How to use the </w:t>
      </w:r>
      <w:r w:rsidR="006F209D">
        <w:t>w</w:t>
      </w:r>
      <w:r w:rsidRPr="00DD3AA4">
        <w:t xml:space="preserve">ater balance </w:t>
      </w:r>
      <w:r w:rsidR="006F209D">
        <w:t>u</w:t>
      </w:r>
      <w:r w:rsidRPr="00DD3AA4">
        <w:t>tility</w:t>
      </w:r>
      <w:bookmarkEnd w:id="11"/>
      <w:r w:rsidRPr="00DD3AA4">
        <w:t xml:space="preserve"> GUI </w:t>
      </w:r>
      <w:r w:rsidR="006F209D">
        <w:t>a</w:t>
      </w:r>
      <w:r w:rsidRPr="00DD3AA4">
        <w:t>pplication</w:t>
      </w:r>
      <w:bookmarkEnd w:id="12"/>
    </w:p>
    <w:p w14:paraId="62834140" w14:textId="271080DA" w:rsidR="006D33A0" w:rsidRDefault="006D33A0" w:rsidP="006D33A0">
      <w:pPr>
        <w:pStyle w:val="Heading4"/>
      </w:pPr>
      <w:bookmarkStart w:id="13" w:name="_Toc329613100"/>
      <w:bookmarkStart w:id="14" w:name="_Toc48576261"/>
      <w:r>
        <w:t>Running the water balance program</w:t>
      </w:r>
      <w:bookmarkEnd w:id="13"/>
      <w:bookmarkEnd w:id="14"/>
    </w:p>
    <w:p w14:paraId="606B2192" w14:textId="4ABAE844" w:rsidR="006D33A0" w:rsidRPr="00BB4BAC" w:rsidRDefault="006D33A0" w:rsidP="006D33A0">
      <w:pPr>
        <w:rPr>
          <w:sz w:val="20"/>
        </w:rPr>
      </w:pPr>
      <w:r w:rsidRPr="00BB4BAC">
        <w:rPr>
          <w:sz w:val="20"/>
        </w:rPr>
        <w:t>When the executable is run, a window appears that allows the following inputs (note that the executable runs under the Windows operating system only)</w:t>
      </w:r>
      <w:ins w:id="15" w:author="Honnalore Steissberg" w:date="2021-08-24T16:32:00Z">
        <w:r w:rsidR="005C25CE" w:rsidRPr="001D763A">
          <w:rPr>
            <w:sz w:val="20"/>
          </w:rPr>
          <w:t>,</w:t>
        </w:r>
      </w:ins>
      <w:r w:rsidR="0048619A" w:rsidRPr="00BB4BAC">
        <w:rPr>
          <w:sz w:val="20"/>
        </w:rPr>
        <w:t xml:space="preserve"> as shown in </w:t>
      </w:r>
      <w:r w:rsidR="0048619A" w:rsidRPr="00BB4BAC">
        <w:rPr>
          <w:sz w:val="20"/>
        </w:rPr>
        <w:fldChar w:fldCharType="begin"/>
      </w:r>
      <w:r w:rsidR="0048619A" w:rsidRPr="00BB4BAC">
        <w:rPr>
          <w:sz w:val="20"/>
        </w:rPr>
        <w:instrText xml:space="preserve"> REF _Ref17373049 \h </w:instrText>
      </w:r>
      <w:r w:rsidR="00BB4BAC" w:rsidRPr="00F6393B">
        <w:rPr>
          <w:sz w:val="20"/>
        </w:rPr>
        <w:instrText xml:space="preserve"> \* MERGEFORMAT </w:instrText>
      </w:r>
      <w:r w:rsidR="0048619A" w:rsidRPr="00BB4BAC">
        <w:rPr>
          <w:sz w:val="20"/>
        </w:rPr>
      </w:r>
      <w:r w:rsidR="0048619A" w:rsidRPr="00BB4BAC">
        <w:rPr>
          <w:sz w:val="20"/>
        </w:rPr>
        <w:fldChar w:fldCharType="separate"/>
      </w:r>
      <w:r w:rsidR="006E3DC1" w:rsidRPr="00F6393B">
        <w:rPr>
          <w:sz w:val="20"/>
        </w:rPr>
        <w:t>Figure 1</w:t>
      </w:r>
      <w:r w:rsidR="0048619A" w:rsidRPr="00BB4BAC">
        <w:rPr>
          <w:sz w:val="20"/>
        </w:rPr>
        <w:fldChar w:fldCharType="end"/>
      </w:r>
      <w:ins w:id="16" w:author="Honnalore Steissberg" w:date="2021-09-07T10:00:00Z">
        <w:r w:rsidR="00D90833" w:rsidRPr="00BB4BAC">
          <w:rPr>
            <w:sz w:val="20"/>
          </w:rPr>
          <w:t>:</w:t>
        </w:r>
      </w:ins>
    </w:p>
    <w:p w14:paraId="08F3B868" w14:textId="77777777" w:rsidR="0048619A" w:rsidRDefault="006D33A0" w:rsidP="0048619A">
      <w:pPr>
        <w:keepNext/>
        <w:jc w:val="center"/>
      </w:pPr>
      <w:r>
        <w:rPr>
          <w:noProof/>
          <w:szCs w:val="22"/>
        </w:rPr>
        <w:lastRenderedPageBreak/>
        <w:drawing>
          <wp:inline distT="0" distB="0" distL="0" distR="0" wp14:anchorId="540BDA5B" wp14:editId="65C4C899">
            <wp:extent cx="4286250" cy="2247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14:paraId="1C20CC6B" w14:textId="1E3A4AC2" w:rsidR="000C722C" w:rsidRDefault="0048619A" w:rsidP="00156989">
      <w:pPr>
        <w:pStyle w:val="Caption"/>
      </w:pPr>
      <w:bookmarkStart w:id="17" w:name="_Ref17373049"/>
      <w:bookmarkStart w:id="18" w:name="_Toc48576308"/>
      <w:r>
        <w:t xml:space="preserve">Figure </w:t>
      </w:r>
      <w:fldSimple w:instr=" SEQ Figure \* ARABIC ">
        <w:r w:rsidR="006E3DC1">
          <w:rPr>
            <w:noProof/>
          </w:rPr>
          <w:t>1</w:t>
        </w:r>
      </w:fldSimple>
      <w:bookmarkEnd w:id="17"/>
      <w:r>
        <w:t>. Dialog box for water balance utility.</w:t>
      </w:r>
      <w:bookmarkEnd w:id="18"/>
    </w:p>
    <w:p w14:paraId="314ED7F9" w14:textId="0C3199F0" w:rsidR="006D33A0" w:rsidRPr="00DD3AA4" w:rsidRDefault="006D33A0" w:rsidP="006D33A0">
      <w:pPr>
        <w:pStyle w:val="BodyText"/>
        <w:spacing w:after="0"/>
        <w:rPr>
          <w:sz w:val="20"/>
        </w:rPr>
      </w:pPr>
      <w:r w:rsidRPr="00DD3AA4">
        <w:rPr>
          <w:sz w:val="20"/>
        </w:rPr>
        <w:t xml:space="preserve">When the dialog box first appears, default values populate the edit boxes.  The user can then edit each one if the default values are not correct.   Selecting </w:t>
      </w:r>
      <w:r w:rsidRPr="00591D6A">
        <w:rPr>
          <w:sz w:val="20"/>
        </w:rPr>
        <w:t>Run</w:t>
      </w:r>
      <w:r w:rsidRPr="00DD3AA4">
        <w:rPr>
          <w:sz w:val="20"/>
        </w:rPr>
        <w:t xml:space="preserve"> will run the </w:t>
      </w:r>
      <w:r w:rsidR="005C25CE" w:rsidRPr="00DD3AA4">
        <w:rPr>
          <w:sz w:val="20"/>
        </w:rPr>
        <w:t>water balance</w:t>
      </w:r>
      <w:r w:rsidRPr="00DD3AA4">
        <w:rPr>
          <w:sz w:val="20"/>
        </w:rPr>
        <w:t xml:space="preserve"> utility to completion as show</w:t>
      </w:r>
      <w:r w:rsidR="0048619A">
        <w:rPr>
          <w:sz w:val="20"/>
        </w:rPr>
        <w:t>n</w:t>
      </w:r>
      <w:r w:rsidRPr="00DD3AA4">
        <w:rPr>
          <w:sz w:val="20"/>
        </w:rPr>
        <w:t xml:space="preserve"> in the following dialog box</w:t>
      </w:r>
      <w:r w:rsidR="0048619A">
        <w:rPr>
          <w:sz w:val="20"/>
        </w:rPr>
        <w:t xml:space="preserve"> (</w:t>
      </w:r>
      <w:r w:rsidR="0048619A">
        <w:rPr>
          <w:sz w:val="20"/>
        </w:rPr>
        <w:fldChar w:fldCharType="begin"/>
      </w:r>
      <w:r w:rsidR="0048619A">
        <w:rPr>
          <w:sz w:val="20"/>
        </w:rPr>
        <w:instrText xml:space="preserve"> REF _Ref17373034 \h </w:instrText>
      </w:r>
      <w:r w:rsidR="0048619A">
        <w:rPr>
          <w:sz w:val="20"/>
        </w:rPr>
      </w:r>
      <w:r w:rsidR="0048619A">
        <w:rPr>
          <w:sz w:val="20"/>
        </w:rPr>
        <w:fldChar w:fldCharType="separate"/>
      </w:r>
      <w:r w:rsidR="006E3DC1">
        <w:t xml:space="preserve">Figure </w:t>
      </w:r>
      <w:r w:rsidR="006E3DC1">
        <w:rPr>
          <w:noProof/>
        </w:rPr>
        <w:t>2</w:t>
      </w:r>
      <w:r w:rsidR="0048619A">
        <w:rPr>
          <w:sz w:val="20"/>
        </w:rPr>
        <w:fldChar w:fldCharType="end"/>
      </w:r>
      <w:r w:rsidR="0048619A">
        <w:rPr>
          <w:sz w:val="20"/>
        </w:rPr>
        <w:t>)</w:t>
      </w:r>
      <w:r w:rsidRPr="00DD3AA4">
        <w:rPr>
          <w:sz w:val="20"/>
        </w:rPr>
        <w:t>.</w:t>
      </w:r>
    </w:p>
    <w:p w14:paraId="38C040A7" w14:textId="77777777" w:rsidR="006D33A0" w:rsidRDefault="006D33A0" w:rsidP="006D33A0">
      <w:pPr>
        <w:pStyle w:val="BodyText"/>
        <w:spacing w:after="0"/>
      </w:pPr>
    </w:p>
    <w:p w14:paraId="427D0E4D" w14:textId="77777777" w:rsidR="0048619A" w:rsidRDefault="006D33A0" w:rsidP="0048619A">
      <w:pPr>
        <w:keepNext/>
        <w:jc w:val="center"/>
      </w:pPr>
      <w:r>
        <w:rPr>
          <w:noProof/>
          <w:szCs w:val="22"/>
        </w:rPr>
        <w:drawing>
          <wp:inline distT="0" distB="0" distL="0" distR="0" wp14:anchorId="495072DE" wp14:editId="2E538DF5">
            <wp:extent cx="428625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14:paraId="529A6C53" w14:textId="541F6193" w:rsidR="006D33A0" w:rsidRDefault="0048619A" w:rsidP="00156989">
      <w:pPr>
        <w:pStyle w:val="Caption"/>
        <w:rPr>
          <w:szCs w:val="22"/>
        </w:rPr>
      </w:pPr>
      <w:bookmarkStart w:id="19" w:name="_Ref17373034"/>
      <w:bookmarkStart w:id="20" w:name="_Toc48576309"/>
      <w:r>
        <w:t xml:space="preserve">Figure </w:t>
      </w:r>
      <w:fldSimple w:instr=" SEQ Figure \* ARABIC ">
        <w:r w:rsidR="006E3DC1">
          <w:rPr>
            <w:noProof/>
          </w:rPr>
          <w:t>2</w:t>
        </w:r>
      </w:fldSimple>
      <w:bookmarkEnd w:id="19"/>
      <w:r>
        <w:t xml:space="preserve">. Dialog box for </w:t>
      </w:r>
      <w:r w:rsidRPr="00D90833">
        <w:t>water</w:t>
      </w:r>
      <w:r>
        <w:t xml:space="preserve"> balance utility </w:t>
      </w:r>
      <w:r w:rsidR="00D90833">
        <w:t>upon</w:t>
      </w:r>
      <w:r>
        <w:t xml:space="preserve"> </w:t>
      </w:r>
      <w:r w:rsidR="00D90833">
        <w:t>successful</w:t>
      </w:r>
      <w:r w:rsidR="00D90833" w:rsidDel="00D90833">
        <w:t xml:space="preserve"> </w:t>
      </w:r>
      <w:r>
        <w:t>completion</w:t>
      </w:r>
      <w:r w:rsidR="00D90833">
        <w:t xml:space="preserve"> of run</w:t>
      </w:r>
      <w:r>
        <w:t>.</w:t>
      </w:r>
      <w:bookmarkEnd w:id="20"/>
    </w:p>
    <w:p w14:paraId="093A8984" w14:textId="77777777" w:rsidR="000C722C" w:rsidRDefault="000C722C" w:rsidP="006D33A0">
      <w:pPr>
        <w:rPr>
          <w:rFonts w:ascii="Arial" w:hAnsi="Arial" w:cs="Arial"/>
          <w:b/>
          <w:szCs w:val="22"/>
        </w:rPr>
      </w:pPr>
    </w:p>
    <w:p w14:paraId="25BA4CDE" w14:textId="75BDD143" w:rsidR="006D33A0" w:rsidRDefault="006D33A0" w:rsidP="006D33A0">
      <w:pPr>
        <w:rPr>
          <w:szCs w:val="22"/>
        </w:rPr>
      </w:pPr>
      <w:r>
        <w:rPr>
          <w:rFonts w:ascii="Arial" w:hAnsi="Arial" w:cs="Arial"/>
          <w:b/>
          <w:szCs w:val="22"/>
        </w:rPr>
        <w:t>Observed elevations filename</w:t>
      </w:r>
      <w:r>
        <w:rPr>
          <w:rFonts w:ascii="Courier New" w:hAnsi="Courier New" w:cs="Courier New"/>
          <w:sz w:val="16"/>
          <w:szCs w:val="16"/>
        </w:rPr>
        <w:t>.</w:t>
      </w:r>
      <w:r>
        <w:rPr>
          <w:szCs w:val="22"/>
        </w:rPr>
        <w:t xml:space="preserve"> </w:t>
      </w:r>
      <w:r w:rsidRPr="00D75295">
        <w:rPr>
          <w:sz w:val="20"/>
        </w:rPr>
        <w:t xml:space="preserve"> This file consists of a Julian day and </w:t>
      </w:r>
      <w:proofErr w:type="gramStart"/>
      <w:r w:rsidRPr="00D75295">
        <w:rPr>
          <w:sz w:val="20"/>
        </w:rPr>
        <w:t>observed</w:t>
      </w:r>
      <w:proofErr w:type="gramEnd"/>
      <w:r w:rsidRPr="00D75295">
        <w:rPr>
          <w:sz w:val="20"/>
        </w:rPr>
        <w:t xml:space="preserve"> elevation</w:t>
      </w:r>
      <w:r w:rsidR="005C25CE">
        <w:rPr>
          <w:sz w:val="20"/>
        </w:rPr>
        <w:t>,</w:t>
      </w:r>
      <w:r w:rsidRPr="00D75295">
        <w:rPr>
          <w:sz w:val="20"/>
        </w:rPr>
        <w:t xml:space="preserve"> as in the following example:</w:t>
      </w:r>
    </w:p>
    <w:p w14:paraId="7723B829"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2000-2001 </w:t>
      </w:r>
      <w:proofErr w:type="spellStart"/>
      <w:r>
        <w:rPr>
          <w:rFonts w:ascii="Courier New" w:hAnsi="Courier New" w:cs="Courier New"/>
          <w:sz w:val="16"/>
          <w:szCs w:val="16"/>
        </w:rPr>
        <w:t>Oologah</w:t>
      </w:r>
      <w:proofErr w:type="spellEnd"/>
      <w:r>
        <w:rPr>
          <w:rFonts w:ascii="Courier New" w:hAnsi="Courier New" w:cs="Courier New"/>
          <w:sz w:val="16"/>
          <w:szCs w:val="16"/>
        </w:rPr>
        <w:t xml:space="preserve"> Reservoir observed water surface elevations</w:t>
      </w:r>
    </w:p>
    <w:p w14:paraId="305D0318" w14:textId="77777777" w:rsidR="006D33A0" w:rsidRDefault="006D33A0" w:rsidP="006D33A0">
      <w:pPr>
        <w:rPr>
          <w:rFonts w:ascii="Courier New" w:hAnsi="Courier New" w:cs="Courier New"/>
          <w:sz w:val="16"/>
          <w:szCs w:val="16"/>
        </w:rPr>
      </w:pPr>
    </w:p>
    <w:p w14:paraId="7B4C6F7B"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JDAY     ELO</w:t>
      </w:r>
    </w:p>
    <w:p w14:paraId="3E5DB1A0"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90.792 195.453</w:t>
      </w:r>
    </w:p>
    <w:p w14:paraId="2B742F5A"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90.833 195.456</w:t>
      </w:r>
    </w:p>
    <w:p w14:paraId="23495C93"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90.875 195.459</w:t>
      </w:r>
    </w:p>
    <w:p w14:paraId="507134D0"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90.917 195.441</w:t>
      </w:r>
    </w:p>
    <w:p w14:paraId="2203FF5C"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90.958 195.444</w:t>
      </w:r>
    </w:p>
    <w:p w14:paraId="0E682033"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91.000 195.450</w:t>
      </w:r>
    </w:p>
    <w:p w14:paraId="4BA80BB5"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91.042 195.441</w:t>
      </w:r>
    </w:p>
    <w:p w14:paraId="08D60E0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91.083 195.441</w:t>
      </w:r>
    </w:p>
    <w:p w14:paraId="16E4CBE8"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91.125 195.447</w:t>
      </w:r>
    </w:p>
    <w:p w14:paraId="626F40F2"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91.167 195.441</w:t>
      </w:r>
    </w:p>
    <w:p w14:paraId="611B708F" w14:textId="77777777" w:rsidR="006D33A0" w:rsidRDefault="006D33A0" w:rsidP="006D33A0">
      <w:pPr>
        <w:rPr>
          <w:rFonts w:ascii="Courier New" w:hAnsi="Courier New" w:cs="Courier New"/>
          <w:sz w:val="16"/>
          <w:szCs w:val="16"/>
        </w:rPr>
      </w:pPr>
      <w:r>
        <w:rPr>
          <w:rFonts w:ascii="Courier New" w:hAnsi="Courier New" w:cs="Courier New"/>
          <w:sz w:val="16"/>
          <w:szCs w:val="16"/>
        </w:rPr>
        <w:lastRenderedPageBreak/>
        <w:t xml:space="preserve">  91.208 195.444</w:t>
      </w:r>
    </w:p>
    <w:p w14:paraId="74BA0652"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91.250 195.438</w:t>
      </w:r>
    </w:p>
    <w:p w14:paraId="1F9178F8"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91.292 195.432</w:t>
      </w:r>
    </w:p>
    <w:p w14:paraId="2ADA7B44" w14:textId="77777777" w:rsidR="006D33A0" w:rsidRDefault="006D33A0" w:rsidP="006D33A0">
      <w:pPr>
        <w:rPr>
          <w:szCs w:val="22"/>
        </w:rPr>
      </w:pPr>
    </w:p>
    <w:p w14:paraId="1AB7A9E2" w14:textId="38B632DE" w:rsidR="006D33A0" w:rsidRPr="00D75295" w:rsidRDefault="006D33A0" w:rsidP="006D33A0">
      <w:pPr>
        <w:rPr>
          <w:sz w:val="20"/>
        </w:rPr>
      </w:pPr>
      <w:r w:rsidRPr="00D75295">
        <w:rPr>
          <w:sz w:val="20"/>
        </w:rPr>
        <w:t xml:space="preserve">This example </w:t>
      </w:r>
      <w:r w:rsidR="000C722C" w:rsidRPr="00D75295">
        <w:rPr>
          <w:sz w:val="20"/>
        </w:rPr>
        <w:t xml:space="preserve">skips the first </w:t>
      </w:r>
      <w:r w:rsidR="00F6393B">
        <w:rPr>
          <w:sz w:val="20"/>
        </w:rPr>
        <w:t>three</w:t>
      </w:r>
      <w:r w:rsidR="000C722C" w:rsidRPr="00D75295">
        <w:rPr>
          <w:sz w:val="20"/>
        </w:rPr>
        <w:t xml:space="preserve"> lines and </w:t>
      </w:r>
      <w:r w:rsidRPr="00D75295">
        <w:rPr>
          <w:sz w:val="20"/>
        </w:rPr>
        <w:t xml:space="preserve">is </w:t>
      </w:r>
      <w:r w:rsidR="000C722C" w:rsidRPr="00D75295">
        <w:rPr>
          <w:sz w:val="20"/>
        </w:rPr>
        <w:t xml:space="preserve">of a </w:t>
      </w:r>
      <w:r w:rsidRPr="00D75295">
        <w:rPr>
          <w:sz w:val="20"/>
        </w:rPr>
        <w:t xml:space="preserve">similar </w:t>
      </w:r>
      <w:r w:rsidR="000C722C" w:rsidRPr="00D75295">
        <w:rPr>
          <w:sz w:val="20"/>
        </w:rPr>
        <w:t xml:space="preserve">format </w:t>
      </w:r>
      <w:r w:rsidRPr="00D75295">
        <w:rPr>
          <w:sz w:val="20"/>
        </w:rPr>
        <w:t>to all other CE-QUAL-W2 time-varying inputs</w:t>
      </w:r>
      <w:r w:rsidR="005C25CE">
        <w:rPr>
          <w:sz w:val="20"/>
        </w:rPr>
        <w:t>,</w:t>
      </w:r>
      <w:r w:rsidRPr="00D75295">
        <w:rPr>
          <w:sz w:val="20"/>
        </w:rPr>
        <w:t xml:space="preserve"> with a fixed format </w:t>
      </w:r>
      <w:r w:rsidR="00DB69DD">
        <w:rPr>
          <w:sz w:val="20"/>
        </w:rPr>
        <w:t>of</w:t>
      </w:r>
      <w:r w:rsidR="00DB69DD" w:rsidRPr="00D75295">
        <w:rPr>
          <w:sz w:val="20"/>
        </w:rPr>
        <w:t xml:space="preserve"> </w:t>
      </w:r>
      <w:r w:rsidRPr="00D75295">
        <w:rPr>
          <w:sz w:val="20"/>
        </w:rPr>
        <w:t xml:space="preserve">eight columns each for the JDAY and ELO values.  However, the utility will read in values using variable field lengths so long as the JDAY and ELO values are separated by a space.  Data need not be at regular intervals that might cause a repeat of the same values. </w:t>
      </w:r>
      <w:r w:rsidR="000C722C" w:rsidRPr="00D75295">
        <w:rPr>
          <w:sz w:val="20"/>
        </w:rPr>
        <w:t>Sometimes b</w:t>
      </w:r>
      <w:r w:rsidRPr="00D75295">
        <w:rPr>
          <w:sz w:val="20"/>
        </w:rPr>
        <w:t xml:space="preserve">etter results </w:t>
      </w:r>
      <w:r w:rsidR="008A290E">
        <w:rPr>
          <w:sz w:val="20"/>
        </w:rPr>
        <w:t xml:space="preserve">are </w:t>
      </w:r>
      <w:r w:rsidRPr="00D75295">
        <w:rPr>
          <w:sz w:val="20"/>
        </w:rPr>
        <w:t xml:space="preserve">obtained </w:t>
      </w:r>
      <w:r w:rsidR="008A290E">
        <w:rPr>
          <w:sz w:val="20"/>
        </w:rPr>
        <w:t>when</w:t>
      </w:r>
      <w:r w:rsidRPr="00D75295">
        <w:rPr>
          <w:sz w:val="20"/>
        </w:rPr>
        <w:t xml:space="preserve"> values that repeat over a time interval are not included</w:t>
      </w:r>
      <w:r w:rsidR="000C722C" w:rsidRPr="00D75295">
        <w:rPr>
          <w:sz w:val="20"/>
        </w:rPr>
        <w:t xml:space="preserve"> (such as the water surface elevation at day 91.083 </w:t>
      </w:r>
      <w:r w:rsidR="00EF7F7F">
        <w:rPr>
          <w:sz w:val="20"/>
        </w:rPr>
        <w:t xml:space="preserve">listed </w:t>
      </w:r>
      <w:r w:rsidR="000C722C" w:rsidRPr="00D75295">
        <w:rPr>
          <w:sz w:val="20"/>
        </w:rPr>
        <w:t>above)</w:t>
      </w:r>
      <w:r w:rsidRPr="00D75295">
        <w:rPr>
          <w:sz w:val="20"/>
        </w:rPr>
        <w:t xml:space="preserve">.  </w:t>
      </w:r>
    </w:p>
    <w:p w14:paraId="12FD1633" w14:textId="77777777" w:rsidR="000C722C" w:rsidRPr="00D75295" w:rsidRDefault="000C722C" w:rsidP="006D33A0">
      <w:pPr>
        <w:rPr>
          <w:sz w:val="20"/>
        </w:rPr>
      </w:pPr>
    </w:p>
    <w:p w14:paraId="124966DD" w14:textId="37140570" w:rsidR="006D33A0" w:rsidRPr="00D75295" w:rsidRDefault="006D33A0" w:rsidP="006D33A0">
      <w:pPr>
        <w:rPr>
          <w:sz w:val="20"/>
        </w:rPr>
      </w:pPr>
      <w:r w:rsidRPr="00D75295">
        <w:rPr>
          <w:sz w:val="20"/>
        </w:rPr>
        <w:t xml:space="preserve">Also note that the degree of accuracy in the observed elevations can have an impact on the computed flows.  It is up to the user to decide the precision </w:t>
      </w:r>
      <w:r w:rsidR="009679B3" w:rsidRPr="00D75295">
        <w:rPr>
          <w:sz w:val="20"/>
        </w:rPr>
        <w:t>necessary</w:t>
      </w:r>
      <w:r w:rsidR="009679B3" w:rsidRPr="00D75295" w:rsidDel="00214E17">
        <w:rPr>
          <w:sz w:val="20"/>
        </w:rPr>
        <w:t xml:space="preserve"> </w:t>
      </w:r>
      <w:r w:rsidR="009679B3">
        <w:rPr>
          <w:sz w:val="20"/>
        </w:rPr>
        <w:t>for</w:t>
      </w:r>
      <w:r w:rsidRPr="00D75295">
        <w:rPr>
          <w:sz w:val="20"/>
        </w:rPr>
        <w:t xml:space="preserve"> the observed water surface elevations.</w:t>
      </w:r>
    </w:p>
    <w:p w14:paraId="24FBF8F0" w14:textId="77777777" w:rsidR="006D33A0" w:rsidRDefault="006D33A0" w:rsidP="006D33A0">
      <w:pPr>
        <w:rPr>
          <w:szCs w:val="22"/>
        </w:rPr>
      </w:pPr>
    </w:p>
    <w:p w14:paraId="7189E20E" w14:textId="6E082DE1" w:rsidR="006D33A0" w:rsidRDefault="006D33A0" w:rsidP="006D33A0">
      <w:pPr>
        <w:rPr>
          <w:szCs w:val="22"/>
        </w:rPr>
      </w:pPr>
      <w:r>
        <w:rPr>
          <w:rFonts w:ascii="Arial" w:hAnsi="Arial" w:cs="Arial"/>
          <w:b/>
          <w:szCs w:val="22"/>
        </w:rPr>
        <w:t>Computed elevations filename</w:t>
      </w:r>
      <w:r>
        <w:rPr>
          <w:szCs w:val="22"/>
        </w:rPr>
        <w:t xml:space="preserve">.  </w:t>
      </w:r>
      <w:r w:rsidRPr="00D75295">
        <w:rPr>
          <w:sz w:val="20"/>
        </w:rPr>
        <w:t xml:space="preserve">The following shows an example output file from a time series file (columns to the right </w:t>
      </w:r>
      <w:r w:rsidR="00BD1BB3">
        <w:rPr>
          <w:sz w:val="20"/>
        </w:rPr>
        <w:t>are not</w:t>
      </w:r>
      <w:r w:rsidRPr="00D75295">
        <w:rPr>
          <w:sz w:val="20"/>
        </w:rPr>
        <w:t xml:space="preserve"> </w:t>
      </w:r>
      <w:r w:rsidR="003C7EC5">
        <w:rPr>
          <w:sz w:val="20"/>
        </w:rPr>
        <w:t>displayed</w:t>
      </w:r>
      <w:r w:rsidRPr="00D75295">
        <w:rPr>
          <w:sz w:val="20"/>
        </w:rPr>
        <w:t>):</w:t>
      </w:r>
    </w:p>
    <w:p w14:paraId="51B22F3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w:t>
      </w:r>
    </w:p>
    <w:p w14:paraId="3BCB369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JDAY,       DLT,      ELWS, ..............................</w:t>
      </w:r>
    </w:p>
    <w:p w14:paraId="7DFAFDBF"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92.000,    456.39,    195.37, ..............................</w:t>
      </w:r>
    </w:p>
    <w:p w14:paraId="20E58AF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93.000,    952.28,    195.28, ..............................</w:t>
      </w:r>
    </w:p>
    <w:p w14:paraId="2111D67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94.000,    494.28,    195.27, ..............................</w:t>
      </w:r>
    </w:p>
    <w:p w14:paraId="445D62C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95.000,     34.43,    195.17, ..............................</w:t>
      </w:r>
    </w:p>
    <w:p w14:paraId="4DA44EE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96.000,    170.88,   195.08, .............................</w:t>
      </w:r>
    </w:p>
    <w:p w14:paraId="3374CEF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97.000,    211.93,    194.99, ..............................</w:t>
      </w:r>
    </w:p>
    <w:p w14:paraId="2335812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98.000,    255.11,    194.92, ..............................</w:t>
      </w:r>
    </w:p>
    <w:p w14:paraId="56A956D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99.000,   1459.08,    194.78, ..............................</w:t>
      </w:r>
    </w:p>
    <w:p w14:paraId="3975587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w:t>
      </w:r>
    </w:p>
    <w:p w14:paraId="65D079D7" w14:textId="36BB171A" w:rsidR="006D33A0" w:rsidRPr="00D75295" w:rsidRDefault="006D33A0" w:rsidP="006D33A0">
      <w:pPr>
        <w:rPr>
          <w:sz w:val="20"/>
        </w:rPr>
      </w:pPr>
      <w:r w:rsidRPr="00D75295">
        <w:rPr>
          <w:sz w:val="20"/>
        </w:rPr>
        <w:t>The water balance utility reads in the [JDAY] and [ELWS] values and uses these in the water balance computations.  The user must turn on time series output in the model control file and specify the segment at which the water surface elevation values are output (typically the segment next to the dam for reservoirs).  Information on accomplish</w:t>
      </w:r>
      <w:r w:rsidR="00C15274">
        <w:rPr>
          <w:sz w:val="20"/>
        </w:rPr>
        <w:t>ing</w:t>
      </w:r>
      <w:r w:rsidRPr="00D75295">
        <w:rPr>
          <w:sz w:val="20"/>
        </w:rPr>
        <w:t xml:space="preserve"> this is </w:t>
      </w:r>
      <w:r w:rsidR="00C15274">
        <w:rPr>
          <w:sz w:val="20"/>
        </w:rPr>
        <w:t>offered</w:t>
      </w:r>
      <w:r w:rsidR="00C15274" w:rsidRPr="00D75295">
        <w:rPr>
          <w:sz w:val="20"/>
        </w:rPr>
        <w:t xml:space="preserve"> </w:t>
      </w:r>
      <w:r w:rsidRPr="00D75295">
        <w:rPr>
          <w:sz w:val="20"/>
        </w:rPr>
        <w:t>in the User Manual under the Time Series output file discussion.</w:t>
      </w:r>
    </w:p>
    <w:p w14:paraId="09DF236C" w14:textId="77777777" w:rsidR="008C4834" w:rsidRPr="00DD3AA4" w:rsidRDefault="008C4834" w:rsidP="006D33A0">
      <w:pPr>
        <w:rPr>
          <w:szCs w:val="22"/>
        </w:rPr>
      </w:pPr>
    </w:p>
    <w:p w14:paraId="505E9271" w14:textId="346B0C00" w:rsidR="006D33A0" w:rsidRPr="00D75295" w:rsidRDefault="006D33A0" w:rsidP="006D33A0">
      <w:pPr>
        <w:rPr>
          <w:sz w:val="20"/>
        </w:rPr>
      </w:pPr>
      <w:r>
        <w:rPr>
          <w:rFonts w:ascii="Arial" w:hAnsi="Arial" w:cs="Arial"/>
          <w:b/>
          <w:szCs w:val="22"/>
        </w:rPr>
        <w:t>Add to previous water balance</w:t>
      </w:r>
      <w:r>
        <w:rPr>
          <w:rFonts w:ascii="Courier New" w:hAnsi="Courier New" w:cs="Courier New"/>
          <w:b/>
          <w:szCs w:val="22"/>
        </w:rPr>
        <w:t>.</w:t>
      </w:r>
      <w:r>
        <w:rPr>
          <w:szCs w:val="22"/>
        </w:rPr>
        <w:t xml:space="preserve"> </w:t>
      </w:r>
      <w:r w:rsidRPr="00D75295">
        <w:rPr>
          <w:sz w:val="20"/>
        </w:rPr>
        <w:t xml:space="preserve"> For various reasons, the water balance utility may not perfectly close the water balance the first time through the computations.  Depending on the discrepancies between computed and observed elevations, the utility may need to be used iteratively by rerunning the model using output from the first run of the water balance utility and then rerunning the water balance utility on the water surface elevations output in the new time series file.  For a system with multiple branches, each iteration of the utility and the resulting output file can be saved as a separate file that is then incorporated as a distributed tributary for branch 2, then branch 3, etc.  In the case of a system with only one branch, this approach cannot be used.  Rather, the new flows generated at the second iteration need to be added to the previously computed flows and incorporated as an “improved” distributed tributary inflow file.  This option allows the user to continue adding flows to the same inflow file.</w:t>
      </w:r>
    </w:p>
    <w:p w14:paraId="5724D955" w14:textId="77777777" w:rsidR="008C4834" w:rsidRPr="00D75295" w:rsidRDefault="008C4834" w:rsidP="006D33A0">
      <w:pPr>
        <w:rPr>
          <w:sz w:val="20"/>
        </w:rPr>
      </w:pPr>
    </w:p>
    <w:p w14:paraId="3BB27B61" w14:textId="2AED41DD" w:rsidR="006D33A0" w:rsidRDefault="006D33A0" w:rsidP="006D33A0">
      <w:pPr>
        <w:rPr>
          <w:sz w:val="20"/>
        </w:rPr>
      </w:pPr>
      <w:r w:rsidRPr="00D75295">
        <w:rPr>
          <w:sz w:val="20"/>
        </w:rPr>
        <w:t xml:space="preserve">The computed flows are contained in the </w:t>
      </w:r>
      <w:proofErr w:type="spellStart"/>
      <w:r w:rsidRPr="00D75295">
        <w:rPr>
          <w:b/>
          <w:bCs/>
          <w:sz w:val="20"/>
        </w:rPr>
        <w:t>qwb.opt</w:t>
      </w:r>
      <w:proofErr w:type="spellEnd"/>
      <w:r w:rsidRPr="00D75295">
        <w:rPr>
          <w:sz w:val="20"/>
        </w:rPr>
        <w:t xml:space="preserve"> file.  For most simulations, these flows will generate water surface elevations sufficiently close to the observed elevations that further refinement is unnecessary.  However, as mentioned above, the solution may need to be iterated.  Rarely, manual adjustment of the generated flows may be required.  This is usually only needed when observed water surface elevations change significantly over a short time period.</w:t>
      </w:r>
    </w:p>
    <w:p w14:paraId="4934087C" w14:textId="77777777" w:rsidR="00D75295" w:rsidRPr="00D75295" w:rsidRDefault="00D75295" w:rsidP="006D33A0">
      <w:pPr>
        <w:rPr>
          <w:sz w:val="20"/>
        </w:rPr>
      </w:pPr>
    </w:p>
    <w:p w14:paraId="6C366B7D" w14:textId="230CEE11" w:rsidR="006D33A0" w:rsidRDefault="006D33A0" w:rsidP="006D33A0">
      <w:pPr>
        <w:rPr>
          <w:szCs w:val="22"/>
        </w:rPr>
      </w:pPr>
      <w:r>
        <w:rPr>
          <w:rFonts w:ascii="Arial" w:hAnsi="Arial" w:cs="Arial"/>
          <w:b/>
          <w:szCs w:val="22"/>
        </w:rPr>
        <w:t>Previous water balance filename</w:t>
      </w:r>
      <w:r>
        <w:rPr>
          <w:szCs w:val="22"/>
        </w:rPr>
        <w:t xml:space="preserve">. </w:t>
      </w:r>
      <w:r w:rsidRPr="00D75295">
        <w:rPr>
          <w:sz w:val="20"/>
        </w:rPr>
        <w:t xml:space="preserve"> If the “Add to previous water balance” option is used, you must specify the existing water balance output file</w:t>
      </w:r>
      <w:r w:rsidR="003D1192">
        <w:rPr>
          <w:sz w:val="20"/>
        </w:rPr>
        <w:t xml:space="preserve"> to which </w:t>
      </w:r>
      <w:r w:rsidRPr="00D75295">
        <w:rPr>
          <w:sz w:val="20"/>
        </w:rPr>
        <w:t>the computed flows</w:t>
      </w:r>
      <w:r w:rsidR="003D1192" w:rsidRPr="003D1192">
        <w:rPr>
          <w:sz w:val="20"/>
        </w:rPr>
        <w:t xml:space="preserve"> </w:t>
      </w:r>
      <w:r w:rsidR="003D1192">
        <w:rPr>
          <w:sz w:val="20"/>
        </w:rPr>
        <w:t>should be added.</w:t>
      </w:r>
    </w:p>
    <w:p w14:paraId="7EC69092" w14:textId="77777777" w:rsidR="008C4834" w:rsidRDefault="008C4834" w:rsidP="006D33A0">
      <w:pPr>
        <w:rPr>
          <w:szCs w:val="22"/>
        </w:rPr>
      </w:pPr>
    </w:p>
    <w:p w14:paraId="22A51C1D" w14:textId="394FD68A" w:rsidR="006D33A0" w:rsidRDefault="006D33A0" w:rsidP="006D33A0">
      <w:pPr>
        <w:rPr>
          <w:szCs w:val="22"/>
        </w:rPr>
      </w:pPr>
      <w:r>
        <w:rPr>
          <w:rFonts w:ascii="Arial" w:hAnsi="Arial" w:cs="Arial"/>
          <w:b/>
          <w:szCs w:val="22"/>
        </w:rPr>
        <w:lastRenderedPageBreak/>
        <w:t>Skip interval</w:t>
      </w:r>
      <w:r>
        <w:t>.</w:t>
      </w:r>
      <w:r>
        <w:rPr>
          <w:szCs w:val="22"/>
        </w:rPr>
        <w:t xml:space="preserve">  </w:t>
      </w:r>
      <w:r w:rsidRPr="00D75295">
        <w:rPr>
          <w:sz w:val="20"/>
        </w:rPr>
        <w:t xml:space="preserve">Some reservoirs have a lot of noise in the observed water surface elevation data, such as in peaking hydropower operations, and this option allows the user to specify how many observed elevations are ignored when computing the flows between observed elevations.  For example, if water surface elevations are available on an hourly interval, the resulting flows generated by the water balance utility can have large </w:t>
      </w:r>
      <w:r w:rsidRPr="0012051C">
        <w:rPr>
          <w:i/>
          <w:iCs/>
          <w:sz w:val="20"/>
        </w:rPr>
        <w:t>+</w:t>
      </w:r>
      <w:r w:rsidRPr="00D75295">
        <w:rPr>
          <w:sz w:val="20"/>
        </w:rPr>
        <w:t xml:space="preserve"> and </w:t>
      </w:r>
      <w:r w:rsidRPr="0012051C">
        <w:rPr>
          <w:i/>
          <w:iCs/>
          <w:sz w:val="20"/>
        </w:rPr>
        <w:t>–</w:t>
      </w:r>
      <w:r w:rsidRPr="00D75295">
        <w:rPr>
          <w:sz w:val="20"/>
        </w:rPr>
        <w:t xml:space="preserve"> flows that are unrealistic</w:t>
      </w:r>
      <w:r w:rsidR="00901D18">
        <w:rPr>
          <w:sz w:val="20"/>
        </w:rPr>
        <w:t>,</w:t>
      </w:r>
      <w:r w:rsidRPr="00D75295">
        <w:rPr>
          <w:sz w:val="20"/>
        </w:rPr>
        <w:t xml:space="preserve"> as opposed to using observed elevations on a daily basis taken during periods of no hydropower generation.  In order to smooth out the computed flows, a skip factor of 24 would result in computed flows being output on a daily basis</w:t>
      </w:r>
      <w:r w:rsidR="00901D18">
        <w:rPr>
          <w:sz w:val="20"/>
        </w:rPr>
        <w:t>,</w:t>
      </w:r>
      <w:r w:rsidRPr="00D75295">
        <w:rPr>
          <w:sz w:val="20"/>
        </w:rPr>
        <w:t xml:space="preserve"> with all of the “noise” generated by hydropower operations ignored over the 24</w:t>
      </w:r>
      <w:r w:rsidR="008C4834" w:rsidRPr="00D75295">
        <w:rPr>
          <w:sz w:val="20"/>
        </w:rPr>
        <w:t>-</w:t>
      </w:r>
      <w:r w:rsidRPr="00D75295">
        <w:rPr>
          <w:sz w:val="20"/>
        </w:rPr>
        <w:t>hour period.</w:t>
      </w:r>
    </w:p>
    <w:p w14:paraId="33344DBE" w14:textId="77777777" w:rsidR="008C4834" w:rsidRDefault="008C4834" w:rsidP="006D33A0">
      <w:pPr>
        <w:rPr>
          <w:szCs w:val="22"/>
        </w:rPr>
      </w:pPr>
    </w:p>
    <w:p w14:paraId="78973741" w14:textId="59C0AB4E" w:rsidR="006D33A0" w:rsidRDefault="006D33A0" w:rsidP="006D33A0">
      <w:pPr>
        <w:rPr>
          <w:szCs w:val="22"/>
        </w:rPr>
      </w:pPr>
      <w:r>
        <w:rPr>
          <w:rFonts w:ascii="Arial" w:hAnsi="Arial" w:cs="Arial"/>
          <w:b/>
          <w:szCs w:val="22"/>
        </w:rPr>
        <w:t>Averaging interval</w:t>
      </w:r>
      <w:r>
        <w:rPr>
          <w:szCs w:val="22"/>
        </w:rPr>
        <w:t xml:space="preserve">.  </w:t>
      </w:r>
      <w:r w:rsidRPr="00D75295">
        <w:rPr>
          <w:sz w:val="20"/>
        </w:rPr>
        <w:t>This option computes a running average of the water surface elevation based on the input value.  This is an additional aid to smooth out water surface elevation “noise”.  For example, consider the case in which there is no inflow/outflow to the system, but there is considerable wind seiching.  The water balance utility would compute alternating inflows and outflows from the system that, depending on the amount of seiching, could be very large</w:t>
      </w:r>
      <w:r w:rsidR="0067656C">
        <w:rPr>
          <w:sz w:val="20"/>
        </w:rPr>
        <w:t>,</w:t>
      </w:r>
      <w:r w:rsidRPr="00D75295">
        <w:rPr>
          <w:sz w:val="20"/>
        </w:rPr>
        <w:t xml:space="preserve"> when in reality </w:t>
      </w:r>
      <w:r w:rsidR="0067656C">
        <w:rPr>
          <w:sz w:val="20"/>
        </w:rPr>
        <w:t>no</w:t>
      </w:r>
      <w:r w:rsidRPr="00D75295">
        <w:rPr>
          <w:sz w:val="20"/>
        </w:rPr>
        <w:t xml:space="preserve"> flows </w:t>
      </w:r>
      <w:r w:rsidR="0067656C">
        <w:rPr>
          <w:sz w:val="20"/>
        </w:rPr>
        <w:t xml:space="preserve">should be </w:t>
      </w:r>
      <w:r w:rsidRPr="00D75295">
        <w:rPr>
          <w:sz w:val="20"/>
        </w:rPr>
        <w:t>added to or subtracted from the system.  Using a running average alone or in combination with skipping over a number of observed elevations specified in (4) can help alleviate many of the problems caused by an automated water balance computation.</w:t>
      </w:r>
    </w:p>
    <w:p w14:paraId="5C2FB285" w14:textId="77777777" w:rsidR="008C4834" w:rsidRDefault="008C4834" w:rsidP="006D33A0">
      <w:pPr>
        <w:rPr>
          <w:szCs w:val="22"/>
        </w:rPr>
      </w:pPr>
    </w:p>
    <w:p w14:paraId="2CE0868A" w14:textId="2C1B1417" w:rsidR="006D33A0" w:rsidRDefault="006D33A0" w:rsidP="006D33A0">
      <w:pPr>
        <w:rPr>
          <w:szCs w:val="22"/>
        </w:rPr>
      </w:pPr>
      <w:r>
        <w:rPr>
          <w:rFonts w:ascii="Arial" w:hAnsi="Arial" w:cs="Arial"/>
          <w:b/>
          <w:szCs w:val="22"/>
        </w:rPr>
        <w:t>Waterbody number</w:t>
      </w:r>
      <w:r>
        <w:rPr>
          <w:szCs w:val="22"/>
        </w:rPr>
        <w:t xml:space="preserve">. </w:t>
      </w:r>
      <w:r w:rsidRPr="00D75295">
        <w:rPr>
          <w:sz w:val="20"/>
        </w:rPr>
        <w:t xml:space="preserve"> In the case of multiple waterbodies </w:t>
      </w:r>
      <w:r w:rsidR="00DB618C">
        <w:rPr>
          <w:sz w:val="20"/>
        </w:rPr>
        <w:t xml:space="preserve">in which </w:t>
      </w:r>
      <w:r w:rsidRPr="00D75295">
        <w:rPr>
          <w:sz w:val="20"/>
        </w:rPr>
        <w:t xml:space="preserve">each has a separate bathymetry input file, the user must specify </w:t>
      </w:r>
      <w:r w:rsidR="00DB618C">
        <w:rPr>
          <w:sz w:val="20"/>
        </w:rPr>
        <w:t xml:space="preserve">for </w:t>
      </w:r>
      <w:r w:rsidRPr="00D75295">
        <w:rPr>
          <w:sz w:val="20"/>
        </w:rPr>
        <w:t>which waterbody (and thus which bathymetry file) the water balance is being computed.  This capability is necessary for modeling systems with multiple reservoirs.</w:t>
      </w:r>
    </w:p>
    <w:p w14:paraId="3C961707" w14:textId="77777777" w:rsidR="006D33A0" w:rsidRDefault="006D33A0" w:rsidP="006D33A0">
      <w:pPr>
        <w:rPr>
          <w:szCs w:val="22"/>
        </w:rPr>
      </w:pPr>
    </w:p>
    <w:p w14:paraId="64FE388A" w14:textId="1696C482" w:rsidR="006D33A0" w:rsidRPr="00DD3AA4" w:rsidRDefault="006D33A0" w:rsidP="006D33A0">
      <w:pPr>
        <w:pStyle w:val="Heading4"/>
      </w:pPr>
      <w:bookmarkStart w:id="21" w:name="_Toc329613101"/>
      <w:bookmarkStart w:id="22" w:name="_Toc48576262"/>
      <w:r w:rsidRPr="00DD3AA4">
        <w:t>Incorporating the computed flows into the simulation</w:t>
      </w:r>
      <w:bookmarkEnd w:id="21"/>
      <w:bookmarkEnd w:id="22"/>
    </w:p>
    <w:p w14:paraId="07CBED8A" w14:textId="3561FFC1" w:rsidR="006D33A0" w:rsidRPr="00D75295" w:rsidRDefault="006D33A0" w:rsidP="006D33A0">
      <w:pPr>
        <w:rPr>
          <w:sz w:val="20"/>
        </w:rPr>
      </w:pPr>
      <w:r w:rsidRPr="00D75295">
        <w:rPr>
          <w:sz w:val="20"/>
        </w:rPr>
        <w:t>The water balance utility can be used for lakes and reservoirs in which water surface elevations are a function of inflows and controlled outflows from the system.  The utility computes the flows necessary to match observed water surface elevations (typically taken at the dam) and outputs them to the “</w:t>
      </w:r>
      <w:proofErr w:type="spellStart"/>
      <w:r w:rsidRPr="00D75295">
        <w:rPr>
          <w:b/>
          <w:bCs/>
          <w:sz w:val="20"/>
        </w:rPr>
        <w:t>qwb.opt</w:t>
      </w:r>
      <w:proofErr w:type="spellEnd"/>
      <w:r w:rsidRPr="00D75295">
        <w:rPr>
          <w:sz w:val="20"/>
        </w:rPr>
        <w:t>” file.  This file is composed of a Julian date and an inflow (m</w:t>
      </w:r>
      <w:r w:rsidRPr="00D75295">
        <w:rPr>
          <w:sz w:val="20"/>
          <w:vertAlign w:val="superscript"/>
        </w:rPr>
        <w:t>3</w:t>
      </w:r>
      <w:r w:rsidRPr="00D75295">
        <w:rPr>
          <w:sz w:val="20"/>
        </w:rPr>
        <w:t xml:space="preserve"> sec</w:t>
      </w:r>
      <w:r w:rsidRPr="00D75295">
        <w:rPr>
          <w:sz w:val="20"/>
          <w:vertAlign w:val="superscript"/>
        </w:rPr>
        <w:t>-1</w:t>
      </w:r>
      <w:r w:rsidRPr="00D75295">
        <w:rPr>
          <w:sz w:val="20"/>
        </w:rPr>
        <w:t xml:space="preserve">).  The flows can be either positive or negative.  Temperatures and/or constituent concentrations must also be provided in the corresponding temperature and constituent concentration input files if the computed flows are incorporated as inflows to the system.  </w:t>
      </w:r>
      <w:r w:rsidRPr="00D75295">
        <w:rPr>
          <w:b/>
          <w:i/>
          <w:sz w:val="20"/>
        </w:rPr>
        <w:t>The water balance utility does not provide this information</w:t>
      </w:r>
      <w:r w:rsidRPr="00D75295">
        <w:rPr>
          <w:sz w:val="20"/>
        </w:rPr>
        <w:t xml:space="preserve">, but this information </w:t>
      </w:r>
      <w:r w:rsidR="00157D54">
        <w:rPr>
          <w:sz w:val="20"/>
        </w:rPr>
        <w:t>must</w:t>
      </w:r>
      <w:r w:rsidRPr="00D75295">
        <w:rPr>
          <w:sz w:val="20"/>
        </w:rPr>
        <w:t xml:space="preserve"> be provided by the user depending on how the computed flows are incorporated into the simulation.  Considerable thought should go into how to </w:t>
      </w:r>
      <w:r w:rsidR="0014042C" w:rsidRPr="00D75295">
        <w:rPr>
          <w:sz w:val="20"/>
        </w:rPr>
        <w:t xml:space="preserve">best </w:t>
      </w:r>
      <w:r w:rsidRPr="00D75295">
        <w:rPr>
          <w:sz w:val="20"/>
        </w:rPr>
        <w:t>incorporate temperature and constituent concentrations</w:t>
      </w:r>
      <w:r w:rsidR="0014042C">
        <w:rPr>
          <w:sz w:val="20"/>
        </w:rPr>
        <w:t>,</w:t>
      </w:r>
      <w:r w:rsidRPr="00D75295">
        <w:rPr>
          <w:sz w:val="20"/>
        </w:rPr>
        <w:t xml:space="preserve"> </w:t>
      </w:r>
      <w:r w:rsidR="0014042C">
        <w:rPr>
          <w:sz w:val="20"/>
        </w:rPr>
        <w:t xml:space="preserve">which </w:t>
      </w:r>
      <w:r w:rsidRPr="00D75295">
        <w:rPr>
          <w:sz w:val="20"/>
        </w:rPr>
        <w:t>is discussed in more detail below.</w:t>
      </w:r>
    </w:p>
    <w:p w14:paraId="35646DB9" w14:textId="77777777" w:rsidR="008C4834" w:rsidRPr="00D75295" w:rsidRDefault="008C4834" w:rsidP="006D33A0">
      <w:pPr>
        <w:rPr>
          <w:sz w:val="20"/>
        </w:rPr>
      </w:pPr>
    </w:p>
    <w:p w14:paraId="68D21A96" w14:textId="5B9D7E3C" w:rsidR="006D33A0" w:rsidRPr="00D75295" w:rsidRDefault="006D33A0" w:rsidP="006D33A0">
      <w:pPr>
        <w:rPr>
          <w:sz w:val="20"/>
        </w:rPr>
      </w:pPr>
      <w:r w:rsidRPr="00D75295">
        <w:rPr>
          <w:sz w:val="20"/>
        </w:rPr>
        <w:t>Note that negative flows use temperatures/concentrations in the waterbody when calculating the impact on the system of these flows rather than the temperatures/concentrations in the corresponding inflow temperature and constituent concentration files.  This ensures that negative flows generate no change in temperature or constituent concentrations.  However, positive flows can impact simulation results</w:t>
      </w:r>
      <w:r w:rsidR="0014042C">
        <w:rPr>
          <w:sz w:val="20"/>
        </w:rPr>
        <w:t>,</w:t>
      </w:r>
      <w:r w:rsidRPr="00D75295">
        <w:rPr>
          <w:sz w:val="20"/>
        </w:rPr>
        <w:t xml:space="preserve"> and care must be taken </w:t>
      </w:r>
      <w:r w:rsidR="0014042C">
        <w:rPr>
          <w:sz w:val="20"/>
        </w:rPr>
        <w:t>when deciding</w:t>
      </w:r>
      <w:r w:rsidRPr="00D75295">
        <w:rPr>
          <w:sz w:val="20"/>
        </w:rPr>
        <w:t xml:space="preserve"> how the</w:t>
      </w:r>
      <w:r w:rsidR="0014042C">
        <w:rPr>
          <w:sz w:val="20"/>
        </w:rPr>
        <w:t>se</w:t>
      </w:r>
      <w:r w:rsidRPr="00D75295">
        <w:rPr>
          <w:sz w:val="20"/>
        </w:rPr>
        <w:t xml:space="preserve"> flows are incorporated into the simulation.</w:t>
      </w:r>
    </w:p>
    <w:p w14:paraId="5F52D82A" w14:textId="77777777" w:rsidR="008C4834" w:rsidRPr="00D75295" w:rsidRDefault="008C4834" w:rsidP="006D33A0">
      <w:pPr>
        <w:rPr>
          <w:sz w:val="20"/>
        </w:rPr>
      </w:pPr>
    </w:p>
    <w:p w14:paraId="083B9DC6" w14:textId="2695F9DB" w:rsidR="006D33A0" w:rsidRPr="00D75295" w:rsidRDefault="006D33A0" w:rsidP="006D33A0">
      <w:pPr>
        <w:rPr>
          <w:sz w:val="20"/>
        </w:rPr>
      </w:pPr>
      <w:r w:rsidRPr="00D75295">
        <w:rPr>
          <w:sz w:val="20"/>
        </w:rPr>
        <w:t xml:space="preserve">The flows required to complete the water balance are computed as a step function.  If they are incorporated into the model as an additional inflow or outflow whose current values are being linearly interpolated, such as a branch inflow, then the resulting water balance will not be correct.  Typically, the flows in the </w:t>
      </w:r>
      <w:r w:rsidR="00591D6A">
        <w:rPr>
          <w:sz w:val="20"/>
        </w:rPr>
        <w:t>“</w:t>
      </w:r>
      <w:proofErr w:type="spellStart"/>
      <w:r w:rsidRPr="00157D54">
        <w:rPr>
          <w:b/>
          <w:bCs/>
          <w:sz w:val="20"/>
        </w:rPr>
        <w:t>qwb</w:t>
      </w:r>
      <w:r w:rsidRPr="00D75295">
        <w:rPr>
          <w:sz w:val="20"/>
        </w:rPr>
        <w:t>.</w:t>
      </w:r>
      <w:r w:rsidRPr="00157D54">
        <w:rPr>
          <w:b/>
          <w:bCs/>
          <w:sz w:val="20"/>
        </w:rPr>
        <w:t>opt</w:t>
      </w:r>
      <w:proofErr w:type="spellEnd"/>
      <w:r w:rsidR="00591D6A">
        <w:rPr>
          <w:b/>
          <w:bCs/>
          <w:sz w:val="20"/>
        </w:rPr>
        <w:t>”</w:t>
      </w:r>
      <w:r w:rsidRPr="00D75295">
        <w:rPr>
          <w:sz w:val="20"/>
        </w:rPr>
        <w:t xml:space="preserve"> file are first included as a distributed tributary inflow assigned to the mainstem branch</w:t>
      </w:r>
      <w:r w:rsidR="001B64D8">
        <w:rPr>
          <w:sz w:val="20"/>
        </w:rPr>
        <w:t>,</w:t>
      </w:r>
      <w:r w:rsidRPr="00D75295">
        <w:rPr>
          <w:sz w:val="20"/>
        </w:rPr>
        <w:t xml:space="preserve"> and interpolation [DTRIC] is turned “OFF”.  The corresponding distributed tributary inflow temperatures are usually set to air temperatures in the qdt_br1.npt file.  When running water quality, care must be taken </w:t>
      </w:r>
      <w:r w:rsidR="001B64D8">
        <w:rPr>
          <w:sz w:val="20"/>
        </w:rPr>
        <w:t>regarding</w:t>
      </w:r>
      <w:r w:rsidRPr="00D75295">
        <w:rPr>
          <w:sz w:val="20"/>
        </w:rPr>
        <w:t xml:space="preserve"> what constituents </w:t>
      </w:r>
      <w:r w:rsidR="00157D54">
        <w:rPr>
          <w:sz w:val="20"/>
        </w:rPr>
        <w:t>to include</w:t>
      </w:r>
      <w:r w:rsidRPr="00D75295">
        <w:rPr>
          <w:sz w:val="20"/>
        </w:rPr>
        <w:t xml:space="preserve"> in the corresponding inflow constituent concentration file.  Typically, only DO values are included if the distributed tributary option of incorporation is used, and </w:t>
      </w:r>
      <w:r w:rsidRPr="00D75295">
        <w:rPr>
          <w:sz w:val="20"/>
        </w:rPr>
        <w:lastRenderedPageBreak/>
        <w:t>the</w:t>
      </w:r>
      <w:r w:rsidR="001B64D8">
        <w:rPr>
          <w:sz w:val="20"/>
        </w:rPr>
        <w:t>se</w:t>
      </w:r>
      <w:r w:rsidRPr="00D75295">
        <w:rPr>
          <w:sz w:val="20"/>
        </w:rPr>
        <w:t xml:space="preserve"> are set to saturated values corresponding to the observed air temperatures.  Keep in mind that if the water balance flows are incorporated as branch inflows, then the mass loading of organic matter and nutrients will be increased as well.</w:t>
      </w:r>
    </w:p>
    <w:p w14:paraId="72207896" w14:textId="77777777" w:rsidR="008C4834" w:rsidRPr="00D75295" w:rsidRDefault="008C4834" w:rsidP="006D33A0">
      <w:pPr>
        <w:rPr>
          <w:sz w:val="20"/>
        </w:rPr>
      </w:pPr>
    </w:p>
    <w:p w14:paraId="62BF1384" w14:textId="77777777" w:rsidR="006D33A0" w:rsidRPr="00D75295" w:rsidRDefault="006D33A0" w:rsidP="006D33A0">
      <w:pPr>
        <w:rPr>
          <w:sz w:val="20"/>
        </w:rPr>
      </w:pPr>
      <w:r w:rsidRPr="00D75295">
        <w:rPr>
          <w:sz w:val="20"/>
        </w:rPr>
        <w:t xml:space="preserve">The </w:t>
      </w:r>
      <w:r w:rsidRPr="00983A83">
        <w:rPr>
          <w:sz w:val="20"/>
        </w:rPr>
        <w:t>branch corresponding</w:t>
      </w:r>
      <w:r w:rsidRPr="00D75295">
        <w:rPr>
          <w:sz w:val="20"/>
        </w:rPr>
        <w:t xml:space="preserve"> to the distributed tributary inflow is usually assigned to the mainstem branch of a reservoir.  Using a distributed tributary minimizes the impact of the flow, temperature, and/or water quality associated with the distributed tributary by distributing the flow throughout all segments in a branch weighted by surface area.  Be aware that large flows as a result of large errors in inflow/outflow measurements can and have had a significant impact on temperature and water quality calibration in the surface layers.  Usually, this is not a problem, but sensitivity analyses should be conducted to see if the flow and associated temperature/constituent concentrations have an impact on the simulation results.  If so, then the following discussion is of particular relevance.</w:t>
      </w:r>
    </w:p>
    <w:p w14:paraId="575CA710" w14:textId="77777777" w:rsidR="008C4834" w:rsidRPr="00D75295" w:rsidRDefault="008C4834" w:rsidP="006D33A0">
      <w:pPr>
        <w:rPr>
          <w:sz w:val="20"/>
        </w:rPr>
      </w:pPr>
    </w:p>
    <w:p w14:paraId="1881F12C" w14:textId="27CE4E54" w:rsidR="006D33A0" w:rsidRPr="00D75295" w:rsidRDefault="006D33A0" w:rsidP="006D33A0">
      <w:pPr>
        <w:rPr>
          <w:sz w:val="20"/>
        </w:rPr>
      </w:pPr>
      <w:r w:rsidRPr="00D75295">
        <w:rPr>
          <w:sz w:val="20"/>
        </w:rPr>
        <w:t xml:space="preserve">As emphasized previously, a great deal of thought should go into how the flows generated from the water balance utility are incorporated into the simulation.  As discussed previously, these are typically incorporated as distributed tributary inflows so as to minimize the impact of the flows on the simulation.  However, this may not always be the best, most accurate, or most realistic method.  For example, suppose that the water balance flows are consistently negative.  This would indicate that either inflows are consistently </w:t>
      </w:r>
      <w:proofErr w:type="gramStart"/>
      <w:r w:rsidRPr="00D75295">
        <w:rPr>
          <w:sz w:val="20"/>
        </w:rPr>
        <w:t>overestimated</w:t>
      </w:r>
      <w:proofErr w:type="gramEnd"/>
      <w:r w:rsidRPr="00D75295">
        <w:rPr>
          <w:sz w:val="20"/>
        </w:rPr>
        <w:t xml:space="preserve"> or outflows consistently underestimated.  Obviously, incorporating the flows as a positive increase in the outflows as opposed to subtracting them from the inflows can </w:t>
      </w:r>
      <w:r w:rsidR="00157D54" w:rsidRPr="00D75295">
        <w:rPr>
          <w:sz w:val="20"/>
        </w:rPr>
        <w:t xml:space="preserve">potentially </w:t>
      </w:r>
      <w:r w:rsidRPr="00D75295">
        <w:rPr>
          <w:sz w:val="20"/>
        </w:rPr>
        <w:t>have a very significant impact on simulation results.  In this case, sensitivity analyses should be conducted to determine which method improves the simulation results.  If, say, hypolimnetic temperatures are consistently being underestimated, then incorporating the flows into a hypolimnetic outflow could improve the simulation results.  Conversely, if hypolimnetic temperatures were being overpredicted, then the inflows should probably be reduced.  The key point to keep in mind is that there are a number of different ways to incorporate computed flows, and generally</w:t>
      </w:r>
      <w:r w:rsidR="00983A83">
        <w:rPr>
          <w:sz w:val="20"/>
        </w:rPr>
        <w:t>,</w:t>
      </w:r>
      <w:r w:rsidRPr="00D75295">
        <w:rPr>
          <w:sz w:val="20"/>
        </w:rPr>
        <w:t xml:space="preserve"> </w:t>
      </w:r>
      <w:r w:rsidR="00983A83" w:rsidRPr="00D75295">
        <w:rPr>
          <w:sz w:val="20"/>
        </w:rPr>
        <w:t xml:space="preserve">they </w:t>
      </w:r>
      <w:r w:rsidRPr="00D75295">
        <w:rPr>
          <w:sz w:val="20"/>
        </w:rPr>
        <w:t>should all be tested to determine the best way to incorporate the computed flows into the simulation.</w:t>
      </w:r>
    </w:p>
    <w:p w14:paraId="4C0DEF17" w14:textId="77777777" w:rsidR="008C4834" w:rsidRPr="00D75295" w:rsidRDefault="008C4834" w:rsidP="006D33A0">
      <w:pPr>
        <w:rPr>
          <w:sz w:val="20"/>
        </w:rPr>
      </w:pPr>
    </w:p>
    <w:p w14:paraId="4D9A117B" w14:textId="6EBDE843" w:rsidR="006D33A0" w:rsidRPr="00D75295" w:rsidRDefault="006D33A0" w:rsidP="006D33A0">
      <w:pPr>
        <w:rPr>
          <w:sz w:val="20"/>
        </w:rPr>
      </w:pPr>
      <w:r w:rsidRPr="00D75295">
        <w:rPr>
          <w:sz w:val="20"/>
        </w:rPr>
        <w:t xml:space="preserve">As another example, consider the case in which the generated flows are consistently positive and a branch in which sometimes significant inflows are ungauged.  In this case, a sensitivity analyses should be performed to determine if incorporating the flows or a portion of the flows into the ungauged branch inflow improves model results.  Often, the model can </w:t>
      </w:r>
      <w:r w:rsidR="00983A83">
        <w:rPr>
          <w:sz w:val="20"/>
        </w:rPr>
        <w:t xml:space="preserve">serve </w:t>
      </w:r>
      <w:r w:rsidRPr="00D75295">
        <w:rPr>
          <w:sz w:val="20"/>
        </w:rPr>
        <w:t xml:space="preserve">as a guide as to how to </w:t>
      </w:r>
      <w:r w:rsidR="00983A83" w:rsidRPr="00D75295">
        <w:rPr>
          <w:sz w:val="20"/>
        </w:rPr>
        <w:t xml:space="preserve">best </w:t>
      </w:r>
      <w:r w:rsidRPr="00D75295">
        <w:rPr>
          <w:sz w:val="20"/>
        </w:rPr>
        <w:t>incorporate the computed flows into the simulation.</w:t>
      </w:r>
    </w:p>
    <w:p w14:paraId="2A9D8A81" w14:textId="77777777" w:rsidR="006D33A0" w:rsidRPr="00DD3AA4" w:rsidRDefault="006D33A0" w:rsidP="006D33A0">
      <w:pPr>
        <w:rPr>
          <w:szCs w:val="22"/>
        </w:rPr>
      </w:pPr>
    </w:p>
    <w:p w14:paraId="78D74323" w14:textId="5EBB3CBE" w:rsidR="006D33A0" w:rsidRPr="00DD3AA4" w:rsidRDefault="006D33A0" w:rsidP="006D33A0">
      <w:pPr>
        <w:pStyle w:val="Heading4"/>
      </w:pPr>
      <w:bookmarkStart w:id="23" w:name="_Toc329613102"/>
      <w:bookmarkStart w:id="24" w:name="_Toc48576263"/>
      <w:r>
        <w:t>E</w:t>
      </w:r>
      <w:r w:rsidRPr="00DD3AA4">
        <w:t>xample</w:t>
      </w:r>
      <w:bookmarkEnd w:id="23"/>
      <w:r w:rsidRPr="00DD3AA4">
        <w:t xml:space="preserve"> from Tom Cole</w:t>
      </w:r>
      <w:bookmarkEnd w:id="24"/>
    </w:p>
    <w:p w14:paraId="75379278" w14:textId="5674BD9C" w:rsidR="006D33A0" w:rsidRPr="00D75295" w:rsidRDefault="006D33A0" w:rsidP="006D33A0">
      <w:pPr>
        <w:rPr>
          <w:sz w:val="20"/>
        </w:rPr>
      </w:pPr>
      <w:r w:rsidRPr="00D75295">
        <w:rPr>
          <w:sz w:val="20"/>
        </w:rPr>
        <w:t>Walter F. George is a U.S. Army Corps of Engineer reservoir located on the Chattahoochee River in Alabama.  The reservoir is operated as a peaking hydropower facility.  During calibration, the model consistently underpredicted hypolimnetic temperatures by 0.5-1ºC.  Wind sheltering could be adjusted to increase hypolimnetic temperatures, but this adjustment always adversely impacted thermocline depth.  After considerable thought, it was concluded that including possible seepage at the dam might improve hypolimnetic temperature predictions.  A portion of the distributed tributary flows were incorporated as an additional outflow at the bottom of the dam.  The final value used was 5 m</w:t>
      </w:r>
      <w:r w:rsidRPr="00D75295">
        <w:rPr>
          <w:sz w:val="20"/>
          <w:vertAlign w:val="superscript"/>
        </w:rPr>
        <w:t>3</w:t>
      </w:r>
      <w:r w:rsidRPr="00D75295">
        <w:rPr>
          <w:sz w:val="20"/>
        </w:rPr>
        <w:t xml:space="preserve"> sec</w:t>
      </w:r>
      <w:r w:rsidRPr="00D75295">
        <w:rPr>
          <w:sz w:val="20"/>
          <w:vertAlign w:val="superscript"/>
        </w:rPr>
        <w:t>-1</w:t>
      </w:r>
      <w:r w:rsidRPr="00D75295">
        <w:rPr>
          <w:sz w:val="20"/>
        </w:rPr>
        <w:t>, which was less than 1% of the average outflows and brought hypolimnetic temperatures into almost exact agreement with observed temperatures.  Further investigation of the outflows revealed that during times of no power generation, an additional flow of 5.1 m</w:t>
      </w:r>
      <w:r w:rsidRPr="00D75295">
        <w:rPr>
          <w:sz w:val="20"/>
          <w:vertAlign w:val="superscript"/>
        </w:rPr>
        <w:t>3</w:t>
      </w:r>
      <w:r w:rsidRPr="00D75295">
        <w:rPr>
          <w:sz w:val="20"/>
        </w:rPr>
        <w:t xml:space="preserve"> sec</w:t>
      </w:r>
      <w:r w:rsidRPr="00D75295">
        <w:rPr>
          <w:sz w:val="20"/>
          <w:vertAlign w:val="superscript"/>
        </w:rPr>
        <w:t>-1</w:t>
      </w:r>
      <w:r w:rsidRPr="00D75295">
        <w:rPr>
          <w:sz w:val="20"/>
        </w:rPr>
        <w:t xml:space="preserve"> was specified in a file that was not originally sent as part of the outflow data.  Thus, the model </w:t>
      </w:r>
      <w:r w:rsidR="00820059">
        <w:rPr>
          <w:sz w:val="20"/>
        </w:rPr>
        <w:t>indicated</w:t>
      </w:r>
      <w:r w:rsidRPr="00D75295">
        <w:rPr>
          <w:sz w:val="20"/>
        </w:rPr>
        <w:t xml:space="preserve"> how to </w:t>
      </w:r>
      <w:r w:rsidR="00820059" w:rsidRPr="00D75295">
        <w:rPr>
          <w:sz w:val="20"/>
        </w:rPr>
        <w:t xml:space="preserve">best </w:t>
      </w:r>
      <w:r w:rsidRPr="00D75295">
        <w:rPr>
          <w:sz w:val="20"/>
        </w:rPr>
        <w:t>incorporate the computed flows</w:t>
      </w:r>
      <w:r w:rsidR="00820059">
        <w:rPr>
          <w:sz w:val="20"/>
        </w:rPr>
        <w:t>,</w:t>
      </w:r>
      <w:r w:rsidRPr="00D75295">
        <w:rPr>
          <w:sz w:val="20"/>
        </w:rPr>
        <w:t xml:space="preserve"> and was a surprisingly accurate indicator of what was occurring in the prototype.</w:t>
      </w:r>
    </w:p>
    <w:p w14:paraId="6FFAF010" w14:textId="77777777" w:rsidR="006D33A0" w:rsidRPr="00DD3AA4" w:rsidRDefault="006D33A0" w:rsidP="006D33A0">
      <w:pPr>
        <w:rPr>
          <w:szCs w:val="22"/>
        </w:rPr>
      </w:pPr>
    </w:p>
    <w:p w14:paraId="08D89A5D" w14:textId="720647F6" w:rsidR="006D33A0" w:rsidRPr="00DD3AA4" w:rsidRDefault="006D33A0" w:rsidP="006D33A0">
      <w:pPr>
        <w:pStyle w:val="Heading3"/>
      </w:pPr>
      <w:bookmarkStart w:id="25" w:name="_Toc48576264"/>
      <w:r w:rsidRPr="00DD3AA4">
        <w:lastRenderedPageBreak/>
        <w:t xml:space="preserve">How to use the </w:t>
      </w:r>
      <w:r w:rsidR="006F209D">
        <w:t>w</w:t>
      </w:r>
      <w:r w:rsidRPr="00DD3AA4">
        <w:t xml:space="preserve">ater balance </w:t>
      </w:r>
      <w:r w:rsidR="006F209D">
        <w:t>u</w:t>
      </w:r>
      <w:r w:rsidRPr="00DD3AA4">
        <w:t xml:space="preserve">tility </w:t>
      </w:r>
      <w:r w:rsidR="006F209D">
        <w:t>c</w:t>
      </w:r>
      <w:r>
        <w:t>onsole</w:t>
      </w:r>
      <w:r w:rsidRPr="00DD3AA4">
        <w:t xml:space="preserve"> </w:t>
      </w:r>
      <w:r w:rsidR="006F209D">
        <w:t>a</w:t>
      </w:r>
      <w:r w:rsidRPr="00DD3AA4">
        <w:t>pplication</w:t>
      </w:r>
      <w:bookmarkEnd w:id="25"/>
    </w:p>
    <w:p w14:paraId="78A6A1B2" w14:textId="3BDE3164" w:rsidR="006D33A0" w:rsidRPr="00D75295" w:rsidRDefault="006D33A0" w:rsidP="006D33A0">
      <w:pPr>
        <w:rPr>
          <w:sz w:val="20"/>
        </w:rPr>
      </w:pPr>
      <w:r w:rsidRPr="00D75295">
        <w:rPr>
          <w:sz w:val="20"/>
        </w:rPr>
        <w:t>A console application that reads an input file is also available to perform the water</w:t>
      </w:r>
      <w:r w:rsidR="00826822">
        <w:rPr>
          <w:sz w:val="20"/>
        </w:rPr>
        <w:t xml:space="preserve"> </w:t>
      </w:r>
      <w:r w:rsidRPr="00D75295">
        <w:rPr>
          <w:sz w:val="20"/>
        </w:rPr>
        <w:t>balance. This new console version of the water balance code provides the following updates:</w:t>
      </w:r>
    </w:p>
    <w:p w14:paraId="2B96278C"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This is not a windows dialog box driven code so it can easily be used in batch files.</w:t>
      </w:r>
    </w:p>
    <w:p w14:paraId="3A77DF54"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There is now an input file for model parameters for the water balance utility and an output file for model errors.</w:t>
      </w:r>
    </w:p>
    <w:p w14:paraId="23BF7F92"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There are several enhancements: one has more flexibility over file naming, the number of header lines to skip in input files, and the number of waterbodies to use in the analysis.</w:t>
      </w:r>
    </w:p>
    <w:p w14:paraId="048DC6A7" w14:textId="77777777" w:rsidR="006D33A0" w:rsidRPr="00DD3AA4" w:rsidRDefault="006D33A0" w:rsidP="006D33A0">
      <w:pPr>
        <w:pStyle w:val="ListParagraph"/>
        <w:spacing w:after="0" w:line="259" w:lineRule="auto"/>
        <w:rPr>
          <w:sz w:val="20"/>
        </w:rPr>
      </w:pPr>
    </w:p>
    <w:p w14:paraId="4E0ABA80" w14:textId="4CCFE2D0" w:rsidR="006D33A0" w:rsidRDefault="006D33A0" w:rsidP="006D33A0">
      <w:pPr>
        <w:pStyle w:val="Heading4"/>
      </w:pPr>
      <w:bookmarkStart w:id="26" w:name="_Toc48576265"/>
      <w:r>
        <w:t>Input File: “WatBal.npt”</w:t>
      </w:r>
      <w:bookmarkEnd w:id="26"/>
    </w:p>
    <w:p w14:paraId="0CA1A56F" w14:textId="77777777" w:rsidR="006D33A0" w:rsidRPr="007403FF" w:rsidRDefault="006D33A0" w:rsidP="007403FF">
      <w:pPr>
        <w:rPr>
          <w:sz w:val="20"/>
          <w:szCs w:val="16"/>
        </w:rPr>
      </w:pPr>
      <w:r w:rsidRPr="007403FF">
        <w:rPr>
          <w:sz w:val="20"/>
          <w:szCs w:val="16"/>
        </w:rPr>
        <w:t xml:space="preserve">The new input file, </w:t>
      </w:r>
      <w:r w:rsidRPr="007403FF">
        <w:rPr>
          <w:b/>
          <w:bCs/>
          <w:sz w:val="20"/>
          <w:szCs w:val="16"/>
        </w:rPr>
        <w:t>“WatBal.npt”</w:t>
      </w:r>
      <w:r w:rsidRPr="007403FF">
        <w:rPr>
          <w:sz w:val="20"/>
          <w:szCs w:val="16"/>
        </w:rPr>
        <w:t xml:space="preserve"> has the following format:</w:t>
      </w:r>
    </w:p>
    <w:p w14:paraId="30543A23"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Water Balance input file for Console Application</w:t>
      </w:r>
    </w:p>
    <w:p w14:paraId="2A472E01"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w:t>
      </w:r>
      <w:proofErr w:type="spellStart"/>
      <w:r w:rsidRPr="00BF711D">
        <w:rPr>
          <w:rFonts w:ascii="Courier New" w:hAnsi="Courier New" w:cs="Courier New"/>
          <w:sz w:val="16"/>
        </w:rPr>
        <w:t>el_obs.npt</w:t>
      </w:r>
      <w:proofErr w:type="spellEnd"/>
      <w:r w:rsidRPr="00BF711D">
        <w:rPr>
          <w:rFonts w:ascii="Courier New" w:hAnsi="Courier New" w:cs="Courier New"/>
          <w:sz w:val="16"/>
        </w:rPr>
        <w:t xml:space="preserve">"     </w:t>
      </w:r>
      <w:proofErr w:type="gramStart"/>
      <w:r w:rsidRPr="00BF711D">
        <w:rPr>
          <w:rFonts w:ascii="Courier New" w:hAnsi="Courier New" w:cs="Courier New"/>
          <w:sz w:val="16"/>
        </w:rPr>
        <w:t xml:space="preserve">  ,</w:t>
      </w:r>
      <w:proofErr w:type="gramEnd"/>
      <w:r w:rsidRPr="00BF711D">
        <w:rPr>
          <w:rFonts w:ascii="Courier New" w:hAnsi="Courier New" w:cs="Courier New"/>
          <w:sz w:val="16"/>
        </w:rPr>
        <w:t xml:space="preserve"> file for observations</w:t>
      </w:r>
      <w:r>
        <w:rPr>
          <w:rFonts w:ascii="Courier New" w:hAnsi="Courier New" w:cs="Courier New"/>
          <w:sz w:val="16"/>
        </w:rPr>
        <w:t>, time and water level time series in 2 columns</w:t>
      </w:r>
    </w:p>
    <w:p w14:paraId="07BC9550" w14:textId="77777777" w:rsidR="006D33A0" w:rsidRPr="00BF711D" w:rsidRDefault="006D33A0" w:rsidP="006D33A0">
      <w:pPr>
        <w:rPr>
          <w:rFonts w:ascii="Courier New" w:hAnsi="Courier New" w:cs="Courier New"/>
          <w:sz w:val="18"/>
        </w:rPr>
      </w:pPr>
      <w:r>
        <w:rPr>
          <w:rFonts w:ascii="Courier New" w:hAnsi="Courier New" w:cs="Courier New"/>
          <w:sz w:val="16"/>
        </w:rPr>
        <w:t>"tsr_8_seg36.opt</w:t>
      </w:r>
      <w:proofErr w:type="gramStart"/>
      <w:r>
        <w:rPr>
          <w:rFonts w:ascii="Courier New" w:hAnsi="Courier New" w:cs="Courier New"/>
          <w:sz w:val="16"/>
        </w:rPr>
        <w:t xml:space="preserve">"  </w:t>
      </w:r>
      <w:r w:rsidRPr="00BF711D">
        <w:rPr>
          <w:rFonts w:ascii="Courier New" w:hAnsi="Courier New" w:cs="Courier New"/>
          <w:sz w:val="16"/>
        </w:rPr>
        <w:t>,</w:t>
      </w:r>
      <w:proofErr w:type="gramEnd"/>
      <w:r>
        <w:rPr>
          <w:rFonts w:ascii="Courier New" w:hAnsi="Courier New" w:cs="Courier New"/>
          <w:sz w:val="16"/>
        </w:rPr>
        <w:t xml:space="preserve"> </w:t>
      </w:r>
      <w:proofErr w:type="spellStart"/>
      <w:r w:rsidRPr="00302944">
        <w:rPr>
          <w:rFonts w:ascii="Courier New" w:hAnsi="Courier New" w:cs="Courier New"/>
          <w:sz w:val="16"/>
        </w:rPr>
        <w:t>tsr</w:t>
      </w:r>
      <w:proofErr w:type="spellEnd"/>
      <w:r w:rsidRPr="00302944">
        <w:rPr>
          <w:rFonts w:ascii="Courier New" w:hAnsi="Courier New" w:cs="Courier New"/>
          <w:sz w:val="16"/>
        </w:rPr>
        <w:t xml:space="preserve"> file for model predictions-assuming only one line skipped in file header</w:t>
      </w:r>
    </w:p>
    <w:p w14:paraId="68B8D356"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"qwb1.npt"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Output file name</w:t>
      </w:r>
    </w:p>
    <w:p w14:paraId="159069B4"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 xml:space="preserve">1                </w:t>
      </w:r>
      <w:proofErr w:type="gramStart"/>
      <w:r w:rsidRPr="00BF711D">
        <w:rPr>
          <w:rFonts w:ascii="Courier New" w:hAnsi="Courier New" w:cs="Courier New"/>
          <w:sz w:val="16"/>
        </w:rPr>
        <w:t xml:space="preserve">  ,</w:t>
      </w:r>
      <w:proofErr w:type="gramEnd"/>
      <w:r w:rsidRPr="00BF711D">
        <w:rPr>
          <w:rFonts w:ascii="Courier New" w:hAnsi="Courier New" w:cs="Courier New"/>
          <w:sz w:val="16"/>
        </w:rPr>
        <w:t xml:space="preserve"> NSKIPS - number of skips of data</w:t>
      </w:r>
    </w:p>
    <w:p w14:paraId="6033E19A"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 xml:space="preserve">1                </w:t>
      </w:r>
      <w:proofErr w:type="gramStart"/>
      <w:r w:rsidRPr="00BF711D">
        <w:rPr>
          <w:rFonts w:ascii="Courier New" w:hAnsi="Courier New" w:cs="Courier New"/>
          <w:sz w:val="16"/>
        </w:rPr>
        <w:t xml:space="preserve"> </w:t>
      </w:r>
      <w:r>
        <w:rPr>
          <w:rFonts w:ascii="Courier New" w:hAnsi="Courier New" w:cs="Courier New"/>
          <w:sz w:val="16"/>
        </w:rPr>
        <w:t xml:space="preserve"> </w:t>
      </w:r>
      <w:r w:rsidRPr="00BF711D">
        <w:rPr>
          <w:rFonts w:ascii="Courier New" w:hAnsi="Courier New" w:cs="Courier New"/>
          <w:sz w:val="16"/>
        </w:rPr>
        <w:t>,</w:t>
      </w:r>
      <w:proofErr w:type="gramEnd"/>
      <w:r w:rsidRPr="00BF711D">
        <w:rPr>
          <w:rFonts w:ascii="Courier New" w:hAnsi="Courier New" w:cs="Courier New"/>
          <w:sz w:val="16"/>
        </w:rPr>
        <w:t xml:space="preserve"> NAV - averaging interval, number of data points to average</w:t>
      </w:r>
    </w:p>
    <w:p w14:paraId="4162A829"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1,1    </w:t>
      </w:r>
      <w:proofErr w:type="gramStart"/>
      <w:r>
        <w:rPr>
          <w:rFonts w:ascii="Courier New" w:hAnsi="Courier New" w:cs="Courier New"/>
          <w:sz w:val="16"/>
        </w:rPr>
        <w:t xml:space="preserve">  </w:t>
      </w:r>
      <w:r w:rsidRPr="00302944">
        <w:rPr>
          <w:rFonts w:ascii="Courier New" w:hAnsi="Courier New" w:cs="Courier New"/>
          <w:sz w:val="16"/>
          <w:szCs w:val="16"/>
        </w:rPr>
        <w:t>,</w:t>
      </w:r>
      <w:proofErr w:type="gramEnd"/>
      <w:r w:rsidRPr="00302944">
        <w:rPr>
          <w:rFonts w:ascii="Courier New" w:hAnsi="Courier New" w:cs="Courier New"/>
          <w:sz w:val="16"/>
          <w:szCs w:val="16"/>
        </w:rPr>
        <w:t xml:space="preserve"> waterbody to perform water balance: JW1:STARTWB,JW2:ENDWB:1,2=WB1&amp;2;1,1==WB1 ONLY</w:t>
      </w:r>
    </w:p>
    <w:p w14:paraId="00DA1739"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3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number of lines to skip in </w:t>
      </w:r>
      <w:r>
        <w:rPr>
          <w:rFonts w:ascii="Courier New" w:hAnsi="Courier New" w:cs="Courier New"/>
          <w:sz w:val="16"/>
        </w:rPr>
        <w:t>the header for the w</w:t>
      </w:r>
      <w:r w:rsidRPr="00BF711D">
        <w:rPr>
          <w:rFonts w:ascii="Courier New" w:hAnsi="Courier New" w:cs="Courier New"/>
          <w:sz w:val="16"/>
        </w:rPr>
        <w:t xml:space="preserve">ater level data </w:t>
      </w:r>
      <w:r>
        <w:rPr>
          <w:rFonts w:ascii="Courier New" w:hAnsi="Courier New" w:cs="Courier New"/>
          <w:sz w:val="16"/>
        </w:rPr>
        <w:t>file</w:t>
      </w:r>
    </w:p>
    <w:p w14:paraId="49B98F84"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0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past water balance PWB file: Yes==1, No==0</w:t>
      </w:r>
    </w:p>
    <w:p w14:paraId="6EC3A26D" w14:textId="77777777" w:rsidR="006D33A0" w:rsidRPr="00BF711D" w:rsidRDefault="006D33A0" w:rsidP="006D33A0">
      <w:pPr>
        <w:rPr>
          <w:rFonts w:ascii="Courier New" w:hAnsi="Courier New" w:cs="Courier New"/>
          <w:sz w:val="16"/>
        </w:rPr>
      </w:pPr>
      <w:r>
        <w:rPr>
          <w:rFonts w:ascii="Courier New" w:hAnsi="Courier New" w:cs="Courier New"/>
          <w:sz w:val="16"/>
        </w:rPr>
        <w:t>"</w:t>
      </w:r>
      <w:proofErr w:type="spellStart"/>
      <w:r>
        <w:rPr>
          <w:rFonts w:ascii="Courier New" w:hAnsi="Courier New" w:cs="Courier New"/>
          <w:sz w:val="16"/>
        </w:rPr>
        <w:t>qwb.npt</w:t>
      </w:r>
      <w:proofErr w:type="spellEnd"/>
      <w:r>
        <w:rPr>
          <w:rFonts w:ascii="Courier New" w:hAnsi="Courier New" w:cs="Courier New"/>
          <w:sz w:val="16"/>
        </w:rPr>
        <w:t xml:space="preserve">"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Pr</w:t>
      </w:r>
      <w:r>
        <w:rPr>
          <w:rFonts w:ascii="Courier New" w:hAnsi="Courier New" w:cs="Courier New"/>
          <w:sz w:val="16"/>
        </w:rPr>
        <w:t xml:space="preserve">evious Water Balance file name </w:t>
      </w:r>
    </w:p>
    <w:p w14:paraId="623B3558" w14:textId="77777777" w:rsidR="006D33A0" w:rsidRDefault="006D33A0" w:rsidP="006D33A0"/>
    <w:p w14:paraId="147A53A7" w14:textId="4D40C053" w:rsidR="006D33A0" w:rsidRPr="00D75295" w:rsidRDefault="006D33A0" w:rsidP="006D33A0">
      <w:pPr>
        <w:rPr>
          <w:sz w:val="20"/>
          <w:szCs w:val="18"/>
        </w:rPr>
      </w:pPr>
      <w:r w:rsidRPr="00D75295">
        <w:rPr>
          <w:sz w:val="20"/>
          <w:szCs w:val="18"/>
        </w:rPr>
        <w:t xml:space="preserve">The explanations of each line are shown in the example file above. </w:t>
      </w:r>
      <w:r w:rsidR="00377682">
        <w:rPr>
          <w:sz w:val="20"/>
          <w:szCs w:val="18"/>
        </w:rPr>
        <w:t>K</w:t>
      </w:r>
      <w:r w:rsidR="00377682" w:rsidRPr="00D75295">
        <w:rPr>
          <w:sz w:val="20"/>
          <w:szCs w:val="18"/>
        </w:rPr>
        <w:t xml:space="preserve">eep in mind </w:t>
      </w:r>
      <w:r w:rsidR="00377682">
        <w:rPr>
          <w:sz w:val="20"/>
          <w:szCs w:val="18"/>
        </w:rPr>
        <w:t>that i</w:t>
      </w:r>
      <w:r w:rsidRPr="00D75295">
        <w:rPr>
          <w:sz w:val="20"/>
          <w:szCs w:val="18"/>
        </w:rPr>
        <w:t xml:space="preserve">f performing over multiple waterbodies, all waterbodies must have the same grid (i.e., ELBOT and vertical spacing must be the same). Currently all flow correction is given to only </w:t>
      </w:r>
      <w:r w:rsidR="00377682">
        <w:rPr>
          <w:sz w:val="20"/>
          <w:szCs w:val="18"/>
        </w:rPr>
        <w:t>one</w:t>
      </w:r>
      <w:r w:rsidRPr="00D75295">
        <w:rPr>
          <w:sz w:val="20"/>
          <w:szCs w:val="18"/>
        </w:rPr>
        <w:t xml:space="preserve"> water balance file. A later option will </w:t>
      </w:r>
      <w:r w:rsidR="00D52446">
        <w:rPr>
          <w:sz w:val="20"/>
          <w:szCs w:val="18"/>
        </w:rPr>
        <w:t xml:space="preserve">be having </w:t>
      </w:r>
      <w:r w:rsidRPr="00D75295">
        <w:rPr>
          <w:sz w:val="20"/>
          <w:szCs w:val="18"/>
        </w:rPr>
        <w:t>multiple WB files</w:t>
      </w:r>
      <w:r w:rsidR="00D52446">
        <w:rPr>
          <w:sz w:val="20"/>
          <w:szCs w:val="18"/>
        </w:rPr>
        <w:t>,</w:t>
      </w:r>
      <w:r w:rsidRPr="00D75295">
        <w:rPr>
          <w:sz w:val="20"/>
          <w:szCs w:val="18"/>
        </w:rPr>
        <w:t xml:space="preserve"> so that one can distribute them across several waterbodies.</w:t>
      </w:r>
    </w:p>
    <w:p w14:paraId="33E7E99D" w14:textId="77777777" w:rsidR="006D33A0" w:rsidRDefault="006D33A0" w:rsidP="006D33A0"/>
    <w:p w14:paraId="62F9EB7F" w14:textId="506FA2CC" w:rsidR="006D33A0" w:rsidRDefault="006D33A0" w:rsidP="006D33A0">
      <w:pPr>
        <w:pStyle w:val="Heading4"/>
      </w:pPr>
      <w:bookmarkStart w:id="27" w:name="_Toc48576266"/>
      <w:r>
        <w:t>Output File: “</w:t>
      </w:r>
      <w:proofErr w:type="spellStart"/>
      <w:r w:rsidRPr="00302944">
        <w:t>WatBal_Errors</w:t>
      </w:r>
      <w:r>
        <w:t>.opt</w:t>
      </w:r>
      <w:proofErr w:type="spellEnd"/>
      <w:r>
        <w:t>”</w:t>
      </w:r>
      <w:bookmarkEnd w:id="27"/>
    </w:p>
    <w:p w14:paraId="28CC6192" w14:textId="77777777" w:rsidR="006D33A0" w:rsidRPr="00D75295" w:rsidRDefault="006D33A0" w:rsidP="006D33A0">
      <w:pPr>
        <w:rPr>
          <w:sz w:val="20"/>
          <w:szCs w:val="18"/>
        </w:rPr>
      </w:pPr>
      <w:r w:rsidRPr="00D75295">
        <w:rPr>
          <w:sz w:val="20"/>
          <w:szCs w:val="18"/>
        </w:rPr>
        <w:t>If there are errors, any errors will be shown in this text file. If no errors, then this file will not be written to the disk.</w:t>
      </w:r>
    </w:p>
    <w:p w14:paraId="43C7F03C" w14:textId="77777777" w:rsidR="006D33A0" w:rsidRPr="00D75295" w:rsidRDefault="006D33A0" w:rsidP="006D33A0">
      <w:pPr>
        <w:rPr>
          <w:sz w:val="20"/>
          <w:szCs w:val="18"/>
        </w:rPr>
      </w:pPr>
    </w:p>
    <w:p w14:paraId="68581199" w14:textId="77777777" w:rsidR="006D33A0" w:rsidRPr="00D75295" w:rsidRDefault="006D33A0" w:rsidP="006D33A0">
      <w:pPr>
        <w:rPr>
          <w:sz w:val="20"/>
          <w:szCs w:val="18"/>
        </w:rPr>
      </w:pPr>
      <w:r w:rsidRPr="00D75295">
        <w:rPr>
          <w:sz w:val="20"/>
          <w:szCs w:val="18"/>
        </w:rPr>
        <w:t>An example of the error file output is shown below:</w:t>
      </w:r>
    </w:p>
    <w:p w14:paraId="15A818B0" w14:textId="77777777" w:rsidR="006D33A0" w:rsidRDefault="006D33A0" w:rsidP="006D33A0"/>
    <w:p w14:paraId="6CC7E64F" w14:textId="77777777" w:rsidR="006D33A0" w:rsidRDefault="006D33A0" w:rsidP="006D33A0">
      <w:pPr>
        <w:rPr>
          <w:rFonts w:ascii="Courier New" w:hAnsi="Courier New" w:cs="Courier New"/>
          <w:sz w:val="16"/>
        </w:rPr>
      </w:pPr>
      <w:r w:rsidRPr="00DD3AA4">
        <w:rPr>
          <w:rFonts w:ascii="Courier New" w:hAnsi="Courier New" w:cs="Courier New"/>
          <w:sz w:val="16"/>
        </w:rPr>
        <w:t>Could not open simulated elevations file tsr_8_seg39.opt</w:t>
      </w:r>
    </w:p>
    <w:p w14:paraId="4BDB64C0" w14:textId="77777777" w:rsidR="006D33A0" w:rsidRPr="00DD3AA4" w:rsidRDefault="006D33A0" w:rsidP="006D33A0">
      <w:pPr>
        <w:rPr>
          <w:rFonts w:ascii="Courier New" w:hAnsi="Courier New" w:cs="Courier New"/>
          <w:sz w:val="16"/>
        </w:rPr>
      </w:pPr>
    </w:p>
    <w:p w14:paraId="3AB503ED" w14:textId="030358F6" w:rsidR="006D33A0" w:rsidRDefault="006D33A0" w:rsidP="006D33A0">
      <w:pPr>
        <w:pStyle w:val="Heading4"/>
      </w:pPr>
      <w:bookmarkStart w:id="28" w:name="_Toc48576267"/>
      <w:r>
        <w:t>Output File: “</w:t>
      </w:r>
      <w:proofErr w:type="spellStart"/>
      <w:r>
        <w:t>el_stats.opt</w:t>
      </w:r>
      <w:proofErr w:type="spellEnd"/>
      <w:r>
        <w:t>”</w:t>
      </w:r>
      <w:bookmarkEnd w:id="28"/>
    </w:p>
    <w:p w14:paraId="4D645D55" w14:textId="6C73B3B9" w:rsidR="006D33A0" w:rsidRPr="00D75295" w:rsidRDefault="006D33A0" w:rsidP="006D33A0">
      <w:pPr>
        <w:rPr>
          <w:rFonts w:cstheme="minorHAnsi"/>
          <w:sz w:val="20"/>
          <w:szCs w:val="18"/>
        </w:rPr>
      </w:pPr>
      <w:r w:rsidRPr="00D75295">
        <w:rPr>
          <w:rFonts w:cstheme="minorHAnsi"/>
          <w:sz w:val="20"/>
          <w:szCs w:val="18"/>
        </w:rPr>
        <w:t xml:space="preserve">This output file displays model error statistics of the water level and average flow rate in the </w:t>
      </w:r>
      <w:proofErr w:type="spellStart"/>
      <w:r w:rsidRPr="00D75295">
        <w:rPr>
          <w:rFonts w:cstheme="minorHAnsi"/>
          <w:sz w:val="20"/>
          <w:szCs w:val="18"/>
        </w:rPr>
        <w:t>qwb</w:t>
      </w:r>
      <w:proofErr w:type="spellEnd"/>
      <w:r w:rsidRPr="00D75295">
        <w:rPr>
          <w:rFonts w:cstheme="minorHAnsi"/>
          <w:sz w:val="20"/>
          <w:szCs w:val="18"/>
        </w:rPr>
        <w:t xml:space="preserve"> output file. Typical output</w:t>
      </w:r>
      <w:r w:rsidR="00D52446">
        <w:rPr>
          <w:rFonts w:cstheme="minorHAnsi"/>
          <w:sz w:val="20"/>
          <w:szCs w:val="18"/>
        </w:rPr>
        <w:t>s</w:t>
      </w:r>
      <w:r w:rsidRPr="00D75295">
        <w:rPr>
          <w:rFonts w:cstheme="minorHAnsi"/>
          <w:sz w:val="20"/>
          <w:szCs w:val="18"/>
        </w:rPr>
        <w:t xml:space="preserve"> from this program are shown below:</w:t>
      </w:r>
    </w:p>
    <w:p w14:paraId="1E5D759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N   Mean </w:t>
      </w:r>
      <w:proofErr w:type="gramStart"/>
      <w:r w:rsidRPr="00DD3AA4">
        <w:rPr>
          <w:rFonts w:ascii="Courier New" w:hAnsi="Courier New" w:cs="Courier New"/>
          <w:sz w:val="16"/>
        </w:rPr>
        <w:t>Error  Absolute</w:t>
      </w:r>
      <w:proofErr w:type="gramEnd"/>
      <w:r w:rsidRPr="00DD3AA4">
        <w:rPr>
          <w:rFonts w:ascii="Courier New" w:hAnsi="Courier New" w:cs="Courier New"/>
          <w:sz w:val="16"/>
        </w:rPr>
        <w:t xml:space="preserve"> ME    RMS Error</w:t>
      </w:r>
    </w:p>
    <w:p w14:paraId="027541C2"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238         0.00         0.00         0.00</w:t>
      </w:r>
    </w:p>
    <w:p w14:paraId="6768546A" w14:textId="77777777" w:rsidR="006D33A0" w:rsidRPr="00DD3AA4" w:rsidRDefault="006D33A0" w:rsidP="006D33A0">
      <w:pPr>
        <w:rPr>
          <w:rFonts w:ascii="Courier New" w:hAnsi="Courier New" w:cs="Courier New"/>
          <w:sz w:val="16"/>
        </w:rPr>
      </w:pPr>
    </w:p>
    <w:p w14:paraId="287B556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Average water balance flow correction = .00 m^3/s for period covering Julian day 1.04 to 239.94</w:t>
      </w:r>
    </w:p>
    <w:p w14:paraId="1E883AAB" w14:textId="77777777" w:rsidR="006D33A0" w:rsidRDefault="006D33A0" w:rsidP="006D33A0">
      <w:pPr>
        <w:rPr>
          <w:rFonts w:ascii="Courier New" w:hAnsi="Courier New" w:cs="Courier New"/>
          <w:sz w:val="18"/>
        </w:rPr>
      </w:pPr>
    </w:p>
    <w:p w14:paraId="6B3F7B53" w14:textId="703CDBB0" w:rsidR="006D33A0" w:rsidRDefault="006D33A0" w:rsidP="006D33A0">
      <w:pPr>
        <w:pStyle w:val="Heading4"/>
      </w:pPr>
      <w:bookmarkStart w:id="29" w:name="_Toc48576268"/>
      <w:r>
        <w:lastRenderedPageBreak/>
        <w:t>Output File from water balance</w:t>
      </w:r>
      <w:bookmarkEnd w:id="29"/>
    </w:p>
    <w:p w14:paraId="7D6B0ABF" w14:textId="77777777" w:rsidR="006D33A0" w:rsidRPr="00D75295" w:rsidRDefault="006D33A0" w:rsidP="006D33A0">
      <w:pPr>
        <w:rPr>
          <w:rFonts w:cstheme="minorHAnsi"/>
          <w:sz w:val="20"/>
          <w:szCs w:val="18"/>
        </w:rPr>
      </w:pPr>
      <w:r w:rsidRPr="00D75295">
        <w:rPr>
          <w:rFonts w:cstheme="minorHAnsi"/>
          <w:sz w:val="20"/>
          <w:szCs w:val="18"/>
        </w:rPr>
        <w:t>The main output file from the water balance utility is a time series of flows necessary to match the water level.</w:t>
      </w:r>
    </w:p>
    <w:p w14:paraId="0E883B4C" w14:textId="77777777" w:rsidR="00D75295" w:rsidRPr="00D75295" w:rsidRDefault="00D75295" w:rsidP="006D33A0">
      <w:pPr>
        <w:rPr>
          <w:rFonts w:cstheme="minorHAnsi"/>
          <w:sz w:val="20"/>
          <w:szCs w:val="18"/>
        </w:rPr>
      </w:pPr>
    </w:p>
    <w:p w14:paraId="1B579A78" w14:textId="77777777" w:rsidR="006D33A0" w:rsidRPr="00D75295" w:rsidRDefault="006D33A0" w:rsidP="006D33A0">
      <w:pPr>
        <w:rPr>
          <w:rFonts w:cstheme="minorHAnsi"/>
          <w:sz w:val="20"/>
          <w:szCs w:val="18"/>
        </w:rPr>
      </w:pPr>
      <w:r w:rsidRPr="00D75295">
        <w:rPr>
          <w:rFonts w:cstheme="minorHAnsi"/>
          <w:sz w:val="20"/>
          <w:szCs w:val="18"/>
        </w:rPr>
        <w:t>A typical output file is shown below:</w:t>
      </w:r>
    </w:p>
    <w:p w14:paraId="0ACDA87E"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Computed flow to complete water balance</w:t>
      </w:r>
    </w:p>
    <w:p w14:paraId="0EC5946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1       1</w:t>
      </w:r>
    </w:p>
    <w:p w14:paraId="4CDB412F"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JDAY     QWB</w:t>
      </w:r>
    </w:p>
    <w:p w14:paraId="1260750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1.040    0.00</w:t>
      </w:r>
    </w:p>
    <w:p w14:paraId="197655ED"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2.000   24.34</w:t>
      </w:r>
    </w:p>
    <w:p w14:paraId="6BCB2A6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3.000    2.33</w:t>
      </w:r>
    </w:p>
    <w:p w14:paraId="6C26B24B"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4.000    2.34</w:t>
      </w:r>
    </w:p>
    <w:p w14:paraId="2392D146"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5.000    3.72</w:t>
      </w:r>
    </w:p>
    <w:p w14:paraId="52731ECE"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6.000    2.33</w:t>
      </w:r>
    </w:p>
    <w:p w14:paraId="25719D6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7.000    4.67</w:t>
      </w:r>
    </w:p>
    <w:p w14:paraId="12B046B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8.000    2.34</w:t>
      </w:r>
    </w:p>
    <w:p w14:paraId="0F95D391"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9.000    3.71</w:t>
      </w:r>
    </w:p>
    <w:p w14:paraId="01E2298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10.000    3.29</w:t>
      </w:r>
    </w:p>
    <w:p w14:paraId="5C6027A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11.000    4.66</w:t>
      </w:r>
    </w:p>
    <w:p w14:paraId="6FDE75C1"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12.000    2.34</w:t>
      </w:r>
    </w:p>
    <w:p w14:paraId="44586B84"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13.000    3.69</w:t>
      </w:r>
    </w:p>
    <w:p w14:paraId="0F21914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14.000    2.34</w:t>
      </w:r>
    </w:p>
    <w:p w14:paraId="15CF20F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15.000    3.32</w:t>
      </w:r>
    </w:p>
    <w:p w14:paraId="46308B35"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16.000    3.31</w:t>
      </w:r>
    </w:p>
    <w:p w14:paraId="4F59442C"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17.000    3.49</w:t>
      </w:r>
    </w:p>
    <w:p w14:paraId="2E99369C" w14:textId="77777777" w:rsidR="006D33A0" w:rsidRDefault="006D33A0" w:rsidP="006D33A0">
      <w:pPr>
        <w:rPr>
          <w:rFonts w:ascii="Courier New" w:hAnsi="Courier New" w:cs="Courier New"/>
        </w:rPr>
      </w:pPr>
    </w:p>
    <w:p w14:paraId="46D0C45B" w14:textId="7BBB3AAE" w:rsidR="006D33A0" w:rsidRDefault="006D33A0" w:rsidP="006D33A0">
      <w:pPr>
        <w:pStyle w:val="Heading4"/>
      </w:pPr>
      <w:bookmarkStart w:id="30" w:name="_Toc48576269"/>
      <w:r>
        <w:t>How to Run the Console Water Balance Utility</w:t>
      </w:r>
      <w:bookmarkEnd w:id="30"/>
    </w:p>
    <w:p w14:paraId="5209AE0D" w14:textId="2DC2BA91" w:rsidR="006D33A0" w:rsidRPr="00637EA0" w:rsidRDefault="006D33A0" w:rsidP="006D33A0">
      <w:pPr>
        <w:rPr>
          <w:rFonts w:cstheme="minorHAnsi"/>
          <w:sz w:val="20"/>
          <w:szCs w:val="18"/>
        </w:rPr>
      </w:pPr>
      <w:r w:rsidRPr="00637EA0">
        <w:rPr>
          <w:rFonts w:cstheme="minorHAnsi"/>
          <w:sz w:val="20"/>
          <w:szCs w:val="18"/>
        </w:rPr>
        <w:t>The water balance utility is run by executing the exe file for 32 (</w:t>
      </w:r>
      <w:r w:rsidRPr="00637EA0">
        <w:rPr>
          <w:rFonts w:cstheme="minorHAnsi"/>
          <w:b/>
          <w:sz w:val="20"/>
          <w:szCs w:val="18"/>
        </w:rPr>
        <w:t>WBconsole32.exe</w:t>
      </w:r>
      <w:r w:rsidRPr="00637EA0">
        <w:rPr>
          <w:rFonts w:cstheme="minorHAnsi"/>
          <w:sz w:val="20"/>
          <w:szCs w:val="18"/>
        </w:rPr>
        <w:t>) or 64 bit (</w:t>
      </w:r>
      <w:r w:rsidRPr="00637EA0">
        <w:rPr>
          <w:rFonts w:cstheme="minorHAnsi"/>
          <w:b/>
          <w:sz w:val="20"/>
          <w:szCs w:val="18"/>
        </w:rPr>
        <w:t>WBconsole64.exe</w:t>
      </w:r>
      <w:r w:rsidRPr="00637EA0">
        <w:rPr>
          <w:rFonts w:cstheme="minorHAnsi"/>
          <w:sz w:val="20"/>
          <w:szCs w:val="18"/>
        </w:rPr>
        <w:t>) Windows operating system</w:t>
      </w:r>
      <w:r w:rsidR="00D52446">
        <w:rPr>
          <w:rFonts w:cstheme="minorHAnsi"/>
          <w:sz w:val="20"/>
          <w:szCs w:val="18"/>
        </w:rPr>
        <w:t>s</w:t>
      </w:r>
      <w:r w:rsidRPr="00637EA0">
        <w:rPr>
          <w:rFonts w:cstheme="minorHAnsi"/>
          <w:sz w:val="20"/>
          <w:szCs w:val="18"/>
        </w:rPr>
        <w:t xml:space="preserve">. One also needs the input file </w:t>
      </w:r>
      <w:r w:rsidRPr="00637EA0">
        <w:rPr>
          <w:rFonts w:cstheme="minorHAnsi"/>
          <w:b/>
          <w:sz w:val="20"/>
          <w:szCs w:val="18"/>
        </w:rPr>
        <w:t>WatBal.npt</w:t>
      </w:r>
      <w:r w:rsidRPr="00637EA0">
        <w:rPr>
          <w:rFonts w:cstheme="minorHAnsi"/>
          <w:sz w:val="20"/>
          <w:szCs w:val="18"/>
        </w:rPr>
        <w:t xml:space="preserve"> in the directory of the executable.</w:t>
      </w:r>
    </w:p>
    <w:p w14:paraId="5866FE24" w14:textId="77777777" w:rsidR="006D33A0" w:rsidRDefault="006D33A0" w:rsidP="006D33A0"/>
    <w:p w14:paraId="0230879E" w14:textId="77777777" w:rsidR="006D33A0" w:rsidRDefault="006D33A0"/>
    <w:p w14:paraId="1ACF7864" w14:textId="77777777" w:rsidR="00841DA8" w:rsidRDefault="00841DA8">
      <w:r>
        <w:br w:type="page"/>
      </w:r>
    </w:p>
    <w:p w14:paraId="207C6D6E" w14:textId="3D845438" w:rsidR="00C03547" w:rsidRDefault="00C03547" w:rsidP="00C03547">
      <w:pPr>
        <w:pStyle w:val="Heading1"/>
        <w:numPr>
          <w:ilvl w:val="0"/>
          <w:numId w:val="14"/>
        </w:numPr>
        <w:spacing w:before="360" w:after="360"/>
      </w:pPr>
      <w:bookmarkStart w:id="31" w:name="_Toc48576270"/>
      <w:r>
        <w:lastRenderedPageBreak/>
        <w:t>Control File Converter for CE-QUAL-W2</w:t>
      </w:r>
      <w:bookmarkEnd w:id="31"/>
    </w:p>
    <w:p w14:paraId="5AEB8CC6" w14:textId="235CFE5B" w:rsidR="00637EA0" w:rsidRPr="00637EA0" w:rsidRDefault="00637EA0" w:rsidP="00637EA0">
      <w:pPr>
        <w:rPr>
          <w:sz w:val="20"/>
          <w:szCs w:val="18"/>
        </w:rPr>
      </w:pPr>
      <w:r w:rsidRPr="00637EA0">
        <w:rPr>
          <w:sz w:val="20"/>
          <w:szCs w:val="18"/>
        </w:rPr>
        <w:t xml:space="preserve">This section outlines the steps required to convert a legacy application control file, </w:t>
      </w:r>
      <w:r w:rsidRPr="00637EA0">
        <w:rPr>
          <w:b/>
          <w:bCs/>
          <w:sz w:val="20"/>
          <w:szCs w:val="18"/>
        </w:rPr>
        <w:t>w2_con.npt</w:t>
      </w:r>
      <w:r w:rsidRPr="00637EA0">
        <w:rPr>
          <w:sz w:val="20"/>
          <w:szCs w:val="18"/>
        </w:rPr>
        <w:t xml:space="preserve">, and its companion </w:t>
      </w:r>
      <w:proofErr w:type="spellStart"/>
      <w:r w:rsidRPr="00637EA0">
        <w:rPr>
          <w:b/>
          <w:bCs/>
          <w:sz w:val="20"/>
          <w:szCs w:val="18"/>
        </w:rPr>
        <w:t>graph.npt</w:t>
      </w:r>
      <w:proofErr w:type="spellEnd"/>
      <w:r w:rsidRPr="00637EA0">
        <w:rPr>
          <w:sz w:val="20"/>
          <w:szCs w:val="18"/>
        </w:rPr>
        <w:t xml:space="preserve"> file into the Excel version of the control file. This is a relatively simple process that involves these steps:</w:t>
      </w:r>
    </w:p>
    <w:p w14:paraId="1984655E" w14:textId="5F999C5F" w:rsidR="00637EA0" w:rsidRPr="00637EA0" w:rsidRDefault="00637EA0" w:rsidP="00637EA0">
      <w:pPr>
        <w:pStyle w:val="ListParagraph"/>
        <w:numPr>
          <w:ilvl w:val="0"/>
          <w:numId w:val="24"/>
        </w:numPr>
        <w:spacing w:after="160" w:line="259" w:lineRule="auto"/>
        <w:rPr>
          <w:sz w:val="20"/>
          <w:szCs w:val="20"/>
        </w:rPr>
      </w:pPr>
      <w:r w:rsidRPr="00637EA0">
        <w:rPr>
          <w:sz w:val="20"/>
          <w:szCs w:val="20"/>
        </w:rPr>
        <w:t xml:space="preserve">Copy </w:t>
      </w:r>
      <w:r w:rsidRPr="00637EA0">
        <w:rPr>
          <w:b/>
          <w:bCs/>
          <w:sz w:val="20"/>
          <w:szCs w:val="20"/>
        </w:rPr>
        <w:t xml:space="preserve">ConverterControlFile.exe </w:t>
      </w:r>
      <w:r w:rsidRPr="00637EA0">
        <w:rPr>
          <w:sz w:val="20"/>
          <w:szCs w:val="20"/>
        </w:rPr>
        <w:t>into the directory of a legacy application</w:t>
      </w:r>
      <w:r w:rsidR="00565D5F">
        <w:rPr>
          <w:sz w:val="20"/>
          <w:szCs w:val="20"/>
        </w:rPr>
        <w:t>,</w:t>
      </w:r>
      <w:r w:rsidRPr="00637EA0">
        <w:rPr>
          <w:sz w:val="20"/>
          <w:szCs w:val="20"/>
        </w:rPr>
        <w:t xml:space="preserve"> or copy the three files read by the program (</w:t>
      </w:r>
      <w:r w:rsidRPr="00591D6A">
        <w:rPr>
          <w:b/>
          <w:bCs/>
          <w:sz w:val="20"/>
          <w:szCs w:val="20"/>
        </w:rPr>
        <w:t xml:space="preserve">w2_con.npt, </w:t>
      </w:r>
      <w:proofErr w:type="spellStart"/>
      <w:r w:rsidRPr="00591D6A">
        <w:rPr>
          <w:b/>
          <w:bCs/>
          <w:sz w:val="20"/>
          <w:szCs w:val="20"/>
        </w:rPr>
        <w:t>graph.npt</w:t>
      </w:r>
      <w:proofErr w:type="spellEnd"/>
      <w:r w:rsidRPr="00637EA0">
        <w:rPr>
          <w:sz w:val="20"/>
          <w:szCs w:val="20"/>
        </w:rPr>
        <w:t xml:space="preserve">, and the bathymetry file) into a directory with the executable. After execution, the following files are written to the directory: </w:t>
      </w:r>
    </w:p>
    <w:p w14:paraId="07318E09" w14:textId="77777777" w:rsidR="00637EA0" w:rsidRPr="00637EA0" w:rsidRDefault="00637EA0" w:rsidP="00637EA0">
      <w:pPr>
        <w:pStyle w:val="ListParagraph"/>
        <w:numPr>
          <w:ilvl w:val="1"/>
          <w:numId w:val="24"/>
        </w:numPr>
        <w:spacing w:after="160" w:line="259" w:lineRule="auto"/>
        <w:rPr>
          <w:sz w:val="20"/>
          <w:szCs w:val="20"/>
        </w:rPr>
      </w:pPr>
      <w:r w:rsidRPr="00637EA0">
        <w:rPr>
          <w:b/>
          <w:bCs/>
          <w:sz w:val="20"/>
          <w:szCs w:val="20"/>
        </w:rPr>
        <w:t>w2_con.csv</w:t>
      </w:r>
      <w:r w:rsidRPr="00637EA0">
        <w:rPr>
          <w:sz w:val="20"/>
          <w:szCs w:val="20"/>
        </w:rPr>
        <w:t xml:space="preserve"> – this is a csv file format of the control file. This will then need to be copied into a </w:t>
      </w:r>
      <w:r w:rsidRPr="00637EA0">
        <w:rPr>
          <w:b/>
          <w:bCs/>
          <w:sz w:val="20"/>
          <w:szCs w:val="20"/>
        </w:rPr>
        <w:t>w2_con.xlsm</w:t>
      </w:r>
      <w:r w:rsidRPr="00637EA0">
        <w:rPr>
          <w:sz w:val="20"/>
          <w:szCs w:val="20"/>
        </w:rPr>
        <w:t xml:space="preserve"> template.</w:t>
      </w:r>
    </w:p>
    <w:p w14:paraId="13229C4E" w14:textId="77777777"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A csv form of the bathymetry file (if the bathymetry file was not already in csv format). The output bathymetry file is named </w:t>
      </w:r>
      <w:r w:rsidRPr="00637EA0">
        <w:rPr>
          <w:b/>
          <w:bCs/>
          <w:sz w:val="20"/>
          <w:szCs w:val="20"/>
        </w:rPr>
        <w:t xml:space="preserve">bthX.csv, </w:t>
      </w:r>
      <w:r w:rsidRPr="00637EA0">
        <w:rPr>
          <w:sz w:val="20"/>
          <w:szCs w:val="20"/>
        </w:rPr>
        <w:t xml:space="preserve">where X is the waterbody number. This new format is much easier for editing and analysis than the older file format. The file name in the </w:t>
      </w:r>
      <w:r w:rsidRPr="00637EA0">
        <w:rPr>
          <w:b/>
          <w:bCs/>
          <w:sz w:val="20"/>
          <w:szCs w:val="20"/>
        </w:rPr>
        <w:t>w2_con.csv</w:t>
      </w:r>
      <w:r w:rsidRPr="00637EA0">
        <w:rPr>
          <w:sz w:val="20"/>
          <w:szCs w:val="20"/>
        </w:rPr>
        <w:t xml:space="preserve"> is also changed to </w:t>
      </w:r>
      <w:r w:rsidRPr="00637EA0">
        <w:rPr>
          <w:b/>
          <w:bCs/>
          <w:sz w:val="20"/>
          <w:szCs w:val="20"/>
        </w:rPr>
        <w:t>bthX.csv</w:t>
      </w:r>
      <w:r w:rsidRPr="00637EA0">
        <w:rPr>
          <w:sz w:val="20"/>
          <w:szCs w:val="20"/>
        </w:rPr>
        <w:t>.</w:t>
      </w:r>
    </w:p>
    <w:p w14:paraId="31D3162F" w14:textId="77777777" w:rsidR="00637EA0" w:rsidRPr="00637EA0" w:rsidRDefault="00637EA0" w:rsidP="00637EA0">
      <w:pPr>
        <w:pStyle w:val="ListParagraph"/>
        <w:numPr>
          <w:ilvl w:val="0"/>
          <w:numId w:val="24"/>
        </w:numPr>
        <w:spacing w:after="160" w:line="259" w:lineRule="auto"/>
        <w:rPr>
          <w:sz w:val="20"/>
          <w:szCs w:val="20"/>
        </w:rPr>
      </w:pPr>
      <w:r w:rsidRPr="00637EA0">
        <w:rPr>
          <w:sz w:val="20"/>
          <w:szCs w:val="20"/>
        </w:rPr>
        <w:t xml:space="preserve">Copy </w:t>
      </w:r>
      <w:r w:rsidRPr="00637EA0">
        <w:rPr>
          <w:b/>
          <w:bCs/>
          <w:sz w:val="20"/>
          <w:szCs w:val="20"/>
        </w:rPr>
        <w:t>w2_con.csv</w:t>
      </w:r>
      <w:r w:rsidRPr="00637EA0">
        <w:rPr>
          <w:sz w:val="20"/>
          <w:szCs w:val="20"/>
        </w:rPr>
        <w:t xml:space="preserve"> into an existing </w:t>
      </w:r>
      <w:r w:rsidRPr="00637EA0">
        <w:rPr>
          <w:b/>
          <w:bCs/>
          <w:sz w:val="20"/>
          <w:szCs w:val="20"/>
        </w:rPr>
        <w:t xml:space="preserve">w2_con.xlsm </w:t>
      </w:r>
      <w:r w:rsidRPr="00637EA0">
        <w:rPr>
          <w:sz w:val="20"/>
          <w:szCs w:val="20"/>
        </w:rPr>
        <w:t>from another application (you can use one from the W2 Model Examples)</w:t>
      </w:r>
      <w:r w:rsidRPr="00637EA0">
        <w:rPr>
          <w:b/>
          <w:bCs/>
          <w:sz w:val="20"/>
          <w:szCs w:val="20"/>
        </w:rPr>
        <w:t xml:space="preserve"> </w:t>
      </w:r>
      <w:r w:rsidRPr="00637EA0">
        <w:rPr>
          <w:sz w:val="20"/>
          <w:szCs w:val="20"/>
        </w:rPr>
        <w:t>by following these steps:</w:t>
      </w:r>
    </w:p>
    <w:p w14:paraId="0A06C53F" w14:textId="51801DFC" w:rsidR="00637EA0" w:rsidRPr="00637EA0" w:rsidRDefault="00637EA0" w:rsidP="00637EA0">
      <w:pPr>
        <w:pStyle w:val="ListParagraph"/>
        <w:numPr>
          <w:ilvl w:val="1"/>
          <w:numId w:val="24"/>
        </w:numPr>
        <w:spacing w:after="160" w:line="259" w:lineRule="auto"/>
        <w:ind w:left="720" w:firstLine="360"/>
        <w:jc w:val="center"/>
        <w:rPr>
          <w:sz w:val="20"/>
          <w:szCs w:val="20"/>
        </w:rPr>
      </w:pPr>
      <w:r w:rsidRPr="00637EA0">
        <w:rPr>
          <w:sz w:val="20"/>
          <w:szCs w:val="20"/>
        </w:rPr>
        <w:t xml:space="preserve">Open </w:t>
      </w:r>
      <w:r w:rsidRPr="00637EA0">
        <w:rPr>
          <w:b/>
          <w:bCs/>
          <w:sz w:val="20"/>
          <w:szCs w:val="20"/>
        </w:rPr>
        <w:t xml:space="preserve">w2_con.xlsm </w:t>
      </w:r>
      <w:r w:rsidRPr="00637EA0">
        <w:rPr>
          <w:sz w:val="20"/>
          <w:szCs w:val="20"/>
        </w:rPr>
        <w:t xml:space="preserve">from </w:t>
      </w:r>
      <w:r w:rsidR="00565D5F">
        <w:rPr>
          <w:sz w:val="20"/>
          <w:szCs w:val="20"/>
        </w:rPr>
        <w:t>a</w:t>
      </w:r>
      <w:r w:rsidRPr="00637EA0">
        <w:rPr>
          <w:sz w:val="20"/>
          <w:szCs w:val="20"/>
        </w:rPr>
        <w:t xml:space="preserve"> problem </w:t>
      </w:r>
      <w:r w:rsidR="00565D5F">
        <w:rPr>
          <w:sz w:val="20"/>
          <w:szCs w:val="20"/>
        </w:rPr>
        <w:t>from</w:t>
      </w:r>
      <w:r w:rsidRPr="00637EA0">
        <w:rPr>
          <w:sz w:val="20"/>
          <w:szCs w:val="20"/>
        </w:rPr>
        <w:t xml:space="preserve"> </w:t>
      </w:r>
      <w:r w:rsidR="00565D5F">
        <w:rPr>
          <w:sz w:val="20"/>
          <w:szCs w:val="20"/>
        </w:rPr>
        <w:t xml:space="preserve">the </w:t>
      </w:r>
      <w:r w:rsidRPr="00637EA0">
        <w:rPr>
          <w:sz w:val="20"/>
          <w:szCs w:val="20"/>
        </w:rPr>
        <w:t>CE-QUAL-W2 example problems.</w:t>
      </w:r>
    </w:p>
    <w:p w14:paraId="40C9AFE5" w14:textId="77777777" w:rsidR="00637EA0" w:rsidRDefault="00637EA0" w:rsidP="00CD6784">
      <w:pPr>
        <w:keepNext/>
        <w:ind w:left="270"/>
        <w:jc w:val="center"/>
      </w:pPr>
      <w:r>
        <w:rPr>
          <w:noProof/>
        </w:rPr>
        <w:drawing>
          <wp:inline distT="0" distB="0" distL="0" distR="0" wp14:anchorId="65B7663A" wp14:editId="249C6BF8">
            <wp:extent cx="5815584" cy="2360461"/>
            <wp:effectExtent l="0" t="0" r="1270" b="1905"/>
            <wp:docPr id="24" name="Picture 24"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CE774.tmp"/>
                    <pic:cNvPicPr/>
                  </pic:nvPicPr>
                  <pic:blipFill rotWithShape="1">
                    <a:blip r:embed="rId27" cstate="print">
                      <a:extLst>
                        <a:ext uri="{28A0092B-C50C-407E-A947-70E740481C1C}">
                          <a14:useLocalDpi xmlns:a14="http://schemas.microsoft.com/office/drawing/2010/main" val="0"/>
                        </a:ext>
                      </a:extLst>
                    </a:blip>
                    <a:srcRect t="24874"/>
                    <a:stretch/>
                  </pic:blipFill>
                  <pic:spPr bwMode="auto">
                    <a:xfrm>
                      <a:off x="0" y="0"/>
                      <a:ext cx="5832758" cy="2367431"/>
                    </a:xfrm>
                    <a:prstGeom prst="rect">
                      <a:avLst/>
                    </a:prstGeom>
                    <a:ln>
                      <a:noFill/>
                    </a:ln>
                    <a:extLst>
                      <a:ext uri="{53640926-AAD7-44D8-BBD7-CCE9431645EC}">
                        <a14:shadowObscured xmlns:a14="http://schemas.microsoft.com/office/drawing/2010/main"/>
                      </a:ext>
                    </a:extLst>
                  </pic:spPr>
                </pic:pic>
              </a:graphicData>
            </a:graphic>
          </wp:inline>
        </w:drawing>
      </w:r>
    </w:p>
    <w:p w14:paraId="146DABE7" w14:textId="0245360C" w:rsidR="00637EA0" w:rsidRDefault="00637EA0" w:rsidP="00156989">
      <w:pPr>
        <w:pStyle w:val="Caption"/>
      </w:pPr>
      <w:bookmarkStart w:id="32" w:name="_Toc48576310"/>
      <w:r>
        <w:t xml:space="preserve">Figure </w:t>
      </w:r>
      <w:fldSimple w:instr=" SEQ Figure \* ARABIC ">
        <w:r w:rsidR="006E3DC1">
          <w:rPr>
            <w:noProof/>
          </w:rPr>
          <w:t>3</w:t>
        </w:r>
      </w:fldSimple>
      <w:r>
        <w:t>. An example of an existing w2_con.xlsm file. Columns A and B are not used</w:t>
      </w:r>
      <w:r w:rsidR="00CD6784">
        <w:t xml:space="preserve"> </w:t>
      </w:r>
      <w:r>
        <w:t>in the control file</w:t>
      </w:r>
      <w:r w:rsidR="00D52446">
        <w:t>,</w:t>
      </w:r>
      <w:r>
        <w:t xml:space="preserve"> and the w2_con.csv </w:t>
      </w:r>
      <w:r w:rsidR="00D52446">
        <w:t xml:space="preserve">will be pasted </w:t>
      </w:r>
      <w:r>
        <w:t>into column C1, not A1.</w:t>
      </w:r>
      <w:bookmarkEnd w:id="32"/>
    </w:p>
    <w:p w14:paraId="3437125F" w14:textId="77777777" w:rsidR="00C756F9" w:rsidRPr="00C756F9" w:rsidRDefault="00C756F9" w:rsidP="00C756F9"/>
    <w:p w14:paraId="4E6869E0" w14:textId="565828FE"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The easiest option is to open the file w2_con.csv from the converter utility in a text editor, like Notepad++. Select the entire file (CTRL-A, CTRL-C), then paste it into cell C1 in </w:t>
      </w:r>
      <w:r w:rsidRPr="00637EA0">
        <w:rPr>
          <w:b/>
          <w:bCs/>
          <w:sz w:val="20"/>
          <w:szCs w:val="20"/>
        </w:rPr>
        <w:t xml:space="preserve">w2_con.xlsm </w:t>
      </w:r>
      <w:r w:rsidRPr="00637EA0">
        <w:rPr>
          <w:sz w:val="20"/>
          <w:szCs w:val="20"/>
        </w:rPr>
        <w:t>(CTRL-V).</w:t>
      </w:r>
      <w:r w:rsidRPr="00637EA0">
        <w:rPr>
          <w:b/>
          <w:bCs/>
          <w:sz w:val="20"/>
          <w:szCs w:val="20"/>
        </w:rPr>
        <w:t xml:space="preserve"> </w:t>
      </w:r>
      <w:r w:rsidR="00735C77">
        <w:rPr>
          <w:sz w:val="20"/>
          <w:szCs w:val="20"/>
        </w:rPr>
        <w:t>S</w:t>
      </w:r>
      <w:r w:rsidRPr="00637EA0">
        <w:rPr>
          <w:sz w:val="20"/>
          <w:szCs w:val="20"/>
        </w:rPr>
        <w:t xml:space="preserve">elect what was pasted and use the </w:t>
      </w:r>
      <w:r w:rsidRPr="00672ACC">
        <w:rPr>
          <w:i/>
          <w:iCs/>
          <w:sz w:val="20"/>
          <w:szCs w:val="20"/>
        </w:rPr>
        <w:t>DATA/Text to Columns</w:t>
      </w:r>
      <w:r w:rsidRPr="00637EA0">
        <w:rPr>
          <w:sz w:val="20"/>
          <w:szCs w:val="20"/>
        </w:rPr>
        <w:t xml:space="preserve"> function in Excel to convert the text to columns. Choose ‘Delimited’ and check </w:t>
      </w:r>
      <w:r w:rsidRPr="00672ACC">
        <w:rPr>
          <w:i/>
          <w:iCs/>
          <w:sz w:val="20"/>
          <w:szCs w:val="20"/>
        </w:rPr>
        <w:t>comma</w:t>
      </w:r>
      <w:r w:rsidRPr="00637EA0">
        <w:rPr>
          <w:sz w:val="20"/>
          <w:szCs w:val="20"/>
        </w:rPr>
        <w:t xml:space="preserve"> as a column delimiter. </w:t>
      </w:r>
      <w:r w:rsidR="00735C77">
        <w:rPr>
          <w:sz w:val="20"/>
          <w:szCs w:val="20"/>
        </w:rPr>
        <w:t>I</w:t>
      </w:r>
      <w:r w:rsidRPr="00637EA0">
        <w:rPr>
          <w:sz w:val="20"/>
          <w:szCs w:val="20"/>
        </w:rPr>
        <w:t xml:space="preserve">t should </w:t>
      </w:r>
      <w:r w:rsidR="00735C77">
        <w:rPr>
          <w:sz w:val="20"/>
          <w:szCs w:val="20"/>
        </w:rPr>
        <w:t>t</w:t>
      </w:r>
      <w:r w:rsidR="00735C77" w:rsidRPr="00637EA0">
        <w:rPr>
          <w:sz w:val="20"/>
          <w:szCs w:val="20"/>
        </w:rPr>
        <w:t xml:space="preserve">hen </w:t>
      </w:r>
      <w:r w:rsidRPr="00637EA0">
        <w:rPr>
          <w:sz w:val="20"/>
          <w:szCs w:val="20"/>
        </w:rPr>
        <w:t xml:space="preserve">populate the columns correctly.  </w:t>
      </w:r>
    </w:p>
    <w:p w14:paraId="16B28F9E" w14:textId="77777777"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Alternately, one can open </w:t>
      </w:r>
      <w:r w:rsidRPr="00637EA0">
        <w:rPr>
          <w:b/>
          <w:bCs/>
          <w:sz w:val="20"/>
          <w:szCs w:val="20"/>
        </w:rPr>
        <w:t>w2_con.csv</w:t>
      </w:r>
      <w:r w:rsidRPr="00637EA0">
        <w:rPr>
          <w:sz w:val="20"/>
          <w:szCs w:val="20"/>
        </w:rPr>
        <w:t xml:space="preserve"> in Excel and select the columns and rows with data. Do not select the entire sheet since you cannot copy and paste these </w:t>
      </w:r>
      <w:r w:rsidRPr="00637EA0">
        <w:rPr>
          <w:sz w:val="20"/>
          <w:szCs w:val="20"/>
        </w:rPr>
        <w:lastRenderedPageBreak/>
        <w:t xml:space="preserve">into Cell C1 in </w:t>
      </w:r>
      <w:r w:rsidRPr="00637EA0">
        <w:rPr>
          <w:b/>
          <w:bCs/>
          <w:sz w:val="20"/>
          <w:szCs w:val="20"/>
        </w:rPr>
        <w:t>w2_con.xlsm</w:t>
      </w:r>
      <w:r w:rsidRPr="00637EA0">
        <w:rPr>
          <w:sz w:val="20"/>
          <w:szCs w:val="20"/>
        </w:rPr>
        <w:t>. Select the rows and columns necessary to select all the data. Be careful you select all the columns – especially for the SOD specification per segment. You will need to select as many columns as the # of segments (IMX).</w:t>
      </w:r>
    </w:p>
    <w:p w14:paraId="5B3C60B0" w14:textId="77777777" w:rsidR="00637EA0" w:rsidRDefault="00637EA0" w:rsidP="005C6AF9">
      <w:pPr>
        <w:pStyle w:val="ListParagraph"/>
        <w:keepNext/>
        <w:spacing w:after="0"/>
        <w:ind w:left="630"/>
        <w:jc w:val="center"/>
      </w:pPr>
      <w:r>
        <w:rPr>
          <w:noProof/>
        </w:rPr>
        <w:drawing>
          <wp:inline distT="0" distB="0" distL="0" distR="0" wp14:anchorId="07551490" wp14:editId="690DF0F3">
            <wp:extent cx="5130480" cy="2094032"/>
            <wp:effectExtent l="0" t="0" r="635" b="1905"/>
            <wp:docPr id="25" name="Picture 25" descr="w2_con.csv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CD957.tmp"/>
                    <pic:cNvPicPr/>
                  </pic:nvPicPr>
                  <pic:blipFill rotWithShape="1">
                    <a:blip r:embed="rId28" cstate="print">
                      <a:extLst>
                        <a:ext uri="{28A0092B-C50C-407E-A947-70E740481C1C}">
                          <a14:useLocalDpi xmlns:a14="http://schemas.microsoft.com/office/drawing/2010/main" val="0"/>
                        </a:ext>
                      </a:extLst>
                    </a:blip>
                    <a:srcRect t="24454"/>
                    <a:stretch/>
                  </pic:blipFill>
                  <pic:spPr bwMode="auto">
                    <a:xfrm>
                      <a:off x="0" y="0"/>
                      <a:ext cx="5175663" cy="2112474"/>
                    </a:xfrm>
                    <a:prstGeom prst="rect">
                      <a:avLst/>
                    </a:prstGeom>
                    <a:ln>
                      <a:noFill/>
                    </a:ln>
                    <a:extLst>
                      <a:ext uri="{53640926-AAD7-44D8-BBD7-CCE9431645EC}">
                        <a14:shadowObscured xmlns:a14="http://schemas.microsoft.com/office/drawing/2010/main"/>
                      </a:ext>
                    </a:extLst>
                  </pic:spPr>
                </pic:pic>
              </a:graphicData>
            </a:graphic>
          </wp:inline>
        </w:drawing>
      </w:r>
    </w:p>
    <w:p w14:paraId="365613EF" w14:textId="77A482F9" w:rsidR="00637EA0" w:rsidRDefault="00637EA0" w:rsidP="00156989">
      <w:pPr>
        <w:pStyle w:val="Caption"/>
      </w:pPr>
      <w:bookmarkStart w:id="33" w:name="_Toc48576311"/>
      <w:r>
        <w:t xml:space="preserve">Figure </w:t>
      </w:r>
      <w:fldSimple w:instr=" SEQ Figure \* ARABIC ">
        <w:r w:rsidR="006E3DC1">
          <w:rPr>
            <w:noProof/>
          </w:rPr>
          <w:t>4</w:t>
        </w:r>
      </w:fldSimple>
      <w:r>
        <w:t>. An example of the w2_con.csv file from the converter utility.</w:t>
      </w:r>
      <w:bookmarkEnd w:id="33"/>
    </w:p>
    <w:p w14:paraId="1F47830E" w14:textId="408DAE31"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Copy the selected cells from </w:t>
      </w:r>
      <w:r w:rsidRPr="00637EA0">
        <w:rPr>
          <w:b/>
          <w:bCs/>
          <w:sz w:val="20"/>
          <w:szCs w:val="20"/>
        </w:rPr>
        <w:t>w2_con.csv</w:t>
      </w:r>
      <w:r w:rsidRPr="00637EA0">
        <w:rPr>
          <w:sz w:val="20"/>
          <w:szCs w:val="20"/>
        </w:rPr>
        <w:t xml:space="preserve"> and paste to </w:t>
      </w:r>
      <w:r w:rsidRPr="00637EA0">
        <w:rPr>
          <w:b/>
          <w:bCs/>
          <w:sz w:val="20"/>
          <w:szCs w:val="20"/>
        </w:rPr>
        <w:t>w2_con.xlsm</w:t>
      </w:r>
      <w:r w:rsidRPr="00637EA0">
        <w:rPr>
          <w:sz w:val="20"/>
          <w:szCs w:val="20"/>
        </w:rPr>
        <w:t xml:space="preserve"> cell C1 using </w:t>
      </w:r>
      <w:r w:rsidRPr="00637EA0">
        <w:rPr>
          <w:i/>
          <w:iCs/>
          <w:sz w:val="20"/>
          <w:szCs w:val="20"/>
        </w:rPr>
        <w:t xml:space="preserve">Paste Values and Number Formatting </w:t>
      </w:r>
      <w:r w:rsidRPr="00637EA0">
        <w:rPr>
          <w:sz w:val="20"/>
          <w:szCs w:val="20"/>
        </w:rPr>
        <w:t xml:space="preserve">so that colors and other formatting </w:t>
      </w:r>
      <w:r w:rsidR="00F94F48">
        <w:rPr>
          <w:sz w:val="20"/>
          <w:szCs w:val="20"/>
        </w:rPr>
        <w:t>is</w:t>
      </w:r>
      <w:r w:rsidR="00F94F48" w:rsidRPr="00637EA0">
        <w:rPr>
          <w:sz w:val="20"/>
          <w:szCs w:val="20"/>
        </w:rPr>
        <w:t xml:space="preserve"> </w:t>
      </w:r>
      <w:r w:rsidRPr="00637EA0">
        <w:rPr>
          <w:sz w:val="20"/>
          <w:szCs w:val="20"/>
        </w:rPr>
        <w:t xml:space="preserve">preserved in the original document.  </w:t>
      </w:r>
    </w:p>
    <w:p w14:paraId="157B71A7" w14:textId="3F0AC022" w:rsidR="00637EA0" w:rsidRPr="00637EA0" w:rsidRDefault="00637EA0" w:rsidP="00637EA0">
      <w:pPr>
        <w:pStyle w:val="ListParagraph"/>
        <w:numPr>
          <w:ilvl w:val="1"/>
          <w:numId w:val="24"/>
        </w:numPr>
        <w:spacing w:after="160" w:line="259" w:lineRule="auto"/>
        <w:rPr>
          <w:sz w:val="20"/>
          <w:szCs w:val="20"/>
        </w:rPr>
      </w:pPr>
      <w:r w:rsidRPr="00637EA0">
        <w:rPr>
          <w:sz w:val="20"/>
          <w:szCs w:val="20"/>
        </w:rPr>
        <w:t>The next step is to adjust rows for the number of constituents. The template file you used</w:t>
      </w:r>
      <w:r w:rsidR="00F94F48">
        <w:rPr>
          <w:sz w:val="20"/>
          <w:szCs w:val="20"/>
        </w:rPr>
        <w:t>,</w:t>
      </w:r>
      <w:r w:rsidRPr="00637EA0">
        <w:rPr>
          <w:sz w:val="20"/>
          <w:szCs w:val="20"/>
        </w:rPr>
        <w:t xml:space="preserve"> </w:t>
      </w:r>
      <w:r w:rsidRPr="00637EA0">
        <w:rPr>
          <w:b/>
          <w:bCs/>
          <w:sz w:val="20"/>
          <w:szCs w:val="20"/>
        </w:rPr>
        <w:t>w2_con.xlsm</w:t>
      </w:r>
      <w:r w:rsidR="00F94F48">
        <w:rPr>
          <w:b/>
          <w:bCs/>
          <w:sz w:val="20"/>
          <w:szCs w:val="20"/>
        </w:rPr>
        <w:t>,</w:t>
      </w:r>
      <w:r w:rsidRPr="00637EA0">
        <w:rPr>
          <w:sz w:val="20"/>
          <w:szCs w:val="20"/>
        </w:rPr>
        <w:t xml:space="preserve"> had an assumed number of water quality constituents that may be different from the number you use. Go to approximately row 384 as shown below and delete or add cells </w:t>
      </w:r>
      <w:r w:rsidRPr="00637EA0">
        <w:rPr>
          <w:b/>
          <w:bCs/>
          <w:i/>
          <w:iCs/>
          <w:sz w:val="20"/>
          <w:szCs w:val="20"/>
        </w:rPr>
        <w:t xml:space="preserve">only </w:t>
      </w:r>
      <w:r w:rsidR="00F94F48" w:rsidRPr="00637EA0">
        <w:rPr>
          <w:b/>
          <w:bCs/>
          <w:i/>
          <w:iCs/>
          <w:sz w:val="20"/>
          <w:szCs w:val="20"/>
        </w:rPr>
        <w:t xml:space="preserve">in </w:t>
      </w:r>
      <w:r w:rsidRPr="00637EA0">
        <w:rPr>
          <w:b/>
          <w:bCs/>
          <w:i/>
          <w:iCs/>
          <w:sz w:val="20"/>
          <w:szCs w:val="20"/>
        </w:rPr>
        <w:t>column</w:t>
      </w:r>
      <w:r w:rsidR="00F94F48">
        <w:rPr>
          <w:b/>
          <w:bCs/>
          <w:i/>
          <w:iCs/>
          <w:sz w:val="20"/>
          <w:szCs w:val="20"/>
        </w:rPr>
        <w:t>s</w:t>
      </w:r>
      <w:r w:rsidRPr="00637EA0">
        <w:rPr>
          <w:b/>
          <w:bCs/>
          <w:i/>
          <w:iCs/>
          <w:sz w:val="20"/>
          <w:szCs w:val="20"/>
        </w:rPr>
        <w:t xml:space="preserve"> A and B</w:t>
      </w:r>
      <w:r w:rsidRPr="00637EA0">
        <w:rPr>
          <w:sz w:val="20"/>
          <w:szCs w:val="20"/>
        </w:rPr>
        <w:t xml:space="preserve"> to match the specified number in the formula. So</w:t>
      </w:r>
      <w:r w:rsidR="00451E7D">
        <w:rPr>
          <w:sz w:val="20"/>
          <w:szCs w:val="20"/>
        </w:rPr>
        <w:t>,</w:t>
      </w:r>
      <w:r w:rsidRPr="00637EA0">
        <w:rPr>
          <w:sz w:val="20"/>
          <w:szCs w:val="20"/>
        </w:rPr>
        <w:t xml:space="preserve"> if you need to add cells, then select the correct number of cells in column A and B, right</w:t>
      </w:r>
      <w:r w:rsidR="00451E7D">
        <w:rPr>
          <w:sz w:val="20"/>
          <w:szCs w:val="20"/>
        </w:rPr>
        <w:t>-</w:t>
      </w:r>
      <w:r w:rsidRPr="00637EA0">
        <w:rPr>
          <w:sz w:val="20"/>
          <w:szCs w:val="20"/>
        </w:rPr>
        <w:t>click</w:t>
      </w:r>
      <w:r w:rsidR="00F94F48">
        <w:rPr>
          <w:sz w:val="20"/>
          <w:szCs w:val="20"/>
        </w:rPr>
        <w:t xml:space="preserve">, </w:t>
      </w:r>
      <w:r w:rsidRPr="00637EA0">
        <w:rPr>
          <w:sz w:val="20"/>
          <w:szCs w:val="20"/>
        </w:rPr>
        <w:t xml:space="preserve">and choose </w:t>
      </w:r>
      <w:r w:rsidRPr="00591D6A">
        <w:rPr>
          <w:i/>
          <w:iCs/>
          <w:sz w:val="20"/>
          <w:szCs w:val="20"/>
        </w:rPr>
        <w:t>Insert</w:t>
      </w:r>
      <w:r w:rsidRPr="00637EA0">
        <w:rPr>
          <w:sz w:val="20"/>
          <w:szCs w:val="20"/>
        </w:rPr>
        <w:t xml:space="preserve">, then </w:t>
      </w:r>
      <w:r w:rsidRPr="00591D6A">
        <w:rPr>
          <w:i/>
          <w:iCs/>
          <w:sz w:val="20"/>
          <w:szCs w:val="20"/>
        </w:rPr>
        <w:t>shift cells down</w:t>
      </w:r>
      <w:r w:rsidRPr="00637EA0">
        <w:rPr>
          <w:sz w:val="20"/>
          <w:szCs w:val="20"/>
        </w:rPr>
        <w:t>. If you need to delete cells, then select the correct number of cells in column A and B, right</w:t>
      </w:r>
      <w:r w:rsidR="00A93E97">
        <w:rPr>
          <w:sz w:val="20"/>
          <w:szCs w:val="20"/>
        </w:rPr>
        <w:t>-</w:t>
      </w:r>
      <w:r w:rsidRPr="00637EA0">
        <w:rPr>
          <w:sz w:val="20"/>
          <w:szCs w:val="20"/>
        </w:rPr>
        <w:t>click</w:t>
      </w:r>
      <w:r w:rsidR="00A93E97">
        <w:rPr>
          <w:sz w:val="20"/>
          <w:szCs w:val="20"/>
        </w:rPr>
        <w:t xml:space="preserve">, </w:t>
      </w:r>
      <w:r w:rsidRPr="00637EA0">
        <w:rPr>
          <w:sz w:val="20"/>
          <w:szCs w:val="20"/>
        </w:rPr>
        <w:t>choose</w:t>
      </w:r>
      <w:r w:rsidRPr="00591D6A">
        <w:rPr>
          <w:i/>
          <w:iCs/>
          <w:sz w:val="20"/>
          <w:szCs w:val="20"/>
        </w:rPr>
        <w:t xml:space="preserve"> Delete</w:t>
      </w:r>
      <w:r w:rsidRPr="00637EA0">
        <w:rPr>
          <w:sz w:val="20"/>
          <w:szCs w:val="20"/>
        </w:rPr>
        <w:t xml:space="preserve">, then select </w:t>
      </w:r>
      <w:r w:rsidRPr="00591D6A">
        <w:rPr>
          <w:i/>
          <w:iCs/>
          <w:sz w:val="20"/>
          <w:szCs w:val="20"/>
        </w:rPr>
        <w:t>move cells up</w:t>
      </w:r>
      <w:r w:rsidRPr="00637EA0">
        <w:rPr>
          <w:sz w:val="20"/>
          <w:szCs w:val="20"/>
        </w:rPr>
        <w:t xml:space="preserve">. Now the information in column A and B should line up with </w:t>
      </w:r>
      <w:r w:rsidR="00F94F48">
        <w:rPr>
          <w:sz w:val="20"/>
          <w:szCs w:val="20"/>
        </w:rPr>
        <w:t xml:space="preserve">the contents of </w:t>
      </w:r>
      <w:r w:rsidRPr="00637EA0">
        <w:rPr>
          <w:sz w:val="20"/>
          <w:szCs w:val="20"/>
        </w:rPr>
        <w:t>Column C.</w:t>
      </w:r>
    </w:p>
    <w:p w14:paraId="3BC3C4AC" w14:textId="77777777" w:rsidR="00637EA0" w:rsidRDefault="00637EA0" w:rsidP="00637EA0">
      <w:pPr>
        <w:keepNext/>
        <w:jc w:val="center"/>
      </w:pPr>
      <w:r>
        <w:rPr>
          <w:noProof/>
        </w:rPr>
        <w:lastRenderedPageBreak/>
        <w:drawing>
          <wp:inline distT="0" distB="0" distL="0" distR="0" wp14:anchorId="0AE4B41E" wp14:editId="02DEA4D7">
            <wp:extent cx="5943600" cy="2323465"/>
            <wp:effectExtent l="0" t="0" r="0" b="63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88C66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605CCC61" w14:textId="6F9929DF" w:rsidR="00637EA0" w:rsidRDefault="00637EA0" w:rsidP="00156989">
      <w:pPr>
        <w:pStyle w:val="Caption"/>
      </w:pPr>
      <w:bookmarkStart w:id="34" w:name="_Toc48576312"/>
      <w:r>
        <w:t xml:space="preserve">Figure </w:t>
      </w:r>
      <w:fldSimple w:instr=" SEQ Figure \* ARABIC ">
        <w:r w:rsidR="006E3DC1">
          <w:rPr>
            <w:noProof/>
          </w:rPr>
          <w:t>5</w:t>
        </w:r>
      </w:fldSimple>
      <w:r>
        <w:t xml:space="preserve">. Location in Excel template where the constituent order is shown. In this example, the required number of constituents is 30. This is a formula computed in the Excel sheet. Make sure that you have that same number in the list that follows. </w:t>
      </w:r>
      <w:r w:rsidR="009D6F38">
        <w:t>A</w:t>
      </w:r>
      <w:r>
        <w:t xml:space="preserve">nother tab in the Excel file </w:t>
      </w:r>
      <w:r w:rsidR="009D6F38">
        <w:t xml:space="preserve">offers guidance regarding </w:t>
      </w:r>
      <w:r>
        <w:t>the required order</w:t>
      </w:r>
      <w:r w:rsidR="00A93E97">
        <w:t>,</w:t>
      </w:r>
      <w:r>
        <w:t xml:space="preserve"> based on your dimensioning of number of algal groups, BOD groups, macrophyte groups, periphyton groups, suspended solids groups, and generic constituent groups. Also note that in column A, guidance is given on </w:t>
      </w:r>
      <w:r w:rsidR="005C6AF9">
        <w:t>setting</w:t>
      </w:r>
      <w:r>
        <w:t xml:space="preserve"> the number of columns needed in this section.</w:t>
      </w:r>
      <w:bookmarkEnd w:id="34"/>
    </w:p>
    <w:p w14:paraId="63199388" w14:textId="6B182C89"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If you have more than </w:t>
      </w:r>
      <w:r w:rsidR="009D6F38">
        <w:rPr>
          <w:sz w:val="20"/>
          <w:szCs w:val="20"/>
        </w:rPr>
        <w:t>five</w:t>
      </w:r>
      <w:r w:rsidRPr="00637EA0">
        <w:rPr>
          <w:sz w:val="20"/>
          <w:szCs w:val="20"/>
        </w:rPr>
        <w:t xml:space="preserve"> structures, </w:t>
      </w:r>
      <w:r w:rsidR="009D6F38">
        <w:rPr>
          <w:sz w:val="20"/>
          <w:szCs w:val="20"/>
        </w:rPr>
        <w:t>five</w:t>
      </w:r>
      <w:r w:rsidRPr="00637EA0">
        <w:rPr>
          <w:sz w:val="20"/>
          <w:szCs w:val="20"/>
        </w:rPr>
        <w:t xml:space="preserve"> epiphyton/periphyton groups, </w:t>
      </w:r>
      <w:r w:rsidR="009D6F38">
        <w:rPr>
          <w:sz w:val="20"/>
          <w:szCs w:val="20"/>
        </w:rPr>
        <w:t>five</w:t>
      </w:r>
      <w:r w:rsidRPr="00637EA0">
        <w:rPr>
          <w:sz w:val="20"/>
          <w:szCs w:val="20"/>
        </w:rPr>
        <w:t xml:space="preserve"> algae groups, </w:t>
      </w:r>
      <w:r w:rsidR="009D6F38">
        <w:rPr>
          <w:sz w:val="20"/>
          <w:szCs w:val="20"/>
        </w:rPr>
        <w:t>five</w:t>
      </w:r>
      <w:r w:rsidRPr="00637EA0">
        <w:rPr>
          <w:sz w:val="20"/>
          <w:szCs w:val="20"/>
        </w:rPr>
        <w:t xml:space="preserve"> macrophyte groups, or </w:t>
      </w:r>
      <w:r w:rsidR="009D6F38">
        <w:rPr>
          <w:sz w:val="20"/>
          <w:szCs w:val="20"/>
        </w:rPr>
        <w:t>five</w:t>
      </w:r>
      <w:r w:rsidRPr="00637EA0">
        <w:rPr>
          <w:sz w:val="20"/>
          <w:szCs w:val="20"/>
        </w:rPr>
        <w:t xml:space="preserve"> zooplankton groups, you will </w:t>
      </w:r>
      <w:r w:rsidR="00CD6784">
        <w:rPr>
          <w:sz w:val="20"/>
          <w:szCs w:val="20"/>
        </w:rPr>
        <w:t>need to</w:t>
      </w:r>
      <w:r w:rsidRPr="00637EA0">
        <w:rPr>
          <w:sz w:val="20"/>
          <w:szCs w:val="20"/>
        </w:rPr>
        <w:t xml:space="preserve"> add additional rows where necessary only in columns A and B. You can search in Column A for “increase # of rows” for where these areas are located.</w:t>
      </w:r>
    </w:p>
    <w:p w14:paraId="673DB0A1" w14:textId="6E98694F"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For structures, look at rows 136-165 – there are notes in Col A and B describing where to add rows if more than </w:t>
      </w:r>
      <w:r w:rsidR="009D6F38">
        <w:rPr>
          <w:sz w:val="20"/>
          <w:szCs w:val="20"/>
        </w:rPr>
        <w:t>five</w:t>
      </w:r>
      <w:r w:rsidRPr="00637EA0">
        <w:rPr>
          <w:sz w:val="20"/>
          <w:szCs w:val="20"/>
        </w:rPr>
        <w:t xml:space="preserve"> structures. </w:t>
      </w:r>
    </w:p>
    <w:p w14:paraId="44AE03BA" w14:textId="77777777" w:rsidR="00637EA0" w:rsidRDefault="00637EA0" w:rsidP="00637EA0">
      <w:pPr>
        <w:keepNext/>
      </w:pPr>
      <w:r>
        <w:rPr>
          <w:noProof/>
        </w:rPr>
        <w:drawing>
          <wp:inline distT="0" distB="0" distL="0" distR="0" wp14:anchorId="32667997" wp14:editId="20535327">
            <wp:extent cx="5943600" cy="2277745"/>
            <wp:effectExtent l="0" t="0" r="0" b="8255"/>
            <wp:docPr id="27" name="Picture 27"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7340.tmp"/>
                    <pic:cNvPicPr/>
                  </pic:nvPicPr>
                  <pic:blipFill rotWithShape="1">
                    <a:blip r:embed="rId30" cstate="print">
                      <a:extLst>
                        <a:ext uri="{28A0092B-C50C-407E-A947-70E740481C1C}">
                          <a14:useLocalDpi xmlns:a14="http://schemas.microsoft.com/office/drawing/2010/main" val="0"/>
                        </a:ext>
                      </a:extLst>
                    </a:blip>
                    <a:srcRect t="29069"/>
                    <a:stretch/>
                  </pic:blipFill>
                  <pic:spPr bwMode="auto">
                    <a:xfrm>
                      <a:off x="0" y="0"/>
                      <a:ext cx="5943600" cy="2277745"/>
                    </a:xfrm>
                    <a:prstGeom prst="rect">
                      <a:avLst/>
                    </a:prstGeom>
                    <a:ln>
                      <a:noFill/>
                    </a:ln>
                    <a:extLst>
                      <a:ext uri="{53640926-AAD7-44D8-BBD7-CCE9431645EC}">
                        <a14:shadowObscured xmlns:a14="http://schemas.microsoft.com/office/drawing/2010/main"/>
                      </a:ext>
                    </a:extLst>
                  </pic:spPr>
                </pic:pic>
              </a:graphicData>
            </a:graphic>
          </wp:inline>
        </w:drawing>
      </w:r>
    </w:p>
    <w:p w14:paraId="62D1DE58" w14:textId="30B981C8" w:rsidR="00637EA0" w:rsidRDefault="00637EA0" w:rsidP="00156989">
      <w:pPr>
        <w:pStyle w:val="Caption"/>
      </w:pPr>
      <w:bookmarkStart w:id="35" w:name="_Toc48576313"/>
      <w:r>
        <w:t xml:space="preserve">Figure </w:t>
      </w:r>
      <w:fldSimple w:instr=" SEQ Figure \* ARABIC ">
        <w:r w:rsidR="006E3DC1">
          <w:rPr>
            <w:noProof/>
          </w:rPr>
          <w:t>6</w:t>
        </w:r>
      </w:fldSimple>
      <w:r>
        <w:t xml:space="preserve">. Location in Excel file where the number of rows needs to be increased in case there are more than </w:t>
      </w:r>
      <w:r w:rsidR="009D6F38">
        <w:t>five</w:t>
      </w:r>
      <w:r>
        <w:t xml:space="preserve"> structures.</w:t>
      </w:r>
      <w:bookmarkEnd w:id="35"/>
    </w:p>
    <w:p w14:paraId="284BC5C3" w14:textId="4C91EC59" w:rsidR="00637EA0" w:rsidRPr="00637EA0" w:rsidRDefault="00637EA0" w:rsidP="00637EA0">
      <w:pPr>
        <w:pStyle w:val="ListParagraph"/>
        <w:numPr>
          <w:ilvl w:val="2"/>
          <w:numId w:val="24"/>
        </w:numPr>
        <w:spacing w:after="160" w:line="259" w:lineRule="auto"/>
        <w:rPr>
          <w:sz w:val="20"/>
          <w:szCs w:val="20"/>
        </w:rPr>
      </w:pPr>
      <w:r w:rsidRPr="00637EA0">
        <w:rPr>
          <w:sz w:val="20"/>
          <w:szCs w:val="20"/>
        </w:rPr>
        <w:lastRenderedPageBreak/>
        <w:t xml:space="preserve">For more than </w:t>
      </w:r>
      <w:r w:rsidR="00591D6A">
        <w:rPr>
          <w:sz w:val="20"/>
          <w:szCs w:val="20"/>
        </w:rPr>
        <w:t>five</w:t>
      </w:r>
      <w:r w:rsidRPr="00637EA0">
        <w:rPr>
          <w:sz w:val="20"/>
          <w:szCs w:val="20"/>
        </w:rPr>
        <w:t xml:space="preserve"> epiphyton/periphyton groups, look in the epiphyton section (search for epiphyton).</w:t>
      </w:r>
    </w:p>
    <w:p w14:paraId="7DEEA3FA" w14:textId="77777777" w:rsidR="00637EA0" w:rsidRDefault="00637EA0" w:rsidP="00637EA0">
      <w:r>
        <w:rPr>
          <w:noProof/>
        </w:rPr>
        <w:drawing>
          <wp:inline distT="0" distB="0" distL="0" distR="0" wp14:anchorId="37A9B99D" wp14:editId="05428997">
            <wp:extent cx="5943600" cy="2275628"/>
            <wp:effectExtent l="0" t="0" r="0" b="0"/>
            <wp:docPr id="28" name="Picture 28"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1618.tmp"/>
                    <pic:cNvPicPr/>
                  </pic:nvPicPr>
                  <pic:blipFill rotWithShape="1">
                    <a:blip r:embed="rId31" cstate="print">
                      <a:extLst>
                        <a:ext uri="{28A0092B-C50C-407E-A947-70E740481C1C}">
                          <a14:useLocalDpi xmlns:a14="http://schemas.microsoft.com/office/drawing/2010/main" val="0"/>
                        </a:ext>
                      </a:extLst>
                    </a:blip>
                    <a:srcRect t="29134"/>
                    <a:stretch/>
                  </pic:blipFill>
                  <pic:spPr bwMode="auto">
                    <a:xfrm>
                      <a:off x="0" y="0"/>
                      <a:ext cx="5943600" cy="2275628"/>
                    </a:xfrm>
                    <a:prstGeom prst="rect">
                      <a:avLst/>
                    </a:prstGeom>
                    <a:ln>
                      <a:noFill/>
                    </a:ln>
                    <a:extLst>
                      <a:ext uri="{53640926-AAD7-44D8-BBD7-CCE9431645EC}">
                        <a14:shadowObscured xmlns:a14="http://schemas.microsoft.com/office/drawing/2010/main"/>
                      </a:ext>
                    </a:extLst>
                  </pic:spPr>
                </pic:pic>
              </a:graphicData>
            </a:graphic>
          </wp:inline>
        </w:drawing>
      </w:r>
    </w:p>
    <w:p w14:paraId="47159B5E" w14:textId="3461E818" w:rsidR="00637EA0" w:rsidRDefault="00637EA0" w:rsidP="00156989">
      <w:pPr>
        <w:pStyle w:val="Caption"/>
      </w:pPr>
      <w:bookmarkStart w:id="36" w:name="_Toc48576314"/>
      <w:r>
        <w:t xml:space="preserve">Figure </w:t>
      </w:r>
      <w:fldSimple w:instr=" SEQ Figure \* ARABIC ">
        <w:r w:rsidR="006E3DC1">
          <w:rPr>
            <w:noProof/>
          </w:rPr>
          <w:t>7</w:t>
        </w:r>
      </w:fldSimple>
      <w:r>
        <w:t xml:space="preserve">. Location in Excel file where the number of rows needs to be increased in case there are more than </w:t>
      </w:r>
      <w:r w:rsidR="009D6F38">
        <w:t>five</w:t>
      </w:r>
      <w:r>
        <w:t xml:space="preserve"> epiphyton/periphyton groups.</w:t>
      </w:r>
      <w:bookmarkEnd w:id="36"/>
    </w:p>
    <w:p w14:paraId="59575E8D" w14:textId="1882C3A8"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For more than </w:t>
      </w:r>
      <w:r w:rsidR="009D6F38">
        <w:rPr>
          <w:sz w:val="20"/>
          <w:szCs w:val="20"/>
        </w:rPr>
        <w:t xml:space="preserve">five </w:t>
      </w:r>
      <w:r w:rsidRPr="00637EA0">
        <w:rPr>
          <w:sz w:val="20"/>
          <w:szCs w:val="20"/>
        </w:rPr>
        <w:t xml:space="preserve">algae and </w:t>
      </w:r>
      <w:r w:rsidR="009D6F38">
        <w:rPr>
          <w:sz w:val="20"/>
          <w:szCs w:val="20"/>
        </w:rPr>
        <w:t>five</w:t>
      </w:r>
      <w:r w:rsidRPr="00637EA0">
        <w:rPr>
          <w:sz w:val="20"/>
          <w:szCs w:val="20"/>
        </w:rPr>
        <w:t xml:space="preserve"> zooplankton groups, look in the zooplankton section (search for zooplankton).</w:t>
      </w:r>
    </w:p>
    <w:p w14:paraId="07D32303" w14:textId="77777777" w:rsidR="00637EA0" w:rsidRDefault="00637EA0" w:rsidP="00637EA0">
      <w:r>
        <w:rPr>
          <w:noProof/>
        </w:rPr>
        <w:drawing>
          <wp:inline distT="0" distB="0" distL="0" distR="0" wp14:anchorId="64A51941" wp14:editId="2CC6C3AE">
            <wp:extent cx="5943600" cy="2294678"/>
            <wp:effectExtent l="0" t="0" r="0" b="0"/>
            <wp:docPr id="29" name="Picture 29"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AD96.tmp"/>
                    <pic:cNvPicPr/>
                  </pic:nvPicPr>
                  <pic:blipFill rotWithShape="1">
                    <a:blip r:embed="rId32" cstate="print">
                      <a:extLst>
                        <a:ext uri="{28A0092B-C50C-407E-A947-70E740481C1C}">
                          <a14:useLocalDpi xmlns:a14="http://schemas.microsoft.com/office/drawing/2010/main" val="0"/>
                        </a:ext>
                      </a:extLst>
                    </a:blip>
                    <a:srcRect t="29147"/>
                    <a:stretch/>
                  </pic:blipFill>
                  <pic:spPr bwMode="auto">
                    <a:xfrm>
                      <a:off x="0" y="0"/>
                      <a:ext cx="5943600" cy="2294678"/>
                    </a:xfrm>
                    <a:prstGeom prst="rect">
                      <a:avLst/>
                    </a:prstGeom>
                    <a:ln>
                      <a:noFill/>
                    </a:ln>
                    <a:extLst>
                      <a:ext uri="{53640926-AAD7-44D8-BBD7-CCE9431645EC}">
                        <a14:shadowObscured xmlns:a14="http://schemas.microsoft.com/office/drawing/2010/main"/>
                      </a:ext>
                    </a:extLst>
                  </pic:spPr>
                </pic:pic>
              </a:graphicData>
            </a:graphic>
          </wp:inline>
        </w:drawing>
      </w:r>
    </w:p>
    <w:p w14:paraId="49F2F11F" w14:textId="38BBEC7B" w:rsidR="00637EA0" w:rsidRDefault="00637EA0" w:rsidP="00156989">
      <w:pPr>
        <w:pStyle w:val="Caption"/>
      </w:pPr>
      <w:bookmarkStart w:id="37" w:name="_Toc48576315"/>
      <w:r>
        <w:t xml:space="preserve">Figure </w:t>
      </w:r>
      <w:fldSimple w:instr=" SEQ Figure \* ARABIC ">
        <w:r w:rsidR="006E3DC1">
          <w:rPr>
            <w:noProof/>
          </w:rPr>
          <w:t>8</w:t>
        </w:r>
      </w:fldSimple>
      <w:r>
        <w:t>. Location in Excel file where the number of rows needs to be increased in case there are more than 5 zooplankton groups.</w:t>
      </w:r>
      <w:bookmarkEnd w:id="37"/>
    </w:p>
    <w:p w14:paraId="4511862F" w14:textId="091EF69F" w:rsidR="00637EA0" w:rsidRPr="005C6AF9" w:rsidRDefault="00637EA0" w:rsidP="00637EA0">
      <w:pPr>
        <w:pStyle w:val="ListParagraph"/>
        <w:numPr>
          <w:ilvl w:val="2"/>
          <w:numId w:val="24"/>
        </w:numPr>
        <w:spacing w:after="160" w:line="259" w:lineRule="auto"/>
        <w:rPr>
          <w:sz w:val="20"/>
          <w:szCs w:val="20"/>
        </w:rPr>
      </w:pPr>
      <w:r w:rsidRPr="005C6AF9">
        <w:rPr>
          <w:sz w:val="20"/>
          <w:szCs w:val="20"/>
        </w:rPr>
        <w:t xml:space="preserve">For more than </w:t>
      </w:r>
      <w:r w:rsidR="009D6F38">
        <w:rPr>
          <w:sz w:val="20"/>
          <w:szCs w:val="20"/>
        </w:rPr>
        <w:t>five</w:t>
      </w:r>
      <w:r w:rsidRPr="005C6AF9">
        <w:rPr>
          <w:sz w:val="20"/>
          <w:szCs w:val="20"/>
        </w:rPr>
        <w:t xml:space="preserve"> macrophyte groups, look in the macrophyte section (search for macrophyte).</w:t>
      </w:r>
    </w:p>
    <w:p w14:paraId="4C559C5B" w14:textId="77777777" w:rsidR="00637EA0" w:rsidRDefault="00637EA0" w:rsidP="00637EA0">
      <w:r>
        <w:rPr>
          <w:noProof/>
        </w:rPr>
        <w:lastRenderedPageBreak/>
        <w:drawing>
          <wp:inline distT="0" distB="0" distL="0" distR="0" wp14:anchorId="604DC7B8" wp14:editId="22F3D20F">
            <wp:extent cx="5943600" cy="2275628"/>
            <wp:effectExtent l="0" t="0" r="0" b="0"/>
            <wp:docPr id="30" name="Picture 30"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CCFD.tmp"/>
                    <pic:cNvPicPr/>
                  </pic:nvPicPr>
                  <pic:blipFill rotWithShape="1">
                    <a:blip r:embed="rId33" cstate="print">
                      <a:extLst>
                        <a:ext uri="{28A0092B-C50C-407E-A947-70E740481C1C}">
                          <a14:useLocalDpi xmlns:a14="http://schemas.microsoft.com/office/drawing/2010/main" val="0"/>
                        </a:ext>
                      </a:extLst>
                    </a:blip>
                    <a:srcRect t="29134"/>
                    <a:stretch/>
                  </pic:blipFill>
                  <pic:spPr bwMode="auto">
                    <a:xfrm>
                      <a:off x="0" y="0"/>
                      <a:ext cx="5943600" cy="2275628"/>
                    </a:xfrm>
                    <a:prstGeom prst="rect">
                      <a:avLst/>
                    </a:prstGeom>
                    <a:ln>
                      <a:noFill/>
                    </a:ln>
                    <a:extLst>
                      <a:ext uri="{53640926-AAD7-44D8-BBD7-CCE9431645EC}">
                        <a14:shadowObscured xmlns:a14="http://schemas.microsoft.com/office/drawing/2010/main"/>
                      </a:ext>
                    </a:extLst>
                  </pic:spPr>
                </pic:pic>
              </a:graphicData>
            </a:graphic>
          </wp:inline>
        </w:drawing>
      </w:r>
    </w:p>
    <w:p w14:paraId="0B5C1C63" w14:textId="742437C8" w:rsidR="00637EA0" w:rsidRDefault="00637EA0" w:rsidP="00156989">
      <w:pPr>
        <w:pStyle w:val="Caption"/>
      </w:pPr>
      <w:bookmarkStart w:id="38" w:name="_Toc48576316"/>
      <w:r>
        <w:t xml:space="preserve">Figure </w:t>
      </w:r>
      <w:fldSimple w:instr=" SEQ Figure \* ARABIC ">
        <w:r w:rsidR="006E3DC1">
          <w:rPr>
            <w:noProof/>
          </w:rPr>
          <w:t>9</w:t>
        </w:r>
      </w:fldSimple>
      <w:r>
        <w:t xml:space="preserve">. Location in Excel file where the number of rows needs to be increased in case there are more than </w:t>
      </w:r>
      <w:r w:rsidR="009D6F38">
        <w:t>five</w:t>
      </w:r>
      <w:r>
        <w:t xml:space="preserve"> macrophyte groups.</w:t>
      </w:r>
      <w:bookmarkEnd w:id="38"/>
    </w:p>
    <w:p w14:paraId="67B9C6D2" w14:textId="14EC163C" w:rsidR="00637EA0" w:rsidRPr="005C6AF9" w:rsidRDefault="00637EA0" w:rsidP="00637EA0">
      <w:pPr>
        <w:pStyle w:val="ListParagraph"/>
        <w:numPr>
          <w:ilvl w:val="1"/>
          <w:numId w:val="24"/>
        </w:numPr>
        <w:spacing w:after="160" w:line="259" w:lineRule="auto"/>
        <w:rPr>
          <w:b/>
          <w:bCs/>
          <w:i/>
          <w:iCs/>
          <w:sz w:val="20"/>
          <w:szCs w:val="20"/>
        </w:rPr>
      </w:pPr>
      <w:r w:rsidRPr="005C6AF9">
        <w:rPr>
          <w:sz w:val="20"/>
          <w:szCs w:val="20"/>
        </w:rPr>
        <w:t xml:space="preserve">You will need to put quotes around the </w:t>
      </w:r>
      <w:r w:rsidRPr="005C6AF9">
        <w:rPr>
          <w:b/>
          <w:bCs/>
          <w:sz w:val="20"/>
          <w:szCs w:val="20"/>
        </w:rPr>
        <w:t>TITLE</w:t>
      </w:r>
      <w:r w:rsidRPr="005C6AF9">
        <w:rPr>
          <w:sz w:val="20"/>
          <w:szCs w:val="20"/>
        </w:rPr>
        <w:t xml:space="preserve"> field, </w:t>
      </w:r>
      <w:r w:rsidRPr="005C6AF9">
        <w:rPr>
          <w:b/>
          <w:bCs/>
          <w:sz w:val="20"/>
          <w:szCs w:val="20"/>
        </w:rPr>
        <w:t>HNAME</w:t>
      </w:r>
      <w:r w:rsidRPr="005C6AF9">
        <w:rPr>
          <w:sz w:val="20"/>
          <w:szCs w:val="20"/>
        </w:rPr>
        <w:t xml:space="preserve"> field, </w:t>
      </w:r>
      <w:r w:rsidRPr="005C6AF9">
        <w:rPr>
          <w:b/>
          <w:bCs/>
          <w:sz w:val="20"/>
          <w:szCs w:val="20"/>
        </w:rPr>
        <w:t>CNAME</w:t>
      </w:r>
      <w:r w:rsidRPr="005C6AF9">
        <w:rPr>
          <w:sz w:val="20"/>
          <w:szCs w:val="20"/>
        </w:rPr>
        <w:t xml:space="preserve"> field, and </w:t>
      </w:r>
      <w:r w:rsidRPr="005C6AF9">
        <w:rPr>
          <w:b/>
          <w:bCs/>
          <w:sz w:val="20"/>
          <w:szCs w:val="20"/>
        </w:rPr>
        <w:t>CDNAME</w:t>
      </w:r>
      <w:r w:rsidRPr="005C6AF9">
        <w:rPr>
          <w:sz w:val="20"/>
          <w:szCs w:val="20"/>
        </w:rPr>
        <w:t xml:space="preserve"> field. This can be done by setting up a formula using the existing cells as ‘=char(</w:t>
      </w:r>
      <w:proofErr w:type="gramStart"/>
      <w:r w:rsidRPr="005C6AF9">
        <w:rPr>
          <w:sz w:val="20"/>
          <w:szCs w:val="20"/>
        </w:rPr>
        <w:t>34)&amp;</w:t>
      </w:r>
      <w:proofErr w:type="gramEnd"/>
      <w:r w:rsidRPr="005C6AF9">
        <w:rPr>
          <w:sz w:val="20"/>
          <w:szCs w:val="20"/>
        </w:rPr>
        <w:t>[CELLREF]&amp;char(34)</w:t>
      </w:r>
      <w:r w:rsidR="00591D6A">
        <w:rPr>
          <w:sz w:val="20"/>
          <w:szCs w:val="20"/>
        </w:rPr>
        <w:t>,</w:t>
      </w:r>
      <w:r w:rsidRPr="005C6AF9">
        <w:rPr>
          <w:sz w:val="20"/>
          <w:szCs w:val="20"/>
        </w:rPr>
        <w:t xml:space="preserve">’ where CELLREF is the cell reference number of the original text. Then paste the </w:t>
      </w:r>
      <w:r w:rsidRPr="005C6AF9">
        <w:rPr>
          <w:b/>
          <w:bCs/>
          <w:i/>
          <w:iCs/>
          <w:sz w:val="20"/>
          <w:szCs w:val="20"/>
        </w:rPr>
        <w:t>values</w:t>
      </w:r>
      <w:r w:rsidRPr="005C6AF9">
        <w:rPr>
          <w:sz w:val="20"/>
          <w:szCs w:val="20"/>
        </w:rPr>
        <w:t xml:space="preserve"> with the double quotes to the expected locations. </w:t>
      </w:r>
    </w:p>
    <w:p w14:paraId="5D0D63B8" w14:textId="77777777" w:rsidR="00637EA0" w:rsidRPr="005C6AF9" w:rsidRDefault="00637EA0" w:rsidP="00637EA0">
      <w:pPr>
        <w:pStyle w:val="ListParagraph"/>
        <w:numPr>
          <w:ilvl w:val="1"/>
          <w:numId w:val="24"/>
        </w:numPr>
        <w:spacing w:after="160" w:line="259" w:lineRule="auto"/>
        <w:rPr>
          <w:sz w:val="20"/>
          <w:szCs w:val="20"/>
        </w:rPr>
      </w:pPr>
      <w:r w:rsidRPr="005C6AF9">
        <w:rPr>
          <w:sz w:val="20"/>
          <w:szCs w:val="20"/>
        </w:rPr>
        <w:t xml:space="preserve">The </w:t>
      </w:r>
      <w:r w:rsidRPr="005C6AF9">
        <w:rPr>
          <w:b/>
          <w:bCs/>
          <w:sz w:val="20"/>
          <w:szCs w:val="20"/>
        </w:rPr>
        <w:t>w2_con.xlsm</w:t>
      </w:r>
      <w:r w:rsidRPr="005C6AF9">
        <w:rPr>
          <w:sz w:val="20"/>
          <w:szCs w:val="20"/>
        </w:rPr>
        <w:t xml:space="preserve"> file should now be working. As edits are made in this file, you will push the button on the top of the file in Column B to export it to </w:t>
      </w:r>
      <w:r w:rsidRPr="005C6AF9">
        <w:rPr>
          <w:b/>
          <w:bCs/>
          <w:sz w:val="20"/>
          <w:szCs w:val="20"/>
        </w:rPr>
        <w:t>w2_con.csv</w:t>
      </w:r>
      <w:r w:rsidRPr="005C6AF9">
        <w:rPr>
          <w:sz w:val="20"/>
          <w:szCs w:val="20"/>
        </w:rPr>
        <w:t>, which is read in by the W2 model. The preprocessor will ‘yell’ at you in case there is an error in the set up.</w:t>
      </w:r>
    </w:p>
    <w:p w14:paraId="74AA643B" w14:textId="77777777" w:rsidR="005C6AF9" w:rsidRDefault="005C6AF9">
      <w:pPr>
        <w:rPr>
          <w:rFonts w:ascii="Arial" w:hAnsi="Arial" w:cs="Arial"/>
          <w:b/>
          <w:bCs/>
          <w:sz w:val="48"/>
        </w:rPr>
      </w:pPr>
      <w:r>
        <w:br w:type="page"/>
      </w:r>
    </w:p>
    <w:p w14:paraId="5163CA7E" w14:textId="242FCAD8" w:rsidR="003D2128" w:rsidRDefault="003D2128" w:rsidP="00C03547">
      <w:pPr>
        <w:pStyle w:val="Heading1"/>
        <w:numPr>
          <w:ilvl w:val="0"/>
          <w:numId w:val="14"/>
        </w:numPr>
        <w:spacing w:before="360" w:after="360"/>
      </w:pPr>
      <w:bookmarkStart w:id="39" w:name="_Toc48576271"/>
      <w:r>
        <w:lastRenderedPageBreak/>
        <w:t>GUI Interface for CE-QUAL-W2 for Versions 3.7-</w:t>
      </w:r>
      <w:ins w:id="40" w:author="Todd Steissberg" w:date="2022-08-07T00:07:00Z">
        <w:r w:rsidR="008761DD">
          <w:t xml:space="preserve"> </w:t>
        </w:r>
      </w:ins>
      <w:r>
        <w:t>4.2</w:t>
      </w:r>
      <w:r w:rsidR="00344BE4">
        <w:t>0</w:t>
      </w:r>
      <w:bookmarkEnd w:id="39"/>
    </w:p>
    <w:p w14:paraId="00ACFA0E" w14:textId="77777777" w:rsidR="005C6AF9" w:rsidRDefault="003D2128" w:rsidP="005C6AF9">
      <w:pPr>
        <w:keepNext/>
        <w:jc w:val="center"/>
      </w:pPr>
      <w:r>
        <w:rPr>
          <w:rFonts w:cstheme="minorHAnsi"/>
          <w:noProof/>
        </w:rPr>
        <w:drawing>
          <wp:inline distT="0" distB="0" distL="0" distR="0" wp14:anchorId="5679CBA4" wp14:editId="0E6B2918">
            <wp:extent cx="3111500" cy="2972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F83B4C.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9439" cy="2980495"/>
                    </a:xfrm>
                    <a:prstGeom prst="rect">
                      <a:avLst/>
                    </a:prstGeom>
                  </pic:spPr>
                </pic:pic>
              </a:graphicData>
            </a:graphic>
          </wp:inline>
        </w:drawing>
      </w:r>
    </w:p>
    <w:p w14:paraId="756FFBA0" w14:textId="5D353070" w:rsidR="003D2128" w:rsidRPr="00233DAB" w:rsidRDefault="005C6AF9" w:rsidP="00156989">
      <w:pPr>
        <w:pStyle w:val="Caption"/>
        <w:rPr>
          <w:rFonts w:cstheme="minorHAnsi"/>
        </w:rPr>
      </w:pPr>
      <w:bookmarkStart w:id="41" w:name="_Toc48576317"/>
      <w:r>
        <w:t xml:space="preserve">Figure </w:t>
      </w:r>
      <w:fldSimple w:instr=" SEQ Figure \* ARABIC ">
        <w:r w:rsidR="006E3DC1">
          <w:rPr>
            <w:noProof/>
          </w:rPr>
          <w:t>10</w:t>
        </w:r>
      </w:fldSimple>
      <w:r>
        <w:t>. About W2 Control GUI preprocessor.</w:t>
      </w:r>
      <w:bookmarkEnd w:id="41"/>
    </w:p>
    <w:p w14:paraId="1A891125" w14:textId="174831D5" w:rsidR="003D2128" w:rsidRPr="00233DAB" w:rsidRDefault="003D2128" w:rsidP="005C6AF9">
      <w:pPr>
        <w:pStyle w:val="Heading2"/>
        <w:spacing w:after="240"/>
      </w:pPr>
      <w:bookmarkStart w:id="42" w:name="_Toc508284166"/>
      <w:bookmarkStart w:id="43" w:name="_Toc48576272"/>
      <w:r w:rsidRPr="00233DAB">
        <w:t>Introduction</w:t>
      </w:r>
      <w:bookmarkEnd w:id="42"/>
      <w:bookmarkEnd w:id="43"/>
    </w:p>
    <w:p w14:paraId="17637AFB" w14:textId="042C5451" w:rsidR="003D2128" w:rsidRPr="000E61AA" w:rsidRDefault="003D2128" w:rsidP="003D2128">
      <w:pPr>
        <w:jc w:val="both"/>
        <w:rPr>
          <w:rFonts w:cstheme="minorHAnsi"/>
          <w:sz w:val="20"/>
        </w:rPr>
      </w:pPr>
      <w:r w:rsidRPr="000E61AA">
        <w:rPr>
          <w:rFonts w:cstheme="minorHAnsi"/>
          <w:sz w:val="20"/>
        </w:rPr>
        <w:t>This s</w:t>
      </w:r>
      <w:r w:rsidR="00344BE4">
        <w:rPr>
          <w:rFonts w:cstheme="minorHAnsi"/>
          <w:sz w:val="20"/>
        </w:rPr>
        <w:t xml:space="preserve">ection </w:t>
      </w:r>
      <w:r w:rsidRPr="000E61AA">
        <w:rPr>
          <w:rFonts w:cstheme="minorHAnsi"/>
          <w:sz w:val="20"/>
        </w:rPr>
        <w:t>describes the GUI interface that is released with CE-QUAL-W2.</w:t>
      </w:r>
      <w:r w:rsidR="00344BE4">
        <w:rPr>
          <w:rFonts w:cstheme="minorHAnsi"/>
          <w:sz w:val="20"/>
        </w:rPr>
        <w:t xml:space="preserve"> This works with the old version of the control file, </w:t>
      </w:r>
      <w:r w:rsidR="00344BE4" w:rsidRPr="00344BE4">
        <w:rPr>
          <w:rFonts w:cstheme="minorHAnsi"/>
          <w:b/>
          <w:bCs/>
          <w:sz w:val="20"/>
        </w:rPr>
        <w:t>w2_con.npt</w:t>
      </w:r>
      <w:r w:rsidR="00344BE4">
        <w:rPr>
          <w:rFonts w:cstheme="minorHAnsi"/>
          <w:sz w:val="20"/>
        </w:rPr>
        <w:t>, but is not expected to be coded to work with the new Excel version of the control file (</w:t>
      </w:r>
      <w:r w:rsidR="00344BE4" w:rsidRPr="00344BE4">
        <w:rPr>
          <w:rFonts w:cstheme="minorHAnsi"/>
          <w:b/>
          <w:bCs/>
          <w:sz w:val="20"/>
        </w:rPr>
        <w:t>w2_con.csv</w:t>
      </w:r>
      <w:r w:rsidR="00344BE4">
        <w:rPr>
          <w:rFonts w:cstheme="minorHAnsi"/>
          <w:sz w:val="20"/>
        </w:rPr>
        <w:t>).</w:t>
      </w:r>
      <w:r w:rsidRPr="000E61AA">
        <w:rPr>
          <w:rFonts w:cstheme="minorHAnsi"/>
          <w:sz w:val="20"/>
        </w:rPr>
        <w:t xml:space="preserve"> The manual describes</w:t>
      </w:r>
      <w:r w:rsidR="00344BE4">
        <w:rPr>
          <w:rFonts w:cstheme="minorHAnsi"/>
          <w:sz w:val="20"/>
        </w:rPr>
        <w:t xml:space="preserve"> </w:t>
      </w:r>
      <w:r w:rsidRPr="000E61AA">
        <w:rPr>
          <w:rFonts w:cstheme="minorHAnsi"/>
          <w:sz w:val="20"/>
        </w:rPr>
        <w:t>the uses of the GUI for editing the control file (</w:t>
      </w:r>
      <w:r w:rsidRPr="00344BE4">
        <w:rPr>
          <w:rFonts w:cstheme="minorHAnsi"/>
          <w:b/>
          <w:bCs/>
          <w:sz w:val="20"/>
        </w:rPr>
        <w:t>w2_con.npt</w:t>
      </w:r>
      <w:r w:rsidRPr="000E61AA">
        <w:rPr>
          <w:rFonts w:cstheme="minorHAnsi"/>
          <w:sz w:val="20"/>
        </w:rPr>
        <w:t xml:space="preserve">) and the bathymetry file (user-defined filename, typically called </w:t>
      </w:r>
      <w:proofErr w:type="spellStart"/>
      <w:r w:rsidRPr="00344BE4">
        <w:rPr>
          <w:rFonts w:cstheme="minorHAnsi"/>
          <w:b/>
          <w:bCs/>
          <w:sz w:val="20"/>
        </w:rPr>
        <w:t>bth.npt</w:t>
      </w:r>
      <w:proofErr w:type="spellEnd"/>
      <w:r w:rsidR="00344BE4">
        <w:rPr>
          <w:rFonts w:cstheme="minorHAnsi"/>
          <w:sz w:val="20"/>
        </w:rPr>
        <w:t xml:space="preserve"> or </w:t>
      </w:r>
      <w:r w:rsidR="00344BE4" w:rsidRPr="00344BE4">
        <w:rPr>
          <w:rFonts w:cstheme="minorHAnsi"/>
          <w:b/>
          <w:bCs/>
          <w:sz w:val="20"/>
        </w:rPr>
        <w:t>bth.csv</w:t>
      </w:r>
      <w:r w:rsidRPr="000E61AA">
        <w:rPr>
          <w:rFonts w:cstheme="minorHAnsi"/>
          <w:sz w:val="20"/>
        </w:rPr>
        <w:t>). Please note that the model files can be edited using a text editor</w:t>
      </w:r>
      <w:r w:rsidR="00344BE4">
        <w:rPr>
          <w:rFonts w:cstheme="minorHAnsi"/>
          <w:sz w:val="20"/>
        </w:rPr>
        <w:t xml:space="preserve"> or in Excel,</w:t>
      </w:r>
      <w:r w:rsidRPr="000E61AA">
        <w:rPr>
          <w:rFonts w:cstheme="minorHAnsi"/>
          <w:sz w:val="20"/>
        </w:rPr>
        <w:t xml:space="preserve"> and the GUI is </w:t>
      </w:r>
      <w:r w:rsidR="00344BE4">
        <w:rPr>
          <w:rFonts w:cstheme="minorHAnsi"/>
          <w:sz w:val="20"/>
        </w:rPr>
        <w:t xml:space="preserve">therefore </w:t>
      </w:r>
      <w:r w:rsidRPr="000E61AA">
        <w:rPr>
          <w:rFonts w:cstheme="minorHAnsi"/>
          <w:sz w:val="20"/>
        </w:rPr>
        <w:t>not required</w:t>
      </w:r>
      <w:r w:rsidR="00344BE4">
        <w:rPr>
          <w:rFonts w:cstheme="minorHAnsi"/>
          <w:sz w:val="20"/>
        </w:rPr>
        <w:t xml:space="preserve"> to run the model</w:t>
      </w:r>
      <w:r w:rsidRPr="000E61AA">
        <w:rPr>
          <w:rFonts w:cstheme="minorHAnsi"/>
          <w:sz w:val="20"/>
        </w:rPr>
        <w:t xml:space="preserve">. The GUI </w:t>
      </w:r>
      <w:r w:rsidR="00DA6F8C">
        <w:rPr>
          <w:rFonts w:cstheme="minorHAnsi"/>
          <w:sz w:val="20"/>
        </w:rPr>
        <w:t>is</w:t>
      </w:r>
      <w:r w:rsidRPr="000E61AA">
        <w:rPr>
          <w:rFonts w:cstheme="minorHAnsi"/>
          <w:sz w:val="20"/>
        </w:rPr>
        <w:t xml:space="preserve"> </w:t>
      </w:r>
      <w:r w:rsidR="00DA6F8C">
        <w:rPr>
          <w:rFonts w:cstheme="minorHAnsi"/>
          <w:sz w:val="20"/>
        </w:rPr>
        <w:t xml:space="preserve">often </w:t>
      </w:r>
      <w:r w:rsidRPr="000E61AA">
        <w:rPr>
          <w:rFonts w:cstheme="minorHAnsi"/>
          <w:sz w:val="20"/>
        </w:rPr>
        <w:t>very helpful</w:t>
      </w:r>
      <w:r w:rsidR="009D6F38">
        <w:rPr>
          <w:rFonts w:cstheme="minorHAnsi"/>
          <w:sz w:val="20"/>
        </w:rPr>
        <w:t>,</w:t>
      </w:r>
      <w:r w:rsidRPr="000E61AA">
        <w:rPr>
          <w:rFonts w:cstheme="minorHAnsi"/>
          <w:sz w:val="20"/>
        </w:rPr>
        <w:t xml:space="preserve"> </w:t>
      </w:r>
      <w:r w:rsidR="009D6F38" w:rsidRPr="000E61AA">
        <w:rPr>
          <w:rFonts w:cstheme="minorHAnsi"/>
          <w:sz w:val="20"/>
        </w:rPr>
        <w:t>though</w:t>
      </w:r>
      <w:r w:rsidR="009D6F38">
        <w:rPr>
          <w:rFonts w:cstheme="minorHAnsi"/>
          <w:sz w:val="20"/>
        </w:rPr>
        <w:t>,</w:t>
      </w:r>
      <w:r w:rsidR="009D6F38" w:rsidRPr="000E61AA">
        <w:rPr>
          <w:rFonts w:cstheme="minorHAnsi"/>
          <w:sz w:val="20"/>
        </w:rPr>
        <w:t xml:space="preserve"> </w:t>
      </w:r>
      <w:r w:rsidRPr="000E61AA">
        <w:rPr>
          <w:rFonts w:cstheme="minorHAnsi"/>
          <w:sz w:val="20"/>
        </w:rPr>
        <w:t>for the new CE-QUAL-W2 user</w:t>
      </w:r>
      <w:r w:rsidR="009D6F38">
        <w:rPr>
          <w:rFonts w:cstheme="minorHAnsi"/>
          <w:sz w:val="20"/>
        </w:rPr>
        <w:t>,</w:t>
      </w:r>
      <w:r w:rsidR="00344BE4">
        <w:rPr>
          <w:rFonts w:cstheme="minorHAnsi"/>
          <w:sz w:val="20"/>
        </w:rPr>
        <w:t xml:space="preserve"> as is the Excel version of the control file.</w:t>
      </w:r>
      <w:r w:rsidRPr="000E61AA">
        <w:rPr>
          <w:rFonts w:cstheme="minorHAnsi"/>
          <w:sz w:val="20"/>
        </w:rPr>
        <w:t xml:space="preserve"> The bathymetry editor </w:t>
      </w:r>
      <w:r w:rsidR="00DA6F8C">
        <w:rPr>
          <w:rFonts w:cstheme="minorHAnsi"/>
          <w:sz w:val="20"/>
        </w:rPr>
        <w:t xml:space="preserve">can be </w:t>
      </w:r>
      <w:r w:rsidRPr="000E61AA">
        <w:rPr>
          <w:rFonts w:cstheme="minorHAnsi"/>
          <w:sz w:val="20"/>
        </w:rPr>
        <w:t xml:space="preserve">very useful in viewing the model grid and making changes to the grid (e.g., grid refinement). The bathymetry editor though does not assist in setting up the bathymetry. The model user must have already developed the bathymetry file using other programs. The bathymetry editor only edits an existing bathymetry file. </w:t>
      </w:r>
      <w:r w:rsidR="00DA6F8C">
        <w:rPr>
          <w:rFonts w:cstheme="minorHAnsi"/>
          <w:sz w:val="20"/>
        </w:rPr>
        <w:t>T</w:t>
      </w:r>
      <w:r w:rsidRPr="000E61AA">
        <w:rPr>
          <w:rFonts w:cstheme="minorHAnsi"/>
          <w:sz w:val="20"/>
        </w:rPr>
        <w:t xml:space="preserve">he bathymetry is </w:t>
      </w:r>
      <w:r w:rsidR="00DA6F8C">
        <w:rPr>
          <w:rFonts w:cstheme="minorHAnsi"/>
          <w:sz w:val="20"/>
        </w:rPr>
        <w:t>o</w:t>
      </w:r>
      <w:r w:rsidR="00DA6F8C" w:rsidRPr="000E61AA">
        <w:rPr>
          <w:rFonts w:cstheme="minorHAnsi"/>
          <w:sz w:val="20"/>
        </w:rPr>
        <w:t xml:space="preserve">ften </w:t>
      </w:r>
      <w:r w:rsidRPr="000E61AA">
        <w:rPr>
          <w:rFonts w:cstheme="minorHAnsi"/>
          <w:sz w:val="20"/>
        </w:rPr>
        <w:t>developed using GIS software or programs</w:t>
      </w:r>
      <w:r w:rsidR="00DA6F8C">
        <w:rPr>
          <w:rFonts w:cstheme="minorHAnsi"/>
          <w:sz w:val="20"/>
        </w:rPr>
        <w:t>, such as</w:t>
      </w:r>
      <w:r w:rsidRPr="000E61AA">
        <w:rPr>
          <w:rFonts w:cstheme="minorHAnsi"/>
          <w:sz w:val="20"/>
        </w:rPr>
        <w:t xml:space="preserve"> SURFER or other 3-D contour plotting software packages.</w:t>
      </w:r>
    </w:p>
    <w:p w14:paraId="5E71AE0C" w14:textId="2ABE9EE5" w:rsidR="003D2128" w:rsidRPr="00233DAB" w:rsidRDefault="003D2128" w:rsidP="005C6AF9">
      <w:pPr>
        <w:pStyle w:val="Heading2"/>
        <w:spacing w:after="240"/>
      </w:pPr>
      <w:bookmarkStart w:id="44" w:name="_Toc508284167"/>
      <w:bookmarkStart w:id="45" w:name="_Toc48576273"/>
      <w:r w:rsidRPr="00233DAB">
        <w:t>Installing the GUI Interface</w:t>
      </w:r>
      <w:bookmarkEnd w:id="44"/>
      <w:bookmarkEnd w:id="45"/>
    </w:p>
    <w:p w14:paraId="4A2EEB69" w14:textId="77777777" w:rsidR="003D2128" w:rsidRPr="000E61AA" w:rsidRDefault="003D2128" w:rsidP="003D2128">
      <w:pPr>
        <w:jc w:val="both"/>
        <w:rPr>
          <w:rFonts w:cstheme="minorHAnsi"/>
          <w:sz w:val="20"/>
        </w:rPr>
      </w:pPr>
      <w:r w:rsidRPr="000E61AA">
        <w:rPr>
          <w:rFonts w:cstheme="minorHAnsi"/>
          <w:sz w:val="20"/>
        </w:rPr>
        <w:t>After downloading the GUI interface setup files and unzipping them, from Windows Explorer double-click on ‘</w:t>
      </w:r>
      <w:r w:rsidRPr="00C756F9">
        <w:rPr>
          <w:rFonts w:cstheme="minorHAnsi"/>
          <w:b/>
          <w:bCs/>
          <w:sz w:val="20"/>
          <w:rPrChange w:id="46" w:author="Honnalore Steissberg" w:date="2021-09-14T11:39:00Z">
            <w:rPr>
              <w:rFonts w:cstheme="minorHAnsi"/>
              <w:sz w:val="20"/>
            </w:rPr>
          </w:rPrChange>
        </w:rPr>
        <w:t>setup.exe’</w:t>
      </w:r>
      <w:r w:rsidRPr="000E61AA">
        <w:rPr>
          <w:rFonts w:cstheme="minorHAnsi"/>
          <w:sz w:val="20"/>
        </w:rPr>
        <w:t xml:space="preserve"> to guide you in the set-up process. </w:t>
      </w:r>
    </w:p>
    <w:p w14:paraId="0509E7F3" w14:textId="4E63B7E4" w:rsidR="003D2128" w:rsidRPr="00233DAB" w:rsidRDefault="003D2128" w:rsidP="00D75295">
      <w:pPr>
        <w:pStyle w:val="Heading2"/>
      </w:pPr>
      <w:bookmarkStart w:id="47" w:name="_Toc508284168"/>
      <w:bookmarkStart w:id="48" w:name="_Toc48576274"/>
      <w:r w:rsidRPr="00233DAB">
        <w:lastRenderedPageBreak/>
        <w:t>Opening the GUI Interface</w:t>
      </w:r>
      <w:bookmarkEnd w:id="47"/>
      <w:bookmarkEnd w:id="48"/>
    </w:p>
    <w:p w14:paraId="68140FB8" w14:textId="77777777" w:rsidR="003D2128" w:rsidRPr="000E61AA" w:rsidRDefault="003D2128" w:rsidP="003D2128">
      <w:pPr>
        <w:jc w:val="both"/>
        <w:rPr>
          <w:rFonts w:cstheme="minorHAnsi"/>
          <w:sz w:val="20"/>
        </w:rPr>
      </w:pPr>
      <w:r w:rsidRPr="000E61AA">
        <w:rPr>
          <w:rFonts w:cstheme="minorHAnsi"/>
          <w:sz w:val="20"/>
        </w:rPr>
        <w:t>By double-clicking on the W2 icon from the Desktop or from Windows Explorer, the user is presented with the following screen:</w:t>
      </w:r>
    </w:p>
    <w:p w14:paraId="64ABF9C2" w14:textId="77777777" w:rsidR="003D2128" w:rsidRPr="00233DAB" w:rsidRDefault="003D2128" w:rsidP="003D2128">
      <w:pPr>
        <w:jc w:val="both"/>
        <w:rPr>
          <w:rFonts w:cstheme="minorHAnsi"/>
        </w:rPr>
      </w:pPr>
    </w:p>
    <w:p w14:paraId="3499613E" w14:textId="77777777" w:rsidR="00841DA8" w:rsidRDefault="003D2128" w:rsidP="00591D6A">
      <w:pPr>
        <w:keepNext/>
        <w:jc w:val="center"/>
      </w:pPr>
      <w:r w:rsidRPr="00233DAB">
        <w:rPr>
          <w:rFonts w:cstheme="minorHAnsi"/>
          <w:noProof/>
        </w:rPr>
        <w:drawing>
          <wp:inline distT="0" distB="0" distL="0" distR="0" wp14:anchorId="4C3A6CD8" wp14:editId="786E71AF">
            <wp:extent cx="3962400" cy="59944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962400" cy="599440"/>
                    </a:xfrm>
                    <a:prstGeom prst="rect">
                      <a:avLst/>
                    </a:prstGeom>
                    <a:noFill/>
                    <a:ln w="9525">
                      <a:noFill/>
                      <a:miter lim="800000"/>
                      <a:headEnd/>
                      <a:tailEnd/>
                    </a:ln>
                  </pic:spPr>
                </pic:pic>
              </a:graphicData>
            </a:graphic>
          </wp:inline>
        </w:drawing>
      </w:r>
    </w:p>
    <w:p w14:paraId="7B345239" w14:textId="5862DF82" w:rsidR="003D2128" w:rsidRPr="00233DAB" w:rsidRDefault="00841DA8" w:rsidP="00156989">
      <w:pPr>
        <w:pStyle w:val="Caption"/>
        <w:rPr>
          <w:rFonts w:cstheme="minorHAnsi"/>
        </w:rPr>
      </w:pPr>
      <w:bookmarkStart w:id="49" w:name="_Toc48576318"/>
      <w:r>
        <w:t xml:space="preserve">Figure </w:t>
      </w:r>
      <w:fldSimple w:instr=" SEQ Figure \* ARABIC ">
        <w:r w:rsidR="006E3DC1">
          <w:rPr>
            <w:noProof/>
          </w:rPr>
          <w:t>11</w:t>
        </w:r>
      </w:fldSimple>
      <w:r>
        <w:t>. Dialog box menu.</w:t>
      </w:r>
      <w:bookmarkEnd w:id="49"/>
    </w:p>
    <w:p w14:paraId="21435895" w14:textId="77777777" w:rsidR="003D2128" w:rsidRPr="00233DAB" w:rsidRDefault="003D2128" w:rsidP="003D2128">
      <w:pPr>
        <w:jc w:val="both"/>
        <w:rPr>
          <w:rFonts w:cstheme="minorHAnsi"/>
        </w:rPr>
      </w:pPr>
    </w:p>
    <w:p w14:paraId="2FAA19FB" w14:textId="77777777" w:rsidR="003D2128" w:rsidRPr="000E61AA" w:rsidRDefault="003D2128" w:rsidP="003D2128">
      <w:pPr>
        <w:jc w:val="both"/>
        <w:rPr>
          <w:rFonts w:cstheme="minorHAnsi"/>
          <w:sz w:val="20"/>
        </w:rPr>
      </w:pPr>
      <w:r w:rsidRPr="000E61AA">
        <w:rPr>
          <w:rFonts w:cstheme="minorHAnsi"/>
          <w:sz w:val="20"/>
        </w:rPr>
        <w:t xml:space="preserve">This interface is meant to be simple and uncomplicated. </w:t>
      </w:r>
    </w:p>
    <w:p w14:paraId="3A288084" w14:textId="77777777" w:rsidR="00591D6A" w:rsidRDefault="00591D6A" w:rsidP="00D75295">
      <w:pPr>
        <w:pStyle w:val="Heading3"/>
      </w:pPr>
      <w:bookmarkStart w:id="50" w:name="_Toc508284169"/>
      <w:bookmarkStart w:id="51" w:name="_Toc48576275"/>
    </w:p>
    <w:p w14:paraId="2BB38176" w14:textId="08CC98B2" w:rsidR="003D2128" w:rsidRPr="00D75295" w:rsidRDefault="00841DA8" w:rsidP="00D75295">
      <w:pPr>
        <w:pStyle w:val="Heading3"/>
      </w:pPr>
      <w:r>
        <w:rPr>
          <w:noProof/>
        </w:rPr>
        <mc:AlternateContent>
          <mc:Choice Requires="wps">
            <w:drawing>
              <wp:anchor distT="0" distB="0" distL="114300" distR="114300" simplePos="0" relativeHeight="251665408" behindDoc="0" locked="0" layoutInCell="1" allowOverlap="1" wp14:anchorId="400C30E6" wp14:editId="2EBCB7CE">
                <wp:simplePos x="0" y="0"/>
                <wp:positionH relativeFrom="column">
                  <wp:posOffset>3649980</wp:posOffset>
                </wp:positionH>
                <wp:positionV relativeFrom="paragraph">
                  <wp:posOffset>3698875</wp:posOffset>
                </wp:positionV>
                <wp:extent cx="24307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14:paraId="6C262AD1" w14:textId="63D34FBB" w:rsidR="006F209D" w:rsidRPr="0081476C" w:rsidRDefault="006F209D" w:rsidP="00156989">
                            <w:pPr>
                              <w:pStyle w:val="Caption"/>
                              <w:rPr>
                                <w:rFonts w:ascii="Arial" w:hAnsi="Arial" w:cs="Arial"/>
                                <w:bCs/>
                                <w:noProof/>
                                <w:snapToGrid w:val="0"/>
                                <w:sz w:val="32"/>
                                <w:szCs w:val="26"/>
                              </w:rPr>
                            </w:pPr>
                            <w:bookmarkStart w:id="52" w:name="_Toc48576319"/>
                            <w:r>
                              <w:t xml:space="preserve">Figure </w:t>
                            </w:r>
                            <w:fldSimple w:instr=" SEQ Figure \* ARABIC ">
                              <w:r w:rsidR="006E3DC1">
                                <w:rPr>
                                  <w:noProof/>
                                </w:rPr>
                                <w:t>12</w:t>
                              </w:r>
                            </w:fldSimple>
                            <w:r>
                              <w:t>. Menu of w2control.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C30E6" id="_x0000_t202" coordsize="21600,21600" o:spt="202" path="m,l,21600r21600,l21600,xe">
                <v:stroke joinstyle="miter"/>
                <v:path gradientshapeok="t" o:connecttype="rect"/>
              </v:shapetype>
              <v:shape id="Text Box 4" o:spid="_x0000_s1026" type="#_x0000_t202" style="position:absolute;margin-left:287.4pt;margin-top:291.25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bWKFgIAADgEAAAOAAAAZHJzL2Uyb0RvYy54bWysU8Fu2zAMvQ/YPwi6L07SrSuMOEWWIsOA&#13;&#10;oi2QDj0rshwLkEWNUmJnXz9KtpOu22nYRaZF6lF872lx2zWGHRV6Dbbgs8mUM2UllNruC/79efPh&#13;&#10;hjMfhC2FAasKflKe3y7fv1u0LldzqMGUChmBWJ+3ruB1CC7PMi9r1Qg/AacsJSvARgT6xX1WomgJ&#13;&#10;vTHZfDq9zlrA0iFI5T3t3vVJvkz4VaVkeKwqrwIzBae7hbRiWndxzZYLke9RuFrL4RriH27RCG2p&#13;&#10;6RnqTgTBDqj/gGq0RPBQhYmEJoOq0lKlGWia2fTNNNtaOJVmIXK8O9Pk/x+sfDhu3ROy0H2BjgSM&#13;&#10;hLTO55424zxdhU380k0Z5YnC05k21QUmaXP+8Wr6+YZSknLXV58iRnY56tCHrwoaFoOCI2mSqBLH&#13;&#10;ex/60rEkdvJgdLnRxsSfmFgbZEdB+rW1DmoA/63K2FhrIZ7qAeNOdpkjRqHbdcNwOyhPNDNCbwfv&#13;&#10;5EZTo3vhw5NA0p9mIU+HR1oqA23BYYg4qwF//m0/1pMslOWsJT8V3P84CFScmW+WBIvmGwMcg90Y&#13;&#10;2EOzBhpxRq/FyRTSAQxmDCuE5oWsvopdKCWspF4FD2O4Dr2r6alItVqlIrKYE+Hebp2M0COhz92L&#13;&#10;QDfIEUjFBxidJvI3qvS1SRe3OgSiOEkWCe1ZHHgmeybRh6cU/f/6P1VdHvzyFwAAAP//AwBQSwME&#13;&#10;FAAGAAgAAAAhALrKTZnlAAAAEAEAAA8AAABkcnMvZG93bnJldi54bWxMjz1PwzAQhnck/oN1SCyo&#13;&#10;dShJWtI4VVVgKEtF2oXNjd04EJ+j2GnDv+dggeV0n+89b74abcvOuveNQwH30wiYxsqpBmsBh/3L&#13;&#10;ZAHMB4lKtg61gC/tYVVcX+UyU+6Cb/pchpqRCPpMCjAhdBnnvjLaSj91nUaanVxvZaCyr7nq5YXE&#13;&#10;bctnUZRyKxukD0Z2emN09VkOVsAuft+Zu+H0/LqOH/rtYdikH3UpxO3N+LSksF4CC3oMfxfw44H4&#13;&#10;oSCwoxtQedYKSOYx8QdKFrMEGG08JvMU2PG3kwIvcv7fSPENAAD//wMAUEsBAi0AFAAGAAgAAAAh&#13;&#10;ALaDOJL+AAAA4QEAABMAAAAAAAAAAAAAAAAAAAAAAFtDb250ZW50X1R5cGVzXS54bWxQSwECLQAU&#13;&#10;AAYACAAAACEAOP0h/9YAAACUAQAACwAAAAAAAAAAAAAAAAAvAQAAX3JlbHMvLnJlbHNQSwECLQAU&#13;&#10;AAYACAAAACEAe8W1ihYCAAA4BAAADgAAAAAAAAAAAAAAAAAuAgAAZHJzL2Uyb0RvYy54bWxQSwEC&#13;&#10;LQAUAAYACAAAACEAuspNmeUAAAAQAQAADwAAAAAAAAAAAAAAAABwBAAAZHJzL2Rvd25yZXYueG1s&#13;&#10;UEsFBgAAAAAEAAQA8wAAAIIFAAAAAA==&#13;&#10;" stroked="f">
                <v:textbox style="mso-fit-shape-to-text:t" inset="0,0,0,0">
                  <w:txbxContent>
                    <w:p w14:paraId="6C262AD1" w14:textId="63D34FBB" w:rsidR="006F209D" w:rsidRPr="0081476C" w:rsidRDefault="006F209D" w:rsidP="00156989">
                      <w:pPr>
                        <w:pStyle w:val="Caption"/>
                        <w:rPr>
                          <w:rFonts w:ascii="Arial" w:hAnsi="Arial" w:cs="Arial"/>
                          <w:bCs/>
                          <w:noProof/>
                          <w:snapToGrid w:val="0"/>
                          <w:sz w:val="32"/>
                          <w:szCs w:val="26"/>
                        </w:rPr>
                      </w:pPr>
                      <w:bookmarkStart w:id="53" w:name="_Toc48576319"/>
                      <w:r>
                        <w:t xml:space="preserve">Figure </w:t>
                      </w:r>
                      <w:fldSimple w:instr=" SEQ Figure \* ARABIC ">
                        <w:r w:rsidR="006E3DC1">
                          <w:rPr>
                            <w:noProof/>
                          </w:rPr>
                          <w:t>12</w:t>
                        </w:r>
                      </w:fldSimple>
                      <w:r>
                        <w:t>. Menu of w2control.</w:t>
                      </w:r>
                      <w:bookmarkEnd w:id="53"/>
                    </w:p>
                  </w:txbxContent>
                </v:textbox>
                <w10:wrap type="square"/>
              </v:shape>
            </w:pict>
          </mc:Fallback>
        </mc:AlternateContent>
      </w:r>
      <w:r w:rsidR="003D2128" w:rsidRPr="00D75295">
        <w:rPr>
          <w:noProof/>
        </w:rPr>
        <w:drawing>
          <wp:anchor distT="0" distB="0" distL="114300" distR="114300" simplePos="0" relativeHeight="251659264" behindDoc="0" locked="0" layoutInCell="1" allowOverlap="1" wp14:anchorId="18E421EB" wp14:editId="097DE3CC">
            <wp:simplePos x="0" y="0"/>
            <wp:positionH relativeFrom="column">
              <wp:posOffset>3649980</wp:posOffset>
            </wp:positionH>
            <wp:positionV relativeFrom="paragraph">
              <wp:posOffset>334645</wp:posOffset>
            </wp:positionV>
            <wp:extent cx="2430991" cy="3307367"/>
            <wp:effectExtent l="12700" t="1270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858F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0991" cy="3307367"/>
                    </a:xfrm>
                    <a:prstGeom prst="rect">
                      <a:avLst/>
                    </a:prstGeom>
                    <a:ln w="3175">
                      <a:solidFill>
                        <a:schemeClr val="tx1"/>
                      </a:solidFill>
                    </a:ln>
                  </pic:spPr>
                </pic:pic>
              </a:graphicData>
            </a:graphic>
          </wp:anchor>
        </w:drawing>
      </w:r>
      <w:r w:rsidR="003D2128" w:rsidRPr="00D75295">
        <w:t>Menus</w:t>
      </w:r>
      <w:bookmarkEnd w:id="50"/>
      <w:bookmarkEnd w:id="51"/>
    </w:p>
    <w:p w14:paraId="207A4617" w14:textId="53A95C3E" w:rsidR="003D2128" w:rsidRDefault="003D2128" w:rsidP="003D2128">
      <w:pPr>
        <w:jc w:val="both"/>
        <w:rPr>
          <w:rFonts w:cstheme="minorHAnsi"/>
          <w:sz w:val="20"/>
        </w:rPr>
      </w:pPr>
      <w:r w:rsidRPr="000E61AA">
        <w:rPr>
          <w:rFonts w:cstheme="minorHAnsi"/>
          <w:sz w:val="20"/>
        </w:rPr>
        <w:t xml:space="preserve">The user has 3 menus: File, Window, and Help. The File menu controls which control file to open and to save. The user can only open a CE-QUAL-W2 control file – such as </w:t>
      </w:r>
      <w:r w:rsidRPr="00A06FE0">
        <w:rPr>
          <w:rFonts w:cstheme="minorHAnsi"/>
          <w:b/>
          <w:bCs/>
          <w:sz w:val="20"/>
        </w:rPr>
        <w:t>w2_con.npt</w:t>
      </w:r>
      <w:r w:rsidRPr="000E61AA">
        <w:rPr>
          <w:rFonts w:cstheme="minorHAnsi"/>
          <w:sz w:val="20"/>
        </w:rPr>
        <w:t xml:space="preserve">. Opening any other file type will result in an error. The File save button and file open buttons and menu items only affect the control file and the associated files (bathymetry and graph files). Note that when you save a file, you overwrite the original file with which you started. The GUI program though copies the original output file to a similar name but with a number designator. This allows the user always to go back and track changes made over time to the control file or bathymetry files. </w:t>
      </w:r>
    </w:p>
    <w:p w14:paraId="23448979" w14:textId="77777777" w:rsidR="00A06FE0" w:rsidRPr="000E61AA" w:rsidRDefault="00A06FE0" w:rsidP="003D2128">
      <w:pPr>
        <w:jc w:val="both"/>
        <w:rPr>
          <w:rFonts w:cstheme="minorHAnsi"/>
          <w:sz w:val="20"/>
        </w:rPr>
      </w:pPr>
    </w:p>
    <w:p w14:paraId="0DDF9901" w14:textId="1E4920CA" w:rsidR="003D2128" w:rsidRPr="00D75295" w:rsidRDefault="003D2128" w:rsidP="00D75295">
      <w:pPr>
        <w:pStyle w:val="Heading3"/>
      </w:pPr>
      <w:bookmarkStart w:id="54" w:name="_Toc508284170"/>
      <w:bookmarkStart w:id="55" w:name="_Toc48576276"/>
      <w:r w:rsidRPr="00D75295">
        <w:t>Button Bar</w:t>
      </w:r>
      <w:bookmarkEnd w:id="54"/>
      <w:bookmarkEnd w:id="55"/>
    </w:p>
    <w:p w14:paraId="55FD7B20" w14:textId="77777777" w:rsidR="003D2128" w:rsidRPr="000E61AA" w:rsidRDefault="003D2128" w:rsidP="003D2128">
      <w:pPr>
        <w:jc w:val="both"/>
        <w:rPr>
          <w:rFonts w:cstheme="minorHAnsi"/>
          <w:sz w:val="20"/>
        </w:rPr>
      </w:pPr>
      <w:r w:rsidRPr="000E61AA">
        <w:rPr>
          <w:rFonts w:cstheme="minorHAnsi"/>
          <w:sz w:val="20"/>
        </w:rPr>
        <w:t xml:space="preserve">The buttons become active as the user opens the files that affect the buttons. For example, once the bathymetry file is opened, the 4 grid viewing options are then displayed (see more information below). The open file button opens the </w:t>
      </w:r>
      <w:r w:rsidRPr="00A06FE0">
        <w:rPr>
          <w:rFonts w:cstheme="minorHAnsi"/>
          <w:b/>
          <w:bCs/>
          <w:sz w:val="20"/>
        </w:rPr>
        <w:t>w2_con.npt</w:t>
      </w:r>
      <w:r w:rsidRPr="000E61AA">
        <w:rPr>
          <w:rFonts w:cstheme="minorHAnsi"/>
          <w:sz w:val="20"/>
        </w:rPr>
        <w:t xml:space="preserve"> file or another file that is in the format of the control file. The save button becomes active once a file is opened and changes are made. The print button prints the current screen (I would not use this since it is not a very useful print out. It is much more convenient to just print the text file directly from Notepad or other text editor.) The next buttons are described below.</w:t>
      </w:r>
    </w:p>
    <w:p w14:paraId="78696A91" w14:textId="3417871C" w:rsidR="003D2128" w:rsidRPr="00233DAB" w:rsidRDefault="003D2128" w:rsidP="00D75295">
      <w:pPr>
        <w:pStyle w:val="Heading3"/>
      </w:pPr>
      <w:bookmarkStart w:id="56" w:name="_Toc508284171"/>
      <w:bookmarkStart w:id="57" w:name="_Toc48576277"/>
      <w:r w:rsidRPr="00233DAB">
        <w:lastRenderedPageBreak/>
        <w:t>Editing the Control File</w:t>
      </w:r>
      <w:bookmarkEnd w:id="56"/>
      <w:bookmarkEnd w:id="57"/>
    </w:p>
    <w:p w14:paraId="7F2A24BF" w14:textId="44BF7C8E" w:rsidR="003D2128" w:rsidRPr="000E61AA" w:rsidRDefault="00841DA8" w:rsidP="003D2128">
      <w:pPr>
        <w:jc w:val="both"/>
        <w:rPr>
          <w:rFonts w:cstheme="minorHAnsi"/>
          <w:sz w:val="20"/>
        </w:rPr>
      </w:pPr>
      <w:r>
        <w:rPr>
          <w:noProof/>
        </w:rPr>
        <mc:AlternateContent>
          <mc:Choice Requires="wps">
            <w:drawing>
              <wp:anchor distT="0" distB="0" distL="114300" distR="114300" simplePos="0" relativeHeight="251667456" behindDoc="0" locked="0" layoutInCell="1" allowOverlap="1" wp14:anchorId="330AD09F" wp14:editId="7E040BD3">
                <wp:simplePos x="0" y="0"/>
                <wp:positionH relativeFrom="column">
                  <wp:posOffset>1360805</wp:posOffset>
                </wp:positionH>
                <wp:positionV relativeFrom="paragraph">
                  <wp:posOffset>6461125</wp:posOffset>
                </wp:positionV>
                <wp:extent cx="48336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7711F89E" w14:textId="7EF55267" w:rsidR="006F209D" w:rsidRPr="00642DF8" w:rsidRDefault="006F209D" w:rsidP="00156989">
                            <w:pPr>
                              <w:pStyle w:val="Caption"/>
                              <w:rPr>
                                <w:rFonts w:cstheme="minorHAnsi"/>
                                <w:noProof/>
                                <w:snapToGrid w:val="0"/>
                              </w:rPr>
                            </w:pPr>
                            <w:bookmarkStart w:id="58" w:name="_Toc48576320"/>
                            <w:r>
                              <w:t xml:space="preserve">Figure </w:t>
                            </w:r>
                            <w:fldSimple w:instr=" SEQ Figure \* ARABIC ">
                              <w:r w:rsidR="006E3DC1">
                                <w:rPr>
                                  <w:noProof/>
                                </w:rPr>
                                <w:t>13</w:t>
                              </w:r>
                            </w:fldSimple>
                            <w:r>
                              <w:t>. Example of w2control menu.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AD09F" id="Text Box 6" o:spid="_x0000_s1027" type="#_x0000_t202" style="position:absolute;left:0;text-align:left;margin-left:107.15pt;margin-top:508.75pt;width:38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IxGAIAAD8EAAAOAAAAZHJzL2Uyb0RvYy54bWysU01v2zAMvQ/YfxB0X5yPrSiCOEWWIsOA&#13;&#10;oC2QFj0rshwLkEWNUmJnv36UbCddt9Owi0yTFCm+97i4a2vDTgq9BpvzyWjMmbISCm0POX953ny6&#13;&#10;5cwHYQthwKqcn5Xnd8uPHxaNm6spVGAKhYyKWD9vXM6rENw8y7ysVC38CJyyFCwBaxHoFw9ZgaKh&#13;&#10;6rXJpuPxTdYAFg5BKu/Je98F+TLVL0slw2NZehWYyTm9LaQT07mPZ7ZciPkBhau07J8h/uEVtdCW&#13;&#10;ml5K3Ysg2BH1H6VqLRE8lGEkoc6gLLVUaQaaZjJ+N82uEk6lWQgc7y4w+f9XVj6cdu4JWWi/QksE&#13;&#10;RkAa5+eenHGetsQ6fumljOIE4fkCm2oDk+T8fDub3UwpJCl2M/sSa2TXqw59+KagZtHIORInCSpx&#13;&#10;2vrQpQ4psZMHo4uNNib+xMDaIDsJ4q+pdFB98d+yjI25FuKtrmD0ZNc5ohXafct08WbGPRRnGh2h&#13;&#10;U4V3cqOp31b48CSQZEAjkbTDIx2lgSbn0FucVYA//+aP+cQORTlrSFY59z+OAhVn5rsl3qIGBwMH&#13;&#10;Yz8Y9livgSad0NI4mUy6gMEMZolQv5LiV7ELhYSV1CvnYTDXoRM3bYxUq1VKIqU5EbZ252QsPeD6&#13;&#10;3L4KdD0rgch8gEFwYv6OnC430eNWx0BIJ+Yirh2KPdyk0sR9v1FxDd7+p6zr3i9/AQAA//8DAFBL&#13;&#10;AwQUAAYACAAAACEA/irJHeYAAAASAQAADwAAAGRycy9kb3ducmV2LnhtbExPwU7DMAy9I/EPkZF2&#13;&#10;QSzt1nXQNZ2mAQe4TJRduGWN15Q1SdWkW/l7jDjAxbL9np/fy9ejadkZe984KyCeRsDQVk41thaw&#13;&#10;f3++uwfmg7RKts6igC/0sC6ur3KZKXexb3guQ81IxPpMCtAhdBnnvtJopJ+6Di1hR9cbGWjsa656&#13;&#10;eSFx0/JZFKXcyMbSBy073GqsTuVgBOySj52+HY5Pr5tk3r/sh236WZdCTG7GxxWVzQpYwDH8XcBP&#13;&#10;BvIPBRk7uMEqz1oBsziZE5WAKF4ugBHlYbmg5vC7SoEXOf8fpfgGAAD//wMAUEsBAi0AFAAGAAgA&#13;&#10;AAAhALaDOJL+AAAA4QEAABMAAAAAAAAAAAAAAAAAAAAAAFtDb250ZW50X1R5cGVzXS54bWxQSwEC&#13;&#10;LQAUAAYACAAAACEAOP0h/9YAAACUAQAACwAAAAAAAAAAAAAAAAAvAQAAX3JlbHMvLnJlbHNQSwEC&#13;&#10;LQAUAAYACAAAACEAPyfCMRgCAAA/BAAADgAAAAAAAAAAAAAAAAAuAgAAZHJzL2Uyb0RvYy54bWxQ&#13;&#10;SwECLQAUAAYACAAAACEA/irJHeYAAAASAQAADwAAAAAAAAAAAAAAAAByBAAAZHJzL2Rvd25yZXYu&#13;&#10;eG1sUEsFBgAAAAAEAAQA8wAAAIUFAAAAAA==&#13;&#10;" stroked="f">
                <v:textbox style="mso-fit-shape-to-text:t" inset="0,0,0,0">
                  <w:txbxContent>
                    <w:p w14:paraId="7711F89E" w14:textId="7EF55267" w:rsidR="006F209D" w:rsidRPr="00642DF8" w:rsidRDefault="006F209D" w:rsidP="00156989">
                      <w:pPr>
                        <w:pStyle w:val="Caption"/>
                        <w:rPr>
                          <w:rFonts w:cstheme="minorHAnsi"/>
                          <w:noProof/>
                          <w:snapToGrid w:val="0"/>
                        </w:rPr>
                      </w:pPr>
                      <w:bookmarkStart w:id="59" w:name="_Toc48576320"/>
                      <w:r>
                        <w:t xml:space="preserve">Figure </w:t>
                      </w:r>
                      <w:fldSimple w:instr=" SEQ Figure \* ARABIC ">
                        <w:r w:rsidR="006E3DC1">
                          <w:rPr>
                            <w:noProof/>
                          </w:rPr>
                          <w:t>13</w:t>
                        </w:r>
                      </w:fldSimple>
                      <w:r>
                        <w:t>. Example of w2control menu.</w:t>
                      </w:r>
                      <w:bookmarkEnd w:id="59"/>
                    </w:p>
                  </w:txbxContent>
                </v:textbox>
                <w10:wrap type="square"/>
              </v:shape>
            </w:pict>
          </mc:Fallback>
        </mc:AlternateContent>
      </w:r>
      <w:r w:rsidR="003D2128" w:rsidRPr="00233DAB">
        <w:rPr>
          <w:rFonts w:cstheme="minorHAnsi"/>
          <w:noProof/>
        </w:rPr>
        <w:drawing>
          <wp:anchor distT="0" distB="0" distL="114300" distR="114300" simplePos="0" relativeHeight="251660288" behindDoc="0" locked="0" layoutInCell="1" allowOverlap="1" wp14:anchorId="24A5CE7D" wp14:editId="413F5EB9">
            <wp:simplePos x="0" y="0"/>
            <wp:positionH relativeFrom="column">
              <wp:posOffset>1360805</wp:posOffset>
            </wp:positionH>
            <wp:positionV relativeFrom="paragraph">
              <wp:posOffset>56515</wp:posOffset>
            </wp:positionV>
            <wp:extent cx="4833620" cy="6347460"/>
            <wp:effectExtent l="0" t="0" r="5080" b="2540"/>
            <wp:wrapSquare wrapText="bothSides"/>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3620" cy="6347460"/>
                    </a:xfrm>
                    <a:prstGeom prst="rect">
                      <a:avLst/>
                    </a:prstGeom>
                    <a:noFill/>
                    <a:ln w="3175">
                      <a:noFill/>
                      <a:miter lim="800000"/>
                      <a:headEnd/>
                      <a:tailEnd/>
                    </a:ln>
                  </pic:spPr>
                </pic:pic>
              </a:graphicData>
            </a:graphic>
            <wp14:sizeRelH relativeFrom="page">
              <wp14:pctWidth>0</wp14:pctWidth>
            </wp14:sizeRelH>
            <wp14:sizeRelV relativeFrom="page">
              <wp14:pctHeight>0</wp14:pctHeight>
            </wp14:sizeRelV>
          </wp:anchor>
        </w:drawing>
      </w:r>
      <w:r w:rsidR="003D2128" w:rsidRPr="000E61AA">
        <w:rPr>
          <w:rFonts w:cstheme="minorHAnsi"/>
          <w:sz w:val="20"/>
        </w:rPr>
        <w:t>Once you have chosen a control file to open (</w:t>
      </w:r>
      <w:r w:rsidR="003D2128" w:rsidRPr="00A06FE0">
        <w:rPr>
          <w:rFonts w:cstheme="minorHAnsi"/>
          <w:b/>
          <w:bCs/>
          <w:sz w:val="20"/>
        </w:rPr>
        <w:t>w2_con.npt</w:t>
      </w:r>
      <w:r w:rsidR="003D2128" w:rsidRPr="000E61AA">
        <w:rPr>
          <w:rFonts w:cstheme="minorHAnsi"/>
          <w:sz w:val="20"/>
        </w:rPr>
        <w:t>), open it and adjust the window so that the window options are visible. If the file does not open</w:t>
      </w:r>
      <w:ins w:id="60" w:author="Honnalore Steissberg" w:date="2021-09-02T13:32:00Z">
        <w:r w:rsidR="00E93909">
          <w:rPr>
            <w:rFonts w:cstheme="minorHAnsi"/>
            <w:sz w:val="20"/>
          </w:rPr>
          <w:t>,</w:t>
        </w:r>
      </w:ins>
      <w:r w:rsidR="003D2128" w:rsidRPr="000E61AA">
        <w:rPr>
          <w:rFonts w:cstheme="minorHAnsi"/>
          <w:sz w:val="20"/>
        </w:rPr>
        <w:t xml:space="preserve"> there may be serious formatting errors in the file</w:t>
      </w:r>
      <w:ins w:id="61" w:author="Honnalore Steissberg" w:date="2021-09-02T13:32:00Z">
        <w:r w:rsidR="00E93909">
          <w:rPr>
            <w:rFonts w:cstheme="minorHAnsi"/>
            <w:sz w:val="20"/>
          </w:rPr>
          <w:t>,</w:t>
        </w:r>
      </w:ins>
      <w:r w:rsidR="003D2128" w:rsidRPr="000E61AA">
        <w:rPr>
          <w:rFonts w:cstheme="minorHAnsi"/>
          <w:sz w:val="20"/>
        </w:rPr>
        <w:t xml:space="preserve"> or you may have not chosen a CE-QUAL-W2 control file. Check the file for errors using the CE-QUAL-W2 preprocessor (a separate program released with W2).</w:t>
      </w:r>
    </w:p>
    <w:p w14:paraId="0ED0BF22" w14:textId="17C24A61" w:rsidR="003D2128" w:rsidRPr="000E61AA" w:rsidRDefault="003D2128" w:rsidP="003D2128">
      <w:pPr>
        <w:jc w:val="both"/>
        <w:rPr>
          <w:rFonts w:cstheme="minorHAnsi"/>
          <w:sz w:val="20"/>
        </w:rPr>
      </w:pPr>
    </w:p>
    <w:p w14:paraId="794125AF" w14:textId="5153052A" w:rsidR="003D2128" w:rsidRPr="000E61AA" w:rsidRDefault="003D2128" w:rsidP="003D2128">
      <w:pPr>
        <w:jc w:val="both"/>
        <w:rPr>
          <w:rFonts w:cstheme="minorHAnsi"/>
          <w:sz w:val="20"/>
        </w:rPr>
      </w:pPr>
      <w:r w:rsidRPr="000E61AA">
        <w:rPr>
          <w:rFonts w:cstheme="minorHAnsi"/>
          <w:sz w:val="20"/>
        </w:rPr>
        <w:t xml:space="preserve">You will notice that the BTH button is now active, meaning that you can also open the bathymetry file. The left pane now has 7 headings – </w:t>
      </w:r>
      <w:r w:rsidR="00C353F2">
        <w:rPr>
          <w:rFonts w:cstheme="minorHAnsi"/>
          <w:sz w:val="20"/>
        </w:rPr>
        <w:t xml:space="preserve">all </w:t>
      </w:r>
      <w:r>
        <w:rPr>
          <w:rFonts w:cstheme="minorHAnsi"/>
          <w:sz w:val="20"/>
        </w:rPr>
        <w:t>s</w:t>
      </w:r>
      <w:r w:rsidRPr="000E61AA">
        <w:rPr>
          <w:rFonts w:cstheme="minorHAnsi"/>
          <w:sz w:val="20"/>
        </w:rPr>
        <w:t>ubheading</w:t>
      </w:r>
      <w:r w:rsidR="00C353F2">
        <w:rPr>
          <w:rFonts w:cstheme="minorHAnsi"/>
          <w:sz w:val="20"/>
        </w:rPr>
        <w:t>s</w:t>
      </w:r>
      <w:r w:rsidRPr="000E61AA">
        <w:rPr>
          <w:rFonts w:cstheme="minorHAnsi"/>
          <w:sz w:val="20"/>
        </w:rPr>
        <w:t xml:space="preserve"> that can be shown by double-clicking on the main heading. For example, several of the subheadings have been expanded, as shown </w:t>
      </w:r>
      <w:r>
        <w:rPr>
          <w:rFonts w:cstheme="minorHAnsi"/>
          <w:sz w:val="20"/>
        </w:rPr>
        <w:t>to your right.</w:t>
      </w:r>
    </w:p>
    <w:p w14:paraId="534F9C77" w14:textId="77777777" w:rsidR="003D2128" w:rsidRPr="00233DAB" w:rsidRDefault="003D2128" w:rsidP="003D2128">
      <w:pPr>
        <w:jc w:val="both"/>
        <w:rPr>
          <w:rFonts w:cstheme="minorHAnsi"/>
        </w:rPr>
      </w:pPr>
    </w:p>
    <w:p w14:paraId="30325EAB" w14:textId="77777777" w:rsidR="003D2128" w:rsidRPr="000E61AA" w:rsidRDefault="003D2128" w:rsidP="003D2128">
      <w:pPr>
        <w:jc w:val="both"/>
        <w:rPr>
          <w:rFonts w:cstheme="minorHAnsi"/>
          <w:sz w:val="20"/>
        </w:rPr>
      </w:pPr>
      <w:r w:rsidRPr="000E61AA">
        <w:rPr>
          <w:rFonts w:cstheme="minorHAnsi"/>
          <w:sz w:val="20"/>
        </w:rPr>
        <w:t>By double-clicking on a subheading, the user can edit the information in a cell. Information about each model parameter is shown in Appendix C in the User Manual.</w:t>
      </w:r>
    </w:p>
    <w:p w14:paraId="17668D02" w14:textId="77777777" w:rsidR="003D2128" w:rsidRPr="000E61AA" w:rsidRDefault="003D2128" w:rsidP="003D2128">
      <w:pPr>
        <w:jc w:val="both"/>
        <w:rPr>
          <w:rFonts w:cstheme="minorHAnsi"/>
          <w:sz w:val="20"/>
        </w:rPr>
      </w:pPr>
    </w:p>
    <w:p w14:paraId="543C32C2" w14:textId="351E05F1" w:rsidR="003D2128" w:rsidRPr="000E61AA" w:rsidRDefault="003D2128" w:rsidP="003D2128">
      <w:pPr>
        <w:jc w:val="both"/>
        <w:rPr>
          <w:rFonts w:cstheme="minorHAnsi"/>
          <w:sz w:val="20"/>
        </w:rPr>
      </w:pPr>
      <w:r w:rsidRPr="000E61AA">
        <w:rPr>
          <w:rFonts w:cstheme="minorHAnsi"/>
          <w:sz w:val="20"/>
        </w:rPr>
        <w:t xml:space="preserve">Once you have edited the cells (either by changing a number or changing a menu parameter), </w:t>
      </w:r>
      <w:r w:rsidR="00C353F2">
        <w:rPr>
          <w:rFonts w:cstheme="minorHAnsi"/>
          <w:sz w:val="20"/>
        </w:rPr>
        <w:t>two</w:t>
      </w:r>
      <w:r w:rsidRPr="000E61AA">
        <w:rPr>
          <w:rFonts w:cstheme="minorHAnsi"/>
          <w:sz w:val="20"/>
        </w:rPr>
        <w:t xml:space="preserve"> buttons </w:t>
      </w:r>
      <w:r w:rsidR="00631AB3">
        <w:rPr>
          <w:rFonts w:cstheme="minorHAnsi"/>
          <w:sz w:val="20"/>
        </w:rPr>
        <w:t xml:space="preserve">appear </w:t>
      </w:r>
      <w:r w:rsidRPr="000E61AA">
        <w:rPr>
          <w:rFonts w:cstheme="minorHAnsi"/>
          <w:sz w:val="20"/>
        </w:rPr>
        <w:t>at the bottom of the page</w:t>
      </w:r>
      <w:r w:rsidR="00C353F2">
        <w:rPr>
          <w:rFonts w:cstheme="minorHAnsi"/>
          <w:sz w:val="20"/>
        </w:rPr>
        <w:t>,</w:t>
      </w:r>
      <w:r w:rsidRPr="000E61AA">
        <w:rPr>
          <w:rFonts w:cstheme="minorHAnsi"/>
          <w:sz w:val="20"/>
        </w:rPr>
        <w:t xml:space="preserve"> as shown below.</w:t>
      </w:r>
    </w:p>
    <w:p w14:paraId="24741CB0" w14:textId="77777777" w:rsidR="003D2128" w:rsidRDefault="003D2128" w:rsidP="003D2128">
      <w:pPr>
        <w:jc w:val="both"/>
        <w:rPr>
          <w:rFonts w:cstheme="minorHAnsi"/>
        </w:rPr>
      </w:pPr>
    </w:p>
    <w:p w14:paraId="157D481C" w14:textId="77777777" w:rsidR="003D2128" w:rsidRPr="00233DAB" w:rsidRDefault="003D2128" w:rsidP="003D2128">
      <w:pPr>
        <w:jc w:val="both"/>
        <w:rPr>
          <w:rFonts w:cstheme="minorHAnsi"/>
        </w:rPr>
      </w:pPr>
    </w:p>
    <w:p w14:paraId="0244082F" w14:textId="64831A9E" w:rsidR="003D2128" w:rsidRPr="00233DAB" w:rsidRDefault="003D2128" w:rsidP="003D2128">
      <w:pPr>
        <w:jc w:val="both"/>
        <w:rPr>
          <w:rFonts w:cstheme="minorHAnsi"/>
        </w:rPr>
      </w:pPr>
    </w:p>
    <w:p w14:paraId="06FA946C" w14:textId="4FAC3E5A" w:rsidR="003D2128" w:rsidRPr="000E61AA" w:rsidRDefault="00FA4DE0" w:rsidP="003D2128">
      <w:pPr>
        <w:jc w:val="both"/>
        <w:rPr>
          <w:rFonts w:cstheme="minorHAnsi"/>
          <w:sz w:val="20"/>
        </w:rPr>
      </w:pPr>
      <w:r>
        <w:rPr>
          <w:noProof/>
        </w:rPr>
        <mc:AlternateContent>
          <mc:Choice Requires="wps">
            <w:drawing>
              <wp:anchor distT="0" distB="0" distL="114300" distR="114300" simplePos="0" relativeHeight="251669504" behindDoc="0" locked="0" layoutInCell="1" allowOverlap="1" wp14:anchorId="0534BBF9" wp14:editId="7F8BC4AF">
                <wp:simplePos x="0" y="0"/>
                <wp:positionH relativeFrom="column">
                  <wp:posOffset>982980</wp:posOffset>
                </wp:positionH>
                <wp:positionV relativeFrom="paragraph">
                  <wp:posOffset>4278630</wp:posOffset>
                </wp:positionV>
                <wp:extent cx="48736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310DE57E" w14:textId="40FA3AF9" w:rsidR="006F209D" w:rsidRPr="00201B07" w:rsidRDefault="006F209D" w:rsidP="00156989">
                            <w:pPr>
                              <w:pStyle w:val="Caption"/>
                              <w:rPr>
                                <w:rFonts w:cstheme="minorHAnsi"/>
                                <w:noProof/>
                                <w:snapToGrid w:val="0"/>
                              </w:rPr>
                            </w:pPr>
                            <w:bookmarkStart w:id="62" w:name="_Toc48576321"/>
                            <w:r>
                              <w:t xml:space="preserve">Figure </w:t>
                            </w:r>
                            <w:fldSimple w:instr=" SEQ Figure \* ARABIC ">
                              <w:r w:rsidR="006E3DC1">
                                <w:rPr>
                                  <w:noProof/>
                                </w:rPr>
                                <w:t>14</w:t>
                              </w:r>
                            </w:fldSimple>
                            <w:r>
                              <w:t>. Dialog box example.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BBF9" id="Text Box 12" o:spid="_x0000_s1028" type="#_x0000_t202" style="position:absolute;left:0;text-align:left;margin-left:77.4pt;margin-top:336.9pt;width:38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cecGwIAAD8EAAAOAAAAZHJzL2Uyb0RvYy54bWysU8Fu2zAMvQ/YPwi6L07SNS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Hu083s+ktZ5Jis5vb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7vNF2eQAAAAQAQAADwAAAGRycy9kb3ducmV2LnhtbExPO0/DMBDekfgP&#13;&#10;1iGxIOqQhJSmcaqqwABLRdqFzY3dOBCfo9hpw7/nYIHldN89vkexmmzHTnrwrUMBd7MImMbaqRYb&#13;&#10;Afvd8+0DMB8kKtk51AK+tIdVeXlRyFy5M77pUxUaRiTocynAhNDnnPvaaCv9zPUaaXd0g5WB4NBw&#13;&#10;NcgzkduOx1GUcStbJAUje70xuv6sRitgm75vzc14fHpdp8nwsh832UdTCXF9NT0uqayXwIKewt8H&#13;&#10;/GQg/1CSsYMbUXnWEb5PyX8QkM0TauhiEccJsMPvZAG8LPj/IOU3AAAA//8DAFBLAQItABQABgAI&#13;&#10;AAAAIQC2gziS/gAAAOEBAAATAAAAAAAAAAAAAAAAAAAAAABbQ29udGVudF9UeXBlc10ueG1sUEsB&#13;&#10;Ai0AFAAGAAgAAAAhADj9If/WAAAAlAEAAAsAAAAAAAAAAAAAAAAALwEAAF9yZWxzLy5yZWxzUEsB&#13;&#10;Ai0AFAAGAAgAAAAhACChx5wbAgAAPwQAAA4AAAAAAAAAAAAAAAAALgIAAGRycy9lMm9Eb2MueG1s&#13;&#10;UEsBAi0AFAAGAAgAAAAhAO7zRdnkAAAAEAEAAA8AAAAAAAAAAAAAAAAAdQQAAGRycy9kb3ducmV2&#13;&#10;LnhtbFBLBQYAAAAABAAEAPMAAACGBQAAAAA=&#13;&#10;" stroked="f">
                <v:textbox style="mso-fit-shape-to-text:t" inset="0,0,0,0">
                  <w:txbxContent>
                    <w:p w14:paraId="310DE57E" w14:textId="40FA3AF9" w:rsidR="006F209D" w:rsidRPr="00201B07" w:rsidRDefault="006F209D" w:rsidP="00156989">
                      <w:pPr>
                        <w:pStyle w:val="Caption"/>
                        <w:rPr>
                          <w:rFonts w:cstheme="minorHAnsi"/>
                          <w:noProof/>
                          <w:snapToGrid w:val="0"/>
                        </w:rPr>
                      </w:pPr>
                      <w:bookmarkStart w:id="63" w:name="_Toc48576321"/>
                      <w:r>
                        <w:t xml:space="preserve">Figure </w:t>
                      </w:r>
                      <w:fldSimple w:instr=" SEQ Figure \* ARABIC ">
                        <w:r w:rsidR="006E3DC1">
                          <w:rPr>
                            <w:noProof/>
                          </w:rPr>
                          <w:t>14</w:t>
                        </w:r>
                      </w:fldSimple>
                      <w:r>
                        <w:t>. Dialog box example.</w:t>
                      </w:r>
                      <w:bookmarkEnd w:id="63"/>
                    </w:p>
                  </w:txbxContent>
                </v:textbox>
                <w10:wrap type="square"/>
              </v:shape>
            </w:pict>
          </mc:Fallback>
        </mc:AlternateContent>
      </w:r>
      <w:r w:rsidR="003D2128" w:rsidRPr="00233DAB">
        <w:rPr>
          <w:rFonts w:cstheme="minorHAnsi"/>
          <w:noProof/>
        </w:rPr>
        <w:drawing>
          <wp:anchor distT="0" distB="0" distL="114300" distR="114300" simplePos="0" relativeHeight="251662336" behindDoc="0" locked="0" layoutInCell="1" allowOverlap="1" wp14:anchorId="702FC46B" wp14:editId="275CC3A6">
            <wp:simplePos x="0" y="0"/>
            <wp:positionH relativeFrom="column">
              <wp:posOffset>982980</wp:posOffset>
            </wp:positionH>
            <wp:positionV relativeFrom="paragraph">
              <wp:posOffset>7620</wp:posOffset>
            </wp:positionV>
            <wp:extent cx="4873625" cy="421386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3625" cy="4213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D2128" w:rsidRPr="000E61AA">
        <w:rPr>
          <w:rFonts w:cstheme="minorHAnsi"/>
          <w:sz w:val="20"/>
        </w:rPr>
        <w:t xml:space="preserve">The Apply button is used to set the parameters of the table. For </w:t>
      </w:r>
      <w:r w:rsidR="00E93909">
        <w:rPr>
          <w:rFonts w:cstheme="minorHAnsi"/>
          <w:sz w:val="20"/>
        </w:rPr>
        <w:t xml:space="preserve">the </w:t>
      </w:r>
      <w:r w:rsidR="003D2128" w:rsidRPr="000E61AA">
        <w:rPr>
          <w:rFonts w:cstheme="minorHAnsi"/>
          <w:sz w:val="20"/>
        </w:rPr>
        <w:t>example above, the # of epiphyton groups is ‘1”. If one wanted to change this to “2”. One would enter 2 in the cell for NEP and then press “Apply”. The table will be re-drawn as shown below.</w:t>
      </w:r>
    </w:p>
    <w:p w14:paraId="561CA031" w14:textId="77777777" w:rsidR="003D2128" w:rsidRPr="00233DAB" w:rsidRDefault="00FA4DE0" w:rsidP="003D2128">
      <w:pPr>
        <w:jc w:val="both"/>
        <w:rPr>
          <w:rFonts w:cstheme="minorHAnsi"/>
        </w:rPr>
      </w:pPr>
      <w:r>
        <w:rPr>
          <w:noProof/>
        </w:rPr>
        <w:lastRenderedPageBreak/>
        <mc:AlternateContent>
          <mc:Choice Requires="wps">
            <w:drawing>
              <wp:anchor distT="0" distB="0" distL="114300" distR="114300" simplePos="0" relativeHeight="251671552" behindDoc="0" locked="0" layoutInCell="1" allowOverlap="1" wp14:anchorId="585ABCC1" wp14:editId="2C0829A2">
                <wp:simplePos x="0" y="0"/>
                <wp:positionH relativeFrom="column">
                  <wp:posOffset>22860</wp:posOffset>
                </wp:positionH>
                <wp:positionV relativeFrom="paragraph">
                  <wp:posOffset>4730750</wp:posOffset>
                </wp:positionV>
                <wp:extent cx="57607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9E604A" w14:textId="3D90AE73" w:rsidR="006F209D" w:rsidRPr="00EB189D" w:rsidRDefault="006F209D" w:rsidP="00156989">
                            <w:pPr>
                              <w:pStyle w:val="Caption"/>
                              <w:rPr>
                                <w:rFonts w:cstheme="minorHAnsi"/>
                                <w:noProof/>
                                <w:snapToGrid w:val="0"/>
                              </w:rPr>
                            </w:pPr>
                            <w:bookmarkStart w:id="64" w:name="_Toc48576322"/>
                            <w:r>
                              <w:t xml:space="preserve">Figure </w:t>
                            </w:r>
                            <w:fldSimple w:instr=" SEQ Figure \* ARABIC ">
                              <w:r w:rsidR="006E3DC1">
                                <w:rPr>
                                  <w:noProof/>
                                </w:rPr>
                                <w:t>15</w:t>
                              </w:r>
                            </w:fldSimple>
                            <w:r>
                              <w:t>. Dialog box example.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ABCC1" id="Text Box 13" o:spid="_x0000_s1029" type="#_x0000_t202" style="position:absolute;left:0;text-align:left;margin-left:1.8pt;margin-top:372.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ALkcGO5AAAAA4BAAAPAAAAZHJzL2Rvd25yZXYueG1sTI9BT8MwDIXvSPyH&#13;&#10;yEhcEEvLSoGu6TQNOIzLRNmFW9ZkTaFxqiTdyr/HcIGLJfvZz+8rl5Pt2VH70DkUkM4SYBobpzps&#13;&#10;Bezenq/vgYUoUcneoRbwpQMsq/OzUhbKnfBVH+vYMjLBUEgBJsah4Dw0RlsZZm7QSNrBeSsjtb7l&#13;&#10;yssTmdue3yRJzq3skD4YOei10c1nPVoB2+x9a67Gw9PLKpv7zW5c5x9tLcTlxfS4oLJaAIt6in8X&#13;&#10;8MNA+aGiYHs3ogqsFzDPaVHAXXZLXKQ/pAnx7H8nKfCq5P8xqm8A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C5HBjuQAAAAOAQAADwAAAAAAAAAAAAAAAAB0BAAAZHJzL2Rvd25yZXYu&#13;&#10;eG1sUEsFBgAAAAAEAAQA8wAAAIUFAAAAAA==&#13;&#10;" stroked="f">
                <v:textbox style="mso-fit-shape-to-text:t" inset="0,0,0,0">
                  <w:txbxContent>
                    <w:p w14:paraId="489E604A" w14:textId="3D90AE73" w:rsidR="006F209D" w:rsidRPr="00EB189D" w:rsidRDefault="006F209D" w:rsidP="00156989">
                      <w:pPr>
                        <w:pStyle w:val="Caption"/>
                        <w:rPr>
                          <w:rFonts w:cstheme="minorHAnsi"/>
                          <w:noProof/>
                          <w:snapToGrid w:val="0"/>
                        </w:rPr>
                      </w:pPr>
                      <w:bookmarkStart w:id="65" w:name="_Toc48576322"/>
                      <w:r>
                        <w:t xml:space="preserve">Figure </w:t>
                      </w:r>
                      <w:fldSimple w:instr=" SEQ Figure \* ARABIC ">
                        <w:r w:rsidR="006E3DC1">
                          <w:rPr>
                            <w:noProof/>
                          </w:rPr>
                          <w:t>15</w:t>
                        </w:r>
                      </w:fldSimple>
                      <w:r>
                        <w:t>. Dialog box example.</w:t>
                      </w:r>
                      <w:bookmarkEnd w:id="65"/>
                    </w:p>
                  </w:txbxContent>
                </v:textbox>
                <w10:wrap type="square"/>
              </v:shape>
            </w:pict>
          </mc:Fallback>
        </mc:AlternateContent>
      </w:r>
      <w:r w:rsidR="003D2128" w:rsidRPr="00233DAB">
        <w:rPr>
          <w:rFonts w:cstheme="minorHAnsi"/>
          <w:noProof/>
        </w:rPr>
        <w:drawing>
          <wp:anchor distT="0" distB="0" distL="114300" distR="114300" simplePos="0" relativeHeight="251663360" behindDoc="0" locked="0" layoutInCell="1" allowOverlap="1" wp14:anchorId="5031E672" wp14:editId="25627EE7">
            <wp:simplePos x="0" y="0"/>
            <wp:positionH relativeFrom="column">
              <wp:posOffset>22860</wp:posOffset>
            </wp:positionH>
            <wp:positionV relativeFrom="paragraph">
              <wp:posOffset>-2945765</wp:posOffset>
            </wp:positionV>
            <wp:extent cx="5760720" cy="46736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4673600"/>
                    </a:xfrm>
                    <a:prstGeom prst="rect">
                      <a:avLst/>
                    </a:prstGeom>
                    <a:noFill/>
                    <a:ln w="9525">
                      <a:noFill/>
                      <a:miter lim="800000"/>
                      <a:headEnd/>
                      <a:tailEnd/>
                    </a:ln>
                  </pic:spPr>
                </pic:pic>
              </a:graphicData>
            </a:graphic>
          </wp:anchor>
        </w:drawing>
      </w:r>
    </w:p>
    <w:p w14:paraId="233A6809" w14:textId="0DA336F2" w:rsidR="003D2128" w:rsidRPr="000E61AA" w:rsidRDefault="00631AB3" w:rsidP="003D2128">
      <w:pPr>
        <w:jc w:val="both"/>
        <w:rPr>
          <w:rFonts w:cstheme="minorHAnsi"/>
          <w:sz w:val="20"/>
        </w:rPr>
      </w:pPr>
      <w:r>
        <w:rPr>
          <w:rFonts w:cstheme="minorHAnsi"/>
          <w:sz w:val="20"/>
        </w:rPr>
        <w:t>A</w:t>
      </w:r>
      <w:r w:rsidR="003D2128" w:rsidRPr="000E61AA">
        <w:rPr>
          <w:rFonts w:cstheme="minorHAnsi"/>
          <w:sz w:val="20"/>
        </w:rPr>
        <w:t>fter making changes, the OK button MUST be pressed</w:t>
      </w:r>
      <w:r w:rsidR="00013686">
        <w:rPr>
          <w:rFonts w:cstheme="minorHAnsi"/>
          <w:sz w:val="20"/>
        </w:rPr>
        <w:t xml:space="preserve">; however, </w:t>
      </w:r>
      <w:r w:rsidR="003D2128" w:rsidRPr="000E61AA">
        <w:rPr>
          <w:rFonts w:cstheme="minorHAnsi"/>
          <w:sz w:val="20"/>
        </w:rPr>
        <w:t>this does not SAVE the file to the hard disk</w:t>
      </w:r>
      <w:r w:rsidR="00013686">
        <w:rPr>
          <w:rFonts w:cstheme="minorHAnsi"/>
          <w:sz w:val="20"/>
        </w:rPr>
        <w:t xml:space="preserve">: </w:t>
      </w:r>
      <w:r w:rsidR="003D2128" w:rsidRPr="000E61AA">
        <w:rPr>
          <w:rFonts w:cstheme="minorHAnsi"/>
          <w:sz w:val="20"/>
        </w:rPr>
        <w:t xml:space="preserve">The User must also then press the SAVE button on the button bar above (or the menu FILE/SAVE file) to save these changes to the disk. The save button will be highlighted after a selection is changed. </w:t>
      </w:r>
    </w:p>
    <w:p w14:paraId="12B5EF93" w14:textId="77777777" w:rsidR="003D2128" w:rsidRPr="00233DAB" w:rsidRDefault="003D2128" w:rsidP="003D2128">
      <w:pPr>
        <w:jc w:val="both"/>
        <w:rPr>
          <w:rFonts w:cstheme="minorHAnsi"/>
        </w:rPr>
      </w:pPr>
    </w:p>
    <w:p w14:paraId="68B486C2" w14:textId="0E03DCEA" w:rsidR="003D2128" w:rsidRPr="00233DAB" w:rsidRDefault="003D2128" w:rsidP="00D75295">
      <w:pPr>
        <w:pStyle w:val="Heading3"/>
      </w:pPr>
      <w:bookmarkStart w:id="66" w:name="_Toc508284172"/>
      <w:bookmarkStart w:id="67" w:name="_Toc48576278"/>
      <w:r w:rsidRPr="00233DAB">
        <w:t>Editing the Bathymetry File</w:t>
      </w:r>
      <w:bookmarkEnd w:id="66"/>
      <w:bookmarkEnd w:id="67"/>
    </w:p>
    <w:p w14:paraId="70A2AEB2" w14:textId="3856AFED" w:rsidR="003D2128" w:rsidRDefault="003D2128" w:rsidP="003D2128">
      <w:pPr>
        <w:jc w:val="both"/>
        <w:rPr>
          <w:rFonts w:cstheme="minorHAnsi"/>
          <w:sz w:val="20"/>
        </w:rPr>
      </w:pPr>
      <w:r w:rsidRPr="000E61AA">
        <w:rPr>
          <w:rFonts w:cstheme="minorHAnsi"/>
          <w:sz w:val="20"/>
        </w:rPr>
        <w:t xml:space="preserve">After opening the control file, the bathymetry file can be opened by clicking the BTH button. Note that the bathymetry file name is under the ‘INPUT-OUTPUT FILE NAMES’ Menu and the submenu ‘WATERBODY INPUT FILE NAMES’. At this point there are </w:t>
      </w:r>
      <w:r w:rsidR="00AB6875">
        <w:rPr>
          <w:rFonts w:cstheme="minorHAnsi"/>
          <w:sz w:val="20"/>
        </w:rPr>
        <w:t>four</w:t>
      </w:r>
      <w:r w:rsidRPr="000E61AA">
        <w:rPr>
          <w:rFonts w:cstheme="minorHAnsi"/>
          <w:sz w:val="20"/>
        </w:rPr>
        <w:t xml:space="preserve"> views that become active: Side View, Top View, Data View, End View.</w:t>
      </w:r>
      <w:r>
        <w:rPr>
          <w:rFonts w:cstheme="minorHAnsi"/>
          <w:sz w:val="20"/>
        </w:rPr>
        <w:t xml:space="preserve"> </w:t>
      </w:r>
    </w:p>
    <w:p w14:paraId="0E3FDA11" w14:textId="77777777" w:rsidR="00013686" w:rsidRPr="00233DAB" w:rsidRDefault="00013686" w:rsidP="003D2128">
      <w:pPr>
        <w:jc w:val="both"/>
        <w:rPr>
          <w:rFonts w:cstheme="minorHAnsi"/>
        </w:rPr>
      </w:pPr>
    </w:p>
    <w:p w14:paraId="2C14C3EC" w14:textId="77777777" w:rsidR="003D2128" w:rsidRPr="000E61AA" w:rsidRDefault="003D2128" w:rsidP="003D2128">
      <w:pPr>
        <w:jc w:val="both"/>
        <w:rPr>
          <w:rFonts w:cstheme="minorHAnsi"/>
          <w:sz w:val="20"/>
        </w:rPr>
      </w:pPr>
      <w:r w:rsidRPr="000E61AA">
        <w:rPr>
          <w:rFonts w:cstheme="minorHAnsi"/>
          <w:sz w:val="20"/>
        </w:rPr>
        <w:t>The buttons on the top allow one to toggle between the different bathymetric views. By expanding the Top View, one can enlarge the view by holding down the left mouse button and scrolling from right to left (see example below). To decrease the image size, hold down the left mouse button and scroll from right to left.</w:t>
      </w:r>
    </w:p>
    <w:p w14:paraId="33AD05E2" w14:textId="77777777" w:rsidR="003D2128" w:rsidRPr="000E61AA" w:rsidRDefault="003D2128" w:rsidP="003D2128">
      <w:pPr>
        <w:jc w:val="both"/>
        <w:rPr>
          <w:rFonts w:cstheme="minorHAnsi"/>
          <w:sz w:val="20"/>
        </w:rPr>
      </w:pPr>
    </w:p>
    <w:p w14:paraId="0FC77E14" w14:textId="284D98CD" w:rsidR="003D2128" w:rsidRPr="000E61AA" w:rsidRDefault="00AB6875" w:rsidP="003D2128">
      <w:pPr>
        <w:jc w:val="both"/>
        <w:rPr>
          <w:rFonts w:cstheme="minorHAnsi"/>
          <w:sz w:val="20"/>
        </w:rPr>
      </w:pPr>
      <w:r w:rsidRPr="000E61AA">
        <w:rPr>
          <w:rFonts w:cstheme="minorHAnsi"/>
          <w:noProof/>
          <w:sz w:val="20"/>
        </w:rPr>
        <w:lastRenderedPageBreak/>
        <w:drawing>
          <wp:anchor distT="0" distB="0" distL="114300" distR="114300" simplePos="0" relativeHeight="251661312" behindDoc="0" locked="0" layoutInCell="1" allowOverlap="1" wp14:anchorId="14165A55" wp14:editId="52D25872">
            <wp:simplePos x="0" y="0"/>
            <wp:positionH relativeFrom="margin">
              <wp:posOffset>2114550</wp:posOffset>
            </wp:positionH>
            <wp:positionV relativeFrom="paragraph">
              <wp:posOffset>10515</wp:posOffset>
            </wp:positionV>
            <wp:extent cx="3371850" cy="24803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1850" cy="2480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D2128" w:rsidRPr="000E61AA">
        <w:rPr>
          <w:rFonts w:cstheme="minorHAnsi"/>
          <w:sz w:val="20"/>
        </w:rPr>
        <w:t>To change the active segment and layer, place the mouse cursor in the Data View at a segment and layer of interest and click the ‘Refresh View’ button. This affects which segment is shown in the End View and which segment is highlighted in the Side View.</w:t>
      </w:r>
    </w:p>
    <w:p w14:paraId="733C89F9" w14:textId="77777777" w:rsidR="003D2128" w:rsidRPr="000E61AA" w:rsidRDefault="003D2128" w:rsidP="003D2128">
      <w:pPr>
        <w:jc w:val="both"/>
        <w:rPr>
          <w:rFonts w:cstheme="minorHAnsi"/>
          <w:sz w:val="20"/>
        </w:rPr>
      </w:pPr>
    </w:p>
    <w:p w14:paraId="748604F3" w14:textId="17360E88" w:rsidR="003D2128" w:rsidRPr="000E61AA" w:rsidRDefault="00AB6875" w:rsidP="003D2128">
      <w:pPr>
        <w:jc w:val="both"/>
        <w:rPr>
          <w:rFonts w:cstheme="minorHAnsi"/>
          <w:sz w:val="20"/>
        </w:rPr>
      </w:pPr>
      <w:r>
        <w:rPr>
          <w:noProof/>
        </w:rPr>
        <mc:AlternateContent>
          <mc:Choice Requires="wps">
            <w:drawing>
              <wp:anchor distT="0" distB="0" distL="114300" distR="114300" simplePos="0" relativeHeight="251673600" behindDoc="0" locked="0" layoutInCell="1" allowOverlap="1" wp14:anchorId="4EAB3570" wp14:editId="3FB5AAE8">
                <wp:simplePos x="0" y="0"/>
                <wp:positionH relativeFrom="column">
                  <wp:posOffset>2080473</wp:posOffset>
                </wp:positionH>
                <wp:positionV relativeFrom="paragraph">
                  <wp:posOffset>1249392</wp:posOffset>
                </wp:positionV>
                <wp:extent cx="33718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12CDCE35" w14:textId="3D11CB8C" w:rsidR="006F209D" w:rsidRPr="001D0E75" w:rsidRDefault="006F209D" w:rsidP="00156989">
                            <w:pPr>
                              <w:pStyle w:val="Caption"/>
                              <w:rPr>
                                <w:rFonts w:cstheme="minorHAnsi"/>
                                <w:noProof/>
                                <w:snapToGrid w:val="0"/>
                                <w:sz w:val="20"/>
                              </w:rPr>
                            </w:pPr>
                            <w:bookmarkStart w:id="68" w:name="_Toc48576323"/>
                            <w:r>
                              <w:t xml:space="preserve">Figure </w:t>
                            </w:r>
                            <w:fldSimple w:instr=" SEQ Figure \* ARABIC ">
                              <w:r w:rsidR="006E3DC1">
                                <w:rPr>
                                  <w:noProof/>
                                </w:rPr>
                                <w:t>16</w:t>
                              </w:r>
                            </w:fldSimple>
                            <w:r>
                              <w:t>. Bathymetry dialog box example.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B3570" id="Text Box 14" o:spid="_x0000_s1030" type="#_x0000_t202" style="position:absolute;left:0;text-align:left;margin-left:163.8pt;margin-top:98.4pt;width:2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VviGgIAAD8EAAAOAAAAZHJzL2Uyb0RvYy54bWysU8Fu2zAMvQ/YPwi6L06at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afZ7TWFJMVu5t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BE+QGE5AAAABABAAAPAAAAZHJzL2Rvd25yZXYueG1sTE9BTsMwELwj8Qdr&#13;&#10;kbgg6tCWkKZxqqrAoVwqQi/c3HgbB2I7sp02/J6FC1xW2pnZ2ZliNZqOndCH1lkBd5MEGNraqdY2&#13;&#10;AvZvz7cZsBClVbJzFgV8YYBVeXlRyFy5s33FUxUbRiY25FKAjrHPOQ+1RiPDxPVoiTs6b2Sk1Tdc&#13;&#10;eXkmc9PxaZKk3MjW0gcte9xorD+rwQjYzd93+mY4Pr2s5zO/3Q+b9KOphLi+Gh+XNNZLYBHH+HcB&#13;&#10;Px0oP5QU7OAGqwLrBMymDylJiVikVIQU2X1GyOEXWQAvC/6/SPkNAAD//wMAUEsBAi0AFAAGAAgA&#13;&#10;AAAhALaDOJL+AAAA4QEAABMAAAAAAAAAAAAAAAAAAAAAAFtDb250ZW50X1R5cGVzXS54bWxQSwEC&#13;&#10;LQAUAAYACAAAACEAOP0h/9YAAACUAQAACwAAAAAAAAAAAAAAAAAvAQAAX3JlbHMvLnJlbHNQSwEC&#13;&#10;LQAUAAYACAAAACEAlZFb4hoCAAA/BAAADgAAAAAAAAAAAAAAAAAuAgAAZHJzL2Uyb0RvYy54bWxQ&#13;&#10;SwECLQAUAAYACAAAACEARPkBhOQAAAAQAQAADwAAAAAAAAAAAAAAAAB0BAAAZHJzL2Rvd25yZXYu&#13;&#10;eG1sUEsFBgAAAAAEAAQA8wAAAIUFAAAAAA==&#13;&#10;" stroked="f">
                <v:textbox style="mso-fit-shape-to-text:t" inset="0,0,0,0">
                  <w:txbxContent>
                    <w:p w14:paraId="12CDCE35" w14:textId="3D11CB8C" w:rsidR="006F209D" w:rsidRPr="001D0E75" w:rsidRDefault="006F209D" w:rsidP="00156989">
                      <w:pPr>
                        <w:pStyle w:val="Caption"/>
                        <w:rPr>
                          <w:rFonts w:cstheme="minorHAnsi"/>
                          <w:noProof/>
                          <w:snapToGrid w:val="0"/>
                          <w:sz w:val="20"/>
                        </w:rPr>
                      </w:pPr>
                      <w:bookmarkStart w:id="69" w:name="_Toc48576323"/>
                      <w:r>
                        <w:t xml:space="preserve">Figure </w:t>
                      </w:r>
                      <w:fldSimple w:instr=" SEQ Figure \* ARABIC ">
                        <w:r w:rsidR="006E3DC1">
                          <w:rPr>
                            <w:noProof/>
                          </w:rPr>
                          <w:t>16</w:t>
                        </w:r>
                      </w:fldSimple>
                      <w:r>
                        <w:t>. Bathymetry dialog box example.</w:t>
                      </w:r>
                      <w:bookmarkEnd w:id="69"/>
                    </w:p>
                  </w:txbxContent>
                </v:textbox>
                <w10:wrap type="square"/>
              </v:shape>
            </w:pict>
          </mc:Fallback>
        </mc:AlternateContent>
      </w:r>
      <w:r w:rsidR="003D2128" w:rsidRPr="000E61AA">
        <w:rPr>
          <w:rFonts w:cstheme="minorHAnsi"/>
          <w:sz w:val="20"/>
        </w:rPr>
        <w:t xml:space="preserve">To edit the bathymetry, click on the variable and change its value. Then click the ‘OK’ button to accept these changes. </w:t>
      </w:r>
      <w:r>
        <w:rPr>
          <w:rFonts w:cstheme="minorHAnsi"/>
          <w:sz w:val="20"/>
        </w:rPr>
        <w:t>Pressing</w:t>
      </w:r>
      <w:r w:rsidRPr="000E61AA">
        <w:rPr>
          <w:rFonts w:cstheme="minorHAnsi"/>
          <w:sz w:val="20"/>
        </w:rPr>
        <w:t xml:space="preserve"> </w:t>
      </w:r>
      <w:r w:rsidR="003D2128" w:rsidRPr="000E61AA">
        <w:rPr>
          <w:rFonts w:cstheme="minorHAnsi"/>
          <w:sz w:val="20"/>
        </w:rPr>
        <w:t>the SAVE button saves all the user files.</w:t>
      </w:r>
    </w:p>
    <w:p w14:paraId="5478C2E8" w14:textId="77777777" w:rsidR="00FA4DE0" w:rsidRDefault="003D2128" w:rsidP="00FA4DE0">
      <w:pPr>
        <w:keepNext/>
        <w:jc w:val="center"/>
      </w:pPr>
      <w:r w:rsidRPr="00233DAB">
        <w:rPr>
          <w:rFonts w:cstheme="minorHAnsi"/>
          <w:noProof/>
        </w:rPr>
        <w:drawing>
          <wp:inline distT="0" distB="0" distL="0" distR="0" wp14:anchorId="297D6620" wp14:editId="2257C0A2">
            <wp:extent cx="3647163" cy="2567940"/>
            <wp:effectExtent l="12700" t="12700" r="107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srcRect t="3349" b="17770"/>
                    <a:stretch/>
                  </pic:blipFill>
                  <pic:spPr bwMode="auto">
                    <a:xfrm>
                      <a:off x="0" y="0"/>
                      <a:ext cx="3649478" cy="256957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7DA1606" w14:textId="7C50B7D1" w:rsidR="003D2128" w:rsidRPr="00233DAB" w:rsidRDefault="00FA4DE0" w:rsidP="00156989">
      <w:pPr>
        <w:pStyle w:val="Caption"/>
        <w:rPr>
          <w:rFonts w:cstheme="minorHAnsi"/>
        </w:rPr>
      </w:pPr>
      <w:bookmarkStart w:id="70" w:name="_Toc48576324"/>
      <w:r>
        <w:t xml:space="preserve">Figure </w:t>
      </w:r>
      <w:fldSimple w:instr=" SEQ Figure \* ARABIC ">
        <w:r w:rsidR="006E3DC1">
          <w:rPr>
            <w:noProof/>
          </w:rPr>
          <w:t>17</w:t>
        </w:r>
      </w:fldSimple>
      <w:r>
        <w:t>. Segments of a model dialog box.</w:t>
      </w:r>
      <w:bookmarkEnd w:id="70"/>
    </w:p>
    <w:p w14:paraId="3E4DCB47" w14:textId="536F73AB" w:rsidR="003D2128" w:rsidRPr="00D75295" w:rsidRDefault="003D2128" w:rsidP="005C6AF9">
      <w:pPr>
        <w:pStyle w:val="Heading3"/>
        <w:spacing w:before="0" w:after="0"/>
      </w:pPr>
      <w:bookmarkStart w:id="71" w:name="_Toc508284173"/>
      <w:bookmarkStart w:id="72" w:name="_Toc48576279"/>
      <w:r w:rsidRPr="00D75295">
        <w:t>Merging or Splitting Segments or Layers</w:t>
      </w:r>
      <w:bookmarkEnd w:id="71"/>
      <w:bookmarkEnd w:id="72"/>
    </w:p>
    <w:p w14:paraId="497C2687" w14:textId="77777777" w:rsidR="003D2128" w:rsidRPr="00233DAB" w:rsidRDefault="003D2128" w:rsidP="003D2128">
      <w:pPr>
        <w:jc w:val="both"/>
        <w:rPr>
          <w:rFonts w:cstheme="minorHAnsi"/>
        </w:rPr>
      </w:pPr>
    </w:p>
    <w:p w14:paraId="3ADEEAAD" w14:textId="09993F85" w:rsidR="003D2128" w:rsidRPr="005C6AF9" w:rsidRDefault="003D2128" w:rsidP="003D2128">
      <w:pPr>
        <w:jc w:val="both"/>
        <w:rPr>
          <w:rFonts w:cstheme="minorHAnsi"/>
          <w:sz w:val="20"/>
          <w:szCs w:val="18"/>
        </w:rPr>
      </w:pPr>
      <w:r w:rsidRPr="005C6AF9">
        <w:rPr>
          <w:rFonts w:cstheme="minorHAnsi"/>
          <w:sz w:val="20"/>
          <w:szCs w:val="18"/>
        </w:rPr>
        <w:t xml:space="preserve">In order to perform this operation, open the Data View and select the range of layers and/or segments to merge or split by highlighting them with the mouse. You will notice in the left hand corner a box </w:t>
      </w:r>
      <w:r w:rsidR="00AB6875">
        <w:rPr>
          <w:rFonts w:cstheme="minorHAnsi"/>
          <w:sz w:val="20"/>
          <w:szCs w:val="18"/>
        </w:rPr>
        <w:t xml:space="preserve">that </w:t>
      </w:r>
      <w:r w:rsidRPr="005C6AF9">
        <w:rPr>
          <w:rFonts w:cstheme="minorHAnsi"/>
          <w:sz w:val="20"/>
          <w:szCs w:val="18"/>
        </w:rPr>
        <w:t xml:space="preserve">shows </w:t>
      </w:r>
      <w:r w:rsidR="00AB6875" w:rsidRPr="005C6AF9">
        <w:rPr>
          <w:rFonts w:cstheme="minorHAnsi"/>
          <w:sz w:val="20"/>
          <w:szCs w:val="18"/>
        </w:rPr>
        <w:t>wh</w:t>
      </w:r>
      <w:r w:rsidR="00AB6875">
        <w:rPr>
          <w:rFonts w:cstheme="minorHAnsi"/>
          <w:sz w:val="20"/>
          <w:szCs w:val="18"/>
        </w:rPr>
        <w:t>ich</w:t>
      </w:r>
      <w:r w:rsidR="00AB6875" w:rsidRPr="005C6AF9">
        <w:rPr>
          <w:rFonts w:cstheme="minorHAnsi"/>
          <w:sz w:val="20"/>
          <w:szCs w:val="18"/>
        </w:rPr>
        <w:t xml:space="preserve"> </w:t>
      </w:r>
      <w:r w:rsidRPr="005C6AF9">
        <w:rPr>
          <w:rFonts w:cstheme="minorHAnsi"/>
          <w:sz w:val="20"/>
          <w:szCs w:val="18"/>
        </w:rPr>
        <w:t>segments and layers have been selected.</w:t>
      </w:r>
    </w:p>
    <w:p w14:paraId="14DDBC54" w14:textId="77777777" w:rsidR="003D2128" w:rsidRPr="005C6AF9" w:rsidRDefault="003D2128" w:rsidP="003D2128">
      <w:pPr>
        <w:jc w:val="both"/>
        <w:rPr>
          <w:rFonts w:cstheme="minorHAnsi"/>
          <w:sz w:val="20"/>
          <w:szCs w:val="18"/>
        </w:rPr>
      </w:pPr>
    </w:p>
    <w:p w14:paraId="198E8EF3" w14:textId="7BC3990E" w:rsidR="003D2128" w:rsidRPr="005C6AF9" w:rsidRDefault="003D2128" w:rsidP="003D2128">
      <w:pPr>
        <w:jc w:val="both"/>
        <w:rPr>
          <w:rFonts w:cstheme="minorHAnsi"/>
          <w:sz w:val="20"/>
        </w:rPr>
      </w:pPr>
      <w:r w:rsidRPr="005C6AF9">
        <w:rPr>
          <w:rFonts w:cstheme="minorHAnsi"/>
          <w:sz w:val="20"/>
        </w:rPr>
        <w:t>In the example below</w:t>
      </w:r>
      <w:r w:rsidR="00AB6875">
        <w:rPr>
          <w:rFonts w:cstheme="minorHAnsi"/>
          <w:sz w:val="20"/>
        </w:rPr>
        <w:t>,</w:t>
      </w:r>
      <w:r w:rsidRPr="005C6AF9">
        <w:rPr>
          <w:rFonts w:cstheme="minorHAnsi"/>
          <w:sz w:val="20"/>
        </w:rPr>
        <w:t xml:space="preserve"> </w:t>
      </w:r>
      <w:r w:rsidR="00AB6875">
        <w:rPr>
          <w:rFonts w:cstheme="minorHAnsi"/>
          <w:sz w:val="20"/>
        </w:rPr>
        <w:t>l</w:t>
      </w:r>
      <w:r w:rsidRPr="005C6AF9">
        <w:rPr>
          <w:rFonts w:cstheme="minorHAnsi"/>
          <w:sz w:val="20"/>
        </w:rPr>
        <w:t>ayers 5</w:t>
      </w:r>
      <w:r w:rsidR="00AB6875">
        <w:rPr>
          <w:rFonts w:cstheme="minorHAnsi"/>
          <w:sz w:val="20"/>
        </w:rPr>
        <w:t xml:space="preserve"> through </w:t>
      </w:r>
      <w:r w:rsidRPr="005C6AF9">
        <w:rPr>
          <w:rFonts w:cstheme="minorHAnsi"/>
          <w:sz w:val="20"/>
        </w:rPr>
        <w:t>14 and segments 2 and 3</w:t>
      </w:r>
      <w:r w:rsidR="00AB6875">
        <w:rPr>
          <w:rFonts w:cstheme="minorHAnsi"/>
          <w:sz w:val="20"/>
        </w:rPr>
        <w:t xml:space="preserve"> have been selected</w:t>
      </w:r>
      <w:r w:rsidRPr="005C6AF9">
        <w:rPr>
          <w:rFonts w:cstheme="minorHAnsi"/>
          <w:sz w:val="20"/>
        </w:rPr>
        <w:t xml:space="preserve">. You will also notice that the layer and segment merge/split buttons are now active. To merge or split segments, click on the Merge/Split segment button. A small dialog box will come up with options for merging or splitting the segments (see below). You then have the option to merge the </w:t>
      </w:r>
      <w:r w:rsidR="00F3489F">
        <w:rPr>
          <w:rFonts w:cstheme="minorHAnsi"/>
          <w:sz w:val="20"/>
        </w:rPr>
        <w:t>two</w:t>
      </w:r>
      <w:r w:rsidRPr="005C6AF9">
        <w:rPr>
          <w:rFonts w:cstheme="minorHAnsi"/>
          <w:sz w:val="20"/>
        </w:rPr>
        <w:t xml:space="preserve"> segments or split them into many more segments. The control file (</w:t>
      </w:r>
      <w:r w:rsidRPr="00631AB3">
        <w:rPr>
          <w:rFonts w:cstheme="minorHAnsi"/>
          <w:b/>
          <w:bCs/>
          <w:sz w:val="20"/>
        </w:rPr>
        <w:t>w2_con.npt</w:t>
      </w:r>
      <w:r w:rsidRPr="005C6AF9">
        <w:rPr>
          <w:rFonts w:cstheme="minorHAnsi"/>
          <w:sz w:val="20"/>
        </w:rPr>
        <w:t xml:space="preserve">) will automatically adjust segment numbers when using this option. </w:t>
      </w:r>
      <w:r w:rsidRPr="005C6AF9">
        <w:rPr>
          <w:rFonts w:cstheme="minorHAnsi"/>
          <w:sz w:val="20"/>
        </w:rPr>
        <w:lastRenderedPageBreak/>
        <w:t>But keep in mind that the following files will need to be edited to adjust</w:t>
      </w:r>
      <w:r w:rsidR="00F3489F">
        <w:rPr>
          <w:rFonts w:cstheme="minorHAnsi"/>
          <w:sz w:val="20"/>
        </w:rPr>
        <w:t xml:space="preserve"> </w:t>
      </w:r>
      <w:r w:rsidRPr="005C6AF9">
        <w:rPr>
          <w:rFonts w:cstheme="minorHAnsi"/>
          <w:sz w:val="20"/>
        </w:rPr>
        <w:t>for changes in the number of model segments: the wind sheltering coefficient file (</w:t>
      </w:r>
      <w:proofErr w:type="spellStart"/>
      <w:r w:rsidRPr="00631AB3">
        <w:rPr>
          <w:rFonts w:cstheme="minorHAnsi"/>
          <w:b/>
          <w:bCs/>
          <w:sz w:val="20"/>
        </w:rPr>
        <w:t>wsc.npt</w:t>
      </w:r>
      <w:proofErr w:type="spellEnd"/>
      <w:r w:rsidRPr="005C6AF9">
        <w:rPr>
          <w:rFonts w:cstheme="minorHAnsi"/>
          <w:sz w:val="20"/>
        </w:rPr>
        <w:t>) and the shading file (</w:t>
      </w:r>
      <w:proofErr w:type="spellStart"/>
      <w:r w:rsidRPr="00631AB3">
        <w:rPr>
          <w:rFonts w:cstheme="minorHAnsi"/>
          <w:b/>
          <w:bCs/>
          <w:sz w:val="20"/>
        </w:rPr>
        <w:t>shade.npt</w:t>
      </w:r>
      <w:proofErr w:type="spellEnd"/>
      <w:r w:rsidRPr="005C6AF9">
        <w:rPr>
          <w:rFonts w:cstheme="minorHAnsi"/>
          <w:sz w:val="20"/>
        </w:rPr>
        <w:t>).</w:t>
      </w:r>
    </w:p>
    <w:p w14:paraId="0D0ECF1B" w14:textId="77777777" w:rsidR="003D2128" w:rsidRPr="005C6AF9" w:rsidRDefault="003D2128" w:rsidP="003D2128">
      <w:pPr>
        <w:jc w:val="both"/>
        <w:rPr>
          <w:rFonts w:cstheme="minorHAnsi"/>
          <w:sz w:val="20"/>
        </w:rPr>
      </w:pPr>
    </w:p>
    <w:p w14:paraId="0C2BF596" w14:textId="73A8ECAA" w:rsidR="003D2128" w:rsidRDefault="003D2128" w:rsidP="003D2128">
      <w:pPr>
        <w:jc w:val="both"/>
        <w:rPr>
          <w:rFonts w:cstheme="minorHAnsi"/>
          <w:sz w:val="20"/>
        </w:rPr>
      </w:pPr>
      <w:r w:rsidRPr="005C6AF9">
        <w:rPr>
          <w:rFonts w:cstheme="minorHAnsi"/>
          <w:sz w:val="20"/>
        </w:rPr>
        <w:t>A similar process is followed for merging or splitting layers</w:t>
      </w:r>
      <w:r w:rsidR="00631AB3">
        <w:rPr>
          <w:rFonts w:cstheme="minorHAnsi"/>
          <w:sz w:val="20"/>
        </w:rPr>
        <w:t>, as illustrated below</w:t>
      </w:r>
      <w:r w:rsidRPr="005C6AF9">
        <w:rPr>
          <w:rFonts w:cstheme="minorHAnsi"/>
          <w:sz w:val="20"/>
        </w:rPr>
        <w:t>.</w:t>
      </w:r>
    </w:p>
    <w:p w14:paraId="5D6D4089" w14:textId="77777777" w:rsidR="00F3489F" w:rsidRPr="005C6AF9" w:rsidRDefault="00F3489F" w:rsidP="003D2128">
      <w:pPr>
        <w:jc w:val="both"/>
        <w:rPr>
          <w:rFonts w:cstheme="minorHAnsi"/>
          <w:sz w:val="20"/>
        </w:rPr>
      </w:pPr>
    </w:p>
    <w:p w14:paraId="0D792681" w14:textId="77777777" w:rsidR="00FA4DE0" w:rsidRDefault="003D2128" w:rsidP="00FA4DE0">
      <w:pPr>
        <w:keepNext/>
        <w:jc w:val="both"/>
      </w:pPr>
      <w:r w:rsidRPr="00233DAB">
        <w:rPr>
          <w:rFonts w:cstheme="minorHAnsi"/>
          <w:noProof/>
        </w:rPr>
        <w:drawing>
          <wp:inline distT="0" distB="0" distL="0" distR="0" wp14:anchorId="4C845F0C" wp14:editId="0D3F21DC">
            <wp:extent cx="5476240" cy="44500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t="2118"/>
                    <a:stretch>
                      <a:fillRect/>
                    </a:stretch>
                  </pic:blipFill>
                  <pic:spPr bwMode="auto">
                    <a:xfrm>
                      <a:off x="0" y="0"/>
                      <a:ext cx="5476240" cy="4450080"/>
                    </a:xfrm>
                    <a:prstGeom prst="rect">
                      <a:avLst/>
                    </a:prstGeom>
                    <a:noFill/>
                    <a:ln w="9525">
                      <a:noFill/>
                      <a:miter lim="800000"/>
                      <a:headEnd/>
                      <a:tailEnd/>
                    </a:ln>
                  </pic:spPr>
                </pic:pic>
              </a:graphicData>
            </a:graphic>
          </wp:inline>
        </w:drawing>
      </w:r>
    </w:p>
    <w:p w14:paraId="7BC6E060" w14:textId="5CCD3482" w:rsidR="003D2128" w:rsidRPr="00233DAB" w:rsidRDefault="00FA4DE0" w:rsidP="00156989">
      <w:pPr>
        <w:pStyle w:val="Caption"/>
        <w:rPr>
          <w:rFonts w:cstheme="minorHAnsi"/>
        </w:rPr>
      </w:pPr>
      <w:bookmarkStart w:id="73" w:name="_Toc48576325"/>
      <w:r>
        <w:t xml:space="preserve">Figure </w:t>
      </w:r>
      <w:fldSimple w:instr=" SEQ Figure \* ARABIC ">
        <w:r w:rsidR="006E3DC1">
          <w:rPr>
            <w:noProof/>
          </w:rPr>
          <w:t>18</w:t>
        </w:r>
      </w:fldSimple>
      <w:r>
        <w:t>. Splitting or merging layers example.</w:t>
      </w:r>
      <w:bookmarkEnd w:id="73"/>
    </w:p>
    <w:p w14:paraId="179AC7F3" w14:textId="77777777" w:rsidR="003D2128" w:rsidRPr="00233DAB" w:rsidRDefault="003D2128" w:rsidP="003D2128">
      <w:pPr>
        <w:jc w:val="both"/>
        <w:rPr>
          <w:rFonts w:cstheme="minorHAnsi"/>
        </w:rPr>
      </w:pPr>
    </w:p>
    <w:p w14:paraId="27F57F88" w14:textId="54528DF6" w:rsidR="003D2128" w:rsidRPr="005815A0" w:rsidRDefault="003D2128" w:rsidP="003D2128">
      <w:pPr>
        <w:jc w:val="both"/>
        <w:rPr>
          <w:rFonts w:cstheme="minorHAnsi"/>
          <w:sz w:val="20"/>
        </w:rPr>
      </w:pPr>
      <w:r w:rsidRPr="005815A0">
        <w:rPr>
          <w:rFonts w:cstheme="minorHAnsi"/>
          <w:sz w:val="20"/>
        </w:rPr>
        <w:t xml:space="preserve">Note that in the bottom left corner of the above screen shot, the layers and segments that were selected </w:t>
      </w:r>
      <w:r w:rsidR="00F3489F">
        <w:rPr>
          <w:rFonts w:cstheme="minorHAnsi"/>
          <w:sz w:val="20"/>
        </w:rPr>
        <w:t>are</w:t>
      </w:r>
      <w:r w:rsidR="00F3489F" w:rsidRPr="005815A0">
        <w:rPr>
          <w:rFonts w:cstheme="minorHAnsi"/>
          <w:sz w:val="20"/>
        </w:rPr>
        <w:t xml:space="preserve"> </w:t>
      </w:r>
      <w:r w:rsidRPr="005815A0">
        <w:rPr>
          <w:rFonts w:cstheme="minorHAnsi"/>
          <w:sz w:val="20"/>
        </w:rPr>
        <w:t>shown.</w:t>
      </w:r>
    </w:p>
    <w:p w14:paraId="102A5E79" w14:textId="77777777" w:rsidR="003D2128" w:rsidRPr="00233DAB" w:rsidRDefault="003D2128" w:rsidP="003D2128">
      <w:pPr>
        <w:jc w:val="both"/>
        <w:rPr>
          <w:rFonts w:cstheme="minorHAnsi"/>
        </w:rPr>
      </w:pPr>
    </w:p>
    <w:p w14:paraId="4477082C" w14:textId="77777777" w:rsidR="00FA4DE0" w:rsidRDefault="003D2128" w:rsidP="00631AB3">
      <w:pPr>
        <w:keepNext/>
        <w:jc w:val="center"/>
      </w:pPr>
      <w:r w:rsidRPr="00233DAB">
        <w:rPr>
          <w:rFonts w:cstheme="minorHAnsi"/>
          <w:noProof/>
        </w:rPr>
        <w:drawing>
          <wp:inline distT="0" distB="0" distL="0" distR="0" wp14:anchorId="4A02A7DF" wp14:editId="62EF03A1">
            <wp:extent cx="2674620" cy="141945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688019" cy="1426565"/>
                    </a:xfrm>
                    <a:prstGeom prst="rect">
                      <a:avLst/>
                    </a:prstGeom>
                    <a:noFill/>
                    <a:ln w="9525">
                      <a:noFill/>
                      <a:miter lim="800000"/>
                      <a:headEnd/>
                      <a:tailEnd/>
                    </a:ln>
                  </pic:spPr>
                </pic:pic>
              </a:graphicData>
            </a:graphic>
          </wp:inline>
        </w:drawing>
      </w:r>
    </w:p>
    <w:p w14:paraId="25814D03" w14:textId="42941430" w:rsidR="003D2128" w:rsidRPr="00233DAB" w:rsidRDefault="00FA4DE0" w:rsidP="00156989">
      <w:pPr>
        <w:pStyle w:val="Caption"/>
        <w:rPr>
          <w:rFonts w:cstheme="minorHAnsi"/>
        </w:rPr>
      </w:pPr>
      <w:bookmarkStart w:id="74" w:name="_Toc48576326"/>
      <w:r>
        <w:t xml:space="preserve">Figure </w:t>
      </w:r>
      <w:fldSimple w:instr=" SEQ Figure \* ARABIC ">
        <w:r w:rsidR="006E3DC1">
          <w:rPr>
            <w:noProof/>
          </w:rPr>
          <w:t>19</w:t>
        </w:r>
      </w:fldSimple>
      <w:r>
        <w:t>. Merge/split dialog box.</w:t>
      </w:r>
      <w:bookmarkEnd w:id="74"/>
    </w:p>
    <w:p w14:paraId="6C743B70" w14:textId="77777777" w:rsidR="003D2128" w:rsidRPr="00233DAB" w:rsidRDefault="003D2128" w:rsidP="003D2128">
      <w:pPr>
        <w:jc w:val="both"/>
        <w:rPr>
          <w:rFonts w:cstheme="minorHAnsi"/>
        </w:rPr>
      </w:pPr>
    </w:p>
    <w:p w14:paraId="42191F3D" w14:textId="5571294B" w:rsidR="003D2128" w:rsidRPr="00233DAB" w:rsidRDefault="003D2128" w:rsidP="00D75295">
      <w:pPr>
        <w:pStyle w:val="Heading2"/>
      </w:pPr>
      <w:bookmarkStart w:id="75" w:name="_Toc508284174"/>
      <w:bookmarkStart w:id="76" w:name="_Toc48576280"/>
      <w:r w:rsidRPr="00233DAB">
        <w:t>Running the Preprocessor within the GUI</w:t>
      </w:r>
      <w:bookmarkEnd w:id="75"/>
      <w:bookmarkEnd w:id="76"/>
    </w:p>
    <w:p w14:paraId="48886C9A" w14:textId="77777777" w:rsidR="003D2128" w:rsidRPr="005815A0" w:rsidRDefault="003D2128" w:rsidP="003D2128">
      <w:pPr>
        <w:jc w:val="both"/>
        <w:rPr>
          <w:rFonts w:cstheme="minorHAnsi"/>
          <w:sz w:val="20"/>
        </w:rPr>
      </w:pPr>
      <w:r w:rsidRPr="005815A0">
        <w:rPr>
          <w:rFonts w:cstheme="minorHAnsi"/>
          <w:sz w:val="20"/>
        </w:rPr>
        <w:t xml:space="preserve">The preprocessor which checks all input files can be executed from within the GUI by clicking on the CHECK button. At which point a dialogue box will pop up with information about running the preprocessor. The preprocessor executable must be in the root directory with the input files. </w:t>
      </w:r>
    </w:p>
    <w:p w14:paraId="34BB3420" w14:textId="77777777" w:rsidR="003D2128" w:rsidRPr="00233DAB" w:rsidRDefault="003D2128" w:rsidP="003D2128">
      <w:pPr>
        <w:jc w:val="both"/>
        <w:rPr>
          <w:rFonts w:cstheme="minorHAnsi"/>
        </w:rPr>
      </w:pPr>
    </w:p>
    <w:p w14:paraId="0CCB83D9" w14:textId="77777777" w:rsidR="00FA4DE0" w:rsidRDefault="003D2128" w:rsidP="00FA4DE0">
      <w:pPr>
        <w:keepNext/>
        <w:jc w:val="both"/>
      </w:pPr>
      <w:r w:rsidRPr="00233DAB">
        <w:rPr>
          <w:rFonts w:cstheme="minorHAnsi"/>
          <w:noProof/>
        </w:rPr>
        <w:drawing>
          <wp:inline distT="0" distB="0" distL="0" distR="0" wp14:anchorId="066B2DBB" wp14:editId="58C6042C">
            <wp:extent cx="5476240" cy="231648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t="5989"/>
                    <a:stretch>
                      <a:fillRect/>
                    </a:stretch>
                  </pic:blipFill>
                  <pic:spPr bwMode="auto">
                    <a:xfrm>
                      <a:off x="0" y="0"/>
                      <a:ext cx="5476240" cy="2316480"/>
                    </a:xfrm>
                    <a:prstGeom prst="rect">
                      <a:avLst/>
                    </a:prstGeom>
                    <a:noFill/>
                    <a:ln w="9525">
                      <a:noFill/>
                      <a:miter lim="800000"/>
                      <a:headEnd/>
                      <a:tailEnd/>
                    </a:ln>
                  </pic:spPr>
                </pic:pic>
              </a:graphicData>
            </a:graphic>
          </wp:inline>
        </w:drawing>
      </w:r>
    </w:p>
    <w:p w14:paraId="768DD599" w14:textId="6B2674BB" w:rsidR="003D2128" w:rsidRPr="00233DAB" w:rsidRDefault="00FA4DE0" w:rsidP="00156989">
      <w:pPr>
        <w:pStyle w:val="Caption"/>
        <w:rPr>
          <w:rFonts w:cstheme="minorHAnsi"/>
        </w:rPr>
      </w:pPr>
      <w:bookmarkStart w:id="77" w:name="_Toc48576327"/>
      <w:r>
        <w:t xml:space="preserve">Figure </w:t>
      </w:r>
      <w:fldSimple w:instr=" SEQ Figure \* ARABIC ">
        <w:r w:rsidR="006E3DC1">
          <w:rPr>
            <w:noProof/>
          </w:rPr>
          <w:t>20</w:t>
        </w:r>
      </w:fldSimple>
      <w:r>
        <w:t>. Running dialog box within w2control.</w:t>
      </w:r>
      <w:bookmarkEnd w:id="77"/>
    </w:p>
    <w:p w14:paraId="3A485082" w14:textId="77777777" w:rsidR="003D2128" w:rsidRPr="00233DAB" w:rsidRDefault="003D2128" w:rsidP="003D2128">
      <w:pPr>
        <w:jc w:val="both"/>
        <w:rPr>
          <w:rFonts w:cstheme="minorHAnsi"/>
        </w:rPr>
      </w:pPr>
    </w:p>
    <w:p w14:paraId="034563DF" w14:textId="61BAA9C4" w:rsidR="003D2128" w:rsidRPr="00233DAB" w:rsidRDefault="003D2128" w:rsidP="005C6AF9">
      <w:pPr>
        <w:pStyle w:val="Heading2"/>
        <w:spacing w:after="240"/>
      </w:pPr>
      <w:bookmarkStart w:id="78" w:name="_Toc508284175"/>
      <w:bookmarkStart w:id="79" w:name="_Toc48576281"/>
      <w:r w:rsidRPr="00233DAB">
        <w:t>A Note on Saving Files</w:t>
      </w:r>
      <w:bookmarkEnd w:id="78"/>
      <w:bookmarkEnd w:id="79"/>
    </w:p>
    <w:p w14:paraId="181510EB" w14:textId="2F12A71C" w:rsidR="003D2128" w:rsidRPr="005815A0" w:rsidRDefault="003D2128" w:rsidP="003D2128">
      <w:pPr>
        <w:jc w:val="both"/>
        <w:rPr>
          <w:rFonts w:cstheme="minorHAnsi"/>
          <w:sz w:val="20"/>
        </w:rPr>
      </w:pPr>
      <w:r w:rsidRPr="005815A0">
        <w:rPr>
          <w:rFonts w:cstheme="minorHAnsi"/>
          <w:sz w:val="20"/>
        </w:rPr>
        <w:t>The GUI interface makes a backup copy of each file opened during a session. It will add an integer number to the files opened. This integer is based on whether previous backup files have been created or not. For example, the</w:t>
      </w:r>
      <w:r w:rsidR="00911631">
        <w:rPr>
          <w:rFonts w:cstheme="minorHAnsi"/>
          <w:sz w:val="20"/>
          <w:vertAlign w:val="superscript"/>
        </w:rPr>
        <w:t xml:space="preserve"> </w:t>
      </w:r>
      <w:r w:rsidR="00911631">
        <w:rPr>
          <w:rFonts w:cstheme="minorHAnsi"/>
          <w:sz w:val="20"/>
        </w:rPr>
        <w:t>first</w:t>
      </w:r>
      <w:r w:rsidRPr="005815A0">
        <w:rPr>
          <w:rFonts w:cstheme="minorHAnsi"/>
          <w:sz w:val="20"/>
        </w:rPr>
        <w:t xml:space="preserve"> time the GUI opens the files </w:t>
      </w:r>
      <w:r w:rsidRPr="00800943">
        <w:rPr>
          <w:rFonts w:cstheme="minorHAnsi"/>
          <w:b/>
          <w:bCs/>
          <w:sz w:val="20"/>
        </w:rPr>
        <w:t xml:space="preserve">w2_con.npt, </w:t>
      </w:r>
      <w:proofErr w:type="spellStart"/>
      <w:r w:rsidRPr="00800943">
        <w:rPr>
          <w:rFonts w:cstheme="minorHAnsi"/>
          <w:b/>
          <w:bCs/>
          <w:sz w:val="20"/>
        </w:rPr>
        <w:t>graph.npt</w:t>
      </w:r>
      <w:proofErr w:type="spellEnd"/>
      <w:r w:rsidRPr="005815A0">
        <w:rPr>
          <w:rFonts w:cstheme="minorHAnsi"/>
          <w:sz w:val="20"/>
        </w:rPr>
        <w:t xml:space="preserve">, and </w:t>
      </w:r>
      <w:proofErr w:type="spellStart"/>
      <w:r w:rsidRPr="00800943">
        <w:rPr>
          <w:rFonts w:cstheme="minorHAnsi"/>
          <w:b/>
          <w:bCs/>
          <w:sz w:val="20"/>
        </w:rPr>
        <w:t>bth.npt</w:t>
      </w:r>
      <w:proofErr w:type="spellEnd"/>
      <w:r w:rsidR="00026212">
        <w:rPr>
          <w:rFonts w:cstheme="minorHAnsi"/>
          <w:sz w:val="20"/>
        </w:rPr>
        <w:t>,</w:t>
      </w:r>
      <w:r w:rsidRPr="005815A0">
        <w:rPr>
          <w:rFonts w:cstheme="minorHAnsi"/>
          <w:sz w:val="20"/>
        </w:rPr>
        <w:t xml:space="preserve"> the program will write </w:t>
      </w:r>
      <w:r w:rsidR="00026212">
        <w:rPr>
          <w:rFonts w:cstheme="minorHAnsi"/>
          <w:sz w:val="20"/>
        </w:rPr>
        <w:t xml:space="preserve">the following </w:t>
      </w:r>
      <w:r w:rsidRPr="005815A0">
        <w:rPr>
          <w:rFonts w:cstheme="minorHAnsi"/>
          <w:sz w:val="20"/>
        </w:rPr>
        <w:t xml:space="preserve">as backup copies of the unaltered original files: </w:t>
      </w:r>
      <w:r w:rsidRPr="00800943">
        <w:rPr>
          <w:rFonts w:cstheme="minorHAnsi"/>
          <w:b/>
          <w:bCs/>
          <w:sz w:val="20"/>
        </w:rPr>
        <w:t>w2_</w:t>
      </w:r>
      <w:proofErr w:type="gramStart"/>
      <w:r w:rsidRPr="00800943">
        <w:rPr>
          <w:rFonts w:cstheme="minorHAnsi"/>
          <w:b/>
          <w:bCs/>
          <w:sz w:val="20"/>
        </w:rPr>
        <w:t>con.npt</w:t>
      </w:r>
      <w:proofErr w:type="gramEnd"/>
      <w:r w:rsidRPr="00800943">
        <w:rPr>
          <w:rFonts w:cstheme="minorHAnsi"/>
          <w:b/>
          <w:bCs/>
          <w:sz w:val="20"/>
        </w:rPr>
        <w:t>2, graph.npt2</w:t>
      </w:r>
      <w:r w:rsidRPr="005815A0">
        <w:rPr>
          <w:rFonts w:cstheme="minorHAnsi"/>
          <w:sz w:val="20"/>
        </w:rPr>
        <w:t xml:space="preserve">, and </w:t>
      </w:r>
      <w:r w:rsidRPr="00782BBE">
        <w:rPr>
          <w:rFonts w:cstheme="minorHAnsi"/>
          <w:b/>
          <w:bCs/>
          <w:sz w:val="20"/>
          <w:rPrChange w:id="80" w:author="Honnalore Steissberg" w:date="2021-09-10T16:48:00Z">
            <w:rPr>
              <w:rFonts w:cstheme="minorHAnsi"/>
              <w:sz w:val="20"/>
            </w:rPr>
          </w:rPrChange>
        </w:rPr>
        <w:t>bth.npt2</w:t>
      </w:r>
      <w:r w:rsidRPr="005815A0">
        <w:rPr>
          <w:rFonts w:cstheme="minorHAnsi"/>
          <w:sz w:val="20"/>
        </w:rPr>
        <w:t xml:space="preserve">. The next time the program opens these files, the files </w:t>
      </w:r>
      <w:r w:rsidRPr="00800943">
        <w:rPr>
          <w:rFonts w:cstheme="minorHAnsi"/>
          <w:b/>
          <w:bCs/>
          <w:sz w:val="20"/>
        </w:rPr>
        <w:t>w2_</w:t>
      </w:r>
      <w:proofErr w:type="gramStart"/>
      <w:r w:rsidRPr="00800943">
        <w:rPr>
          <w:rFonts w:cstheme="minorHAnsi"/>
          <w:b/>
          <w:bCs/>
          <w:sz w:val="20"/>
        </w:rPr>
        <w:t>con.npt</w:t>
      </w:r>
      <w:proofErr w:type="gramEnd"/>
      <w:r w:rsidRPr="00800943">
        <w:rPr>
          <w:rFonts w:cstheme="minorHAnsi"/>
          <w:b/>
          <w:bCs/>
          <w:sz w:val="20"/>
        </w:rPr>
        <w:t>3, graph.npt3, and bth.npt3</w:t>
      </w:r>
      <w:r w:rsidRPr="005815A0">
        <w:rPr>
          <w:rFonts w:cstheme="minorHAnsi"/>
          <w:sz w:val="20"/>
        </w:rPr>
        <w:t xml:space="preserve"> will be created (if you have already deleted the *.*2 files from your hard disk, the GUI will again use the integer ‘2’ rather than ‘3’). </w:t>
      </w:r>
    </w:p>
    <w:p w14:paraId="7B36D5F8" w14:textId="40393456" w:rsidR="003D2128" w:rsidRPr="00233DAB" w:rsidRDefault="003D2128" w:rsidP="005C6AF9">
      <w:pPr>
        <w:pStyle w:val="Heading2"/>
        <w:spacing w:after="240"/>
      </w:pPr>
      <w:bookmarkStart w:id="81" w:name="_Toc508284176"/>
      <w:bookmarkStart w:id="82" w:name="_Toc48576282"/>
      <w:r w:rsidRPr="00233DAB">
        <w:t>Typical Errors with the GUI</w:t>
      </w:r>
      <w:bookmarkEnd w:id="81"/>
      <w:bookmarkEnd w:id="82"/>
    </w:p>
    <w:p w14:paraId="01BB90B2" w14:textId="28733011" w:rsidR="003D2128" w:rsidRPr="005815A0" w:rsidRDefault="003D2128" w:rsidP="003D2128">
      <w:pPr>
        <w:jc w:val="both"/>
        <w:rPr>
          <w:rFonts w:cstheme="minorHAnsi"/>
          <w:sz w:val="20"/>
        </w:rPr>
      </w:pPr>
      <w:r w:rsidRPr="005815A0">
        <w:rPr>
          <w:rFonts w:cstheme="minorHAnsi"/>
          <w:sz w:val="20"/>
        </w:rPr>
        <w:t xml:space="preserve">Sometimes the GUI cannot read a control file </w:t>
      </w:r>
      <w:r w:rsidR="00DB70F4">
        <w:rPr>
          <w:rFonts w:cstheme="minorHAnsi"/>
          <w:sz w:val="20"/>
        </w:rPr>
        <w:t>due to</w:t>
      </w:r>
      <w:r w:rsidRPr="005815A0">
        <w:rPr>
          <w:rFonts w:cstheme="minorHAnsi"/>
          <w:sz w:val="20"/>
        </w:rPr>
        <w:t xml:space="preserve"> the format of the text. UNIX/Linux systems often use a line-feed at the end of a line, while Windows text files include a carriage-return and a line-feed. You must convert the file to a Windows text file for the GUI to work properly. In a text editor you can view all the characters and verify you have the proper Windows format if the GUI is having problems reading the file. Many text editors automatically convert files from one type to the other (such as the text editor ‘Notepad ++’).</w:t>
      </w:r>
    </w:p>
    <w:p w14:paraId="13AAAB0C" w14:textId="77777777" w:rsidR="003D2128" w:rsidRPr="005815A0" w:rsidRDefault="003D2128" w:rsidP="003D2128">
      <w:pPr>
        <w:jc w:val="both"/>
        <w:rPr>
          <w:rFonts w:cstheme="minorHAnsi"/>
          <w:sz w:val="20"/>
        </w:rPr>
      </w:pPr>
    </w:p>
    <w:p w14:paraId="1570AF8D" w14:textId="6A876A25" w:rsidR="003D2128" w:rsidRPr="005815A0" w:rsidRDefault="00800943" w:rsidP="003D2128">
      <w:pPr>
        <w:jc w:val="both"/>
        <w:rPr>
          <w:rFonts w:cstheme="minorHAnsi"/>
          <w:sz w:val="20"/>
        </w:rPr>
      </w:pPr>
      <w:r>
        <w:rPr>
          <w:rFonts w:cstheme="minorHAnsi"/>
          <w:sz w:val="20"/>
        </w:rPr>
        <w:lastRenderedPageBreak/>
        <w:t>We</w:t>
      </w:r>
      <w:r w:rsidR="003D2128" w:rsidRPr="005815A0">
        <w:rPr>
          <w:rFonts w:cstheme="minorHAnsi"/>
          <w:sz w:val="20"/>
        </w:rPr>
        <w:t xml:space="preserve"> recommend</w:t>
      </w:r>
      <w:r>
        <w:rPr>
          <w:rFonts w:cstheme="minorHAnsi"/>
          <w:sz w:val="20"/>
        </w:rPr>
        <w:t xml:space="preserve"> using the</w:t>
      </w:r>
      <w:r w:rsidR="003D2128" w:rsidRPr="005815A0">
        <w:rPr>
          <w:rFonts w:cstheme="minorHAnsi"/>
          <w:sz w:val="20"/>
        </w:rPr>
        <w:t xml:space="preserve"> </w:t>
      </w:r>
      <w:r w:rsidRPr="005815A0">
        <w:rPr>
          <w:rFonts w:cstheme="minorHAnsi"/>
          <w:sz w:val="20"/>
        </w:rPr>
        <w:t xml:space="preserve">W2 preprocessor </w:t>
      </w:r>
      <w:r w:rsidR="003D2128" w:rsidRPr="005815A0">
        <w:rPr>
          <w:rFonts w:cstheme="minorHAnsi"/>
          <w:sz w:val="20"/>
        </w:rPr>
        <w:t>to catch errors in the set-up files first</w:t>
      </w:r>
      <w:ins w:id="83" w:author="Honnalore Steissberg" w:date="2021-09-07T10:42:00Z">
        <w:r>
          <w:rPr>
            <w:rFonts w:cstheme="minorHAnsi"/>
            <w:sz w:val="20"/>
          </w:rPr>
          <w:t>,</w:t>
        </w:r>
      </w:ins>
      <w:r w:rsidR="003D2128" w:rsidRPr="005815A0">
        <w:rPr>
          <w:rFonts w:cstheme="minorHAnsi"/>
          <w:sz w:val="20"/>
        </w:rPr>
        <w:t xml:space="preserve"> before using the GUI. The W2 preprocessor will not catch the line-feed error noted above</w:t>
      </w:r>
      <w:r w:rsidR="00DB70F4">
        <w:rPr>
          <w:rFonts w:cstheme="minorHAnsi"/>
          <w:sz w:val="20"/>
        </w:rPr>
        <w:t>, however,</w:t>
      </w:r>
      <w:r w:rsidR="003D2128" w:rsidRPr="005815A0">
        <w:rPr>
          <w:rFonts w:cstheme="minorHAnsi"/>
          <w:sz w:val="20"/>
        </w:rPr>
        <w:t xml:space="preserve"> and will read the files correctly whether in UNIX/Linux or Windows format.</w:t>
      </w:r>
    </w:p>
    <w:p w14:paraId="1F0B6394" w14:textId="77777777" w:rsidR="003D2128" w:rsidRPr="00233DAB" w:rsidRDefault="003D2128" w:rsidP="003D2128">
      <w:pPr>
        <w:jc w:val="both"/>
        <w:rPr>
          <w:rFonts w:cstheme="minorHAnsi"/>
        </w:rPr>
      </w:pPr>
    </w:p>
    <w:p w14:paraId="12F7F6D1" w14:textId="298A0039" w:rsidR="003D2128" w:rsidRPr="00233DAB" w:rsidRDefault="003D2128" w:rsidP="005C6AF9">
      <w:pPr>
        <w:pStyle w:val="Heading2"/>
        <w:spacing w:after="240"/>
      </w:pPr>
      <w:bookmarkStart w:id="84" w:name="_Toc508284177"/>
      <w:bookmarkStart w:id="85" w:name="_Toc48576283"/>
      <w:r w:rsidRPr="00233DAB">
        <w:t>Command Line Processing</w:t>
      </w:r>
      <w:bookmarkEnd w:id="84"/>
      <w:bookmarkEnd w:id="85"/>
    </w:p>
    <w:p w14:paraId="4DC45F6E" w14:textId="73B07DBC" w:rsidR="003D2128" w:rsidRPr="005815A0" w:rsidRDefault="003D2128" w:rsidP="003D2128">
      <w:pPr>
        <w:jc w:val="both"/>
        <w:rPr>
          <w:rFonts w:cstheme="minorHAnsi"/>
          <w:sz w:val="20"/>
        </w:rPr>
      </w:pPr>
      <w:r w:rsidRPr="005815A0">
        <w:rPr>
          <w:rFonts w:cstheme="minorHAnsi"/>
          <w:sz w:val="20"/>
        </w:rPr>
        <w:t xml:space="preserve">The GUI can </w:t>
      </w:r>
      <w:r w:rsidR="00F63B7F" w:rsidRPr="005815A0">
        <w:rPr>
          <w:rFonts w:cstheme="minorHAnsi"/>
          <w:sz w:val="20"/>
        </w:rPr>
        <w:t xml:space="preserve">also </w:t>
      </w:r>
      <w:r w:rsidRPr="005815A0">
        <w:rPr>
          <w:rFonts w:cstheme="minorHAnsi"/>
          <w:sz w:val="20"/>
        </w:rPr>
        <w:t>be controlled by command line passing of the working directory and file. In a batch program</w:t>
      </w:r>
      <w:r w:rsidR="00F63B7F">
        <w:rPr>
          <w:rFonts w:cstheme="minorHAnsi"/>
          <w:sz w:val="20"/>
        </w:rPr>
        <w:t>,</w:t>
      </w:r>
      <w:r w:rsidRPr="005815A0">
        <w:rPr>
          <w:rFonts w:cstheme="minorHAnsi"/>
          <w:sz w:val="20"/>
        </w:rPr>
        <w:t xml:space="preserve"> or from the command line in a DOS box</w:t>
      </w:r>
      <w:r w:rsidR="00F63B7F">
        <w:rPr>
          <w:rFonts w:cstheme="minorHAnsi"/>
          <w:sz w:val="20"/>
        </w:rPr>
        <w:t>,</w:t>
      </w:r>
      <w:r w:rsidRPr="005815A0">
        <w:rPr>
          <w:rFonts w:cstheme="minorHAnsi"/>
          <w:sz w:val="20"/>
        </w:rPr>
        <w:t xml:space="preserve"> you can execute the GUI as follows:</w:t>
      </w:r>
    </w:p>
    <w:p w14:paraId="018DDEF3" w14:textId="77777777" w:rsidR="003D2128" w:rsidRPr="005815A0" w:rsidRDefault="003D2128" w:rsidP="003D2128">
      <w:pPr>
        <w:jc w:val="both"/>
        <w:rPr>
          <w:rFonts w:cstheme="minorHAnsi"/>
          <w:sz w:val="20"/>
        </w:rPr>
      </w:pPr>
    </w:p>
    <w:p w14:paraId="3AAEB78A" w14:textId="78BD7529" w:rsidR="003D2128" w:rsidRPr="005815A0" w:rsidRDefault="003D2128" w:rsidP="003D2128">
      <w:pPr>
        <w:rPr>
          <w:rFonts w:cstheme="minorHAnsi"/>
          <w:sz w:val="20"/>
        </w:rPr>
      </w:pPr>
      <w:r w:rsidRPr="00B46BF2">
        <w:rPr>
          <w:rFonts w:cstheme="minorHAnsi"/>
          <w:i/>
          <w:iCs/>
          <w:sz w:val="20"/>
        </w:rPr>
        <w:t>C:\scott\research\corps of engineers\</w:t>
      </w:r>
      <w:proofErr w:type="spellStart"/>
      <w:r w:rsidRPr="00B46BF2">
        <w:rPr>
          <w:rFonts w:cstheme="minorHAnsi"/>
          <w:i/>
          <w:iCs/>
          <w:sz w:val="20"/>
        </w:rPr>
        <w:t>tomcole</w:t>
      </w:r>
      <w:proofErr w:type="spellEnd"/>
      <w:r w:rsidRPr="00B46BF2">
        <w:rPr>
          <w:rFonts w:cstheme="minorHAnsi"/>
          <w:i/>
          <w:iCs/>
          <w:sz w:val="20"/>
        </w:rPr>
        <w:t>\w2code\GUI36\w2control\w2control4.exe C:\scott\w2workshop\2009 workshop\</w:t>
      </w:r>
      <w:proofErr w:type="spellStart"/>
      <w:r w:rsidRPr="00B46BF2">
        <w:rPr>
          <w:rFonts w:cstheme="minorHAnsi"/>
          <w:i/>
          <w:iCs/>
          <w:sz w:val="20"/>
        </w:rPr>
        <w:t>waterqual</w:t>
      </w:r>
      <w:proofErr w:type="spellEnd"/>
      <w:r w:rsidRPr="00B46BF2">
        <w:rPr>
          <w:rFonts w:cstheme="minorHAnsi"/>
          <w:i/>
          <w:iCs/>
          <w:sz w:val="20"/>
        </w:rPr>
        <w:t>\problem1\w2_con.npt</w:t>
      </w:r>
    </w:p>
    <w:p w14:paraId="5BC409DD" w14:textId="77777777" w:rsidR="003D2128" w:rsidRPr="005815A0" w:rsidRDefault="003D2128" w:rsidP="003D2128">
      <w:pPr>
        <w:jc w:val="both"/>
        <w:rPr>
          <w:rFonts w:cstheme="minorHAnsi"/>
          <w:sz w:val="20"/>
        </w:rPr>
      </w:pPr>
    </w:p>
    <w:p w14:paraId="0ABB5BB3" w14:textId="4B5DFD96" w:rsidR="003D2128" w:rsidRPr="005815A0" w:rsidRDefault="003D2128" w:rsidP="003D2128">
      <w:pPr>
        <w:jc w:val="both"/>
        <w:rPr>
          <w:rFonts w:cstheme="minorHAnsi"/>
          <w:sz w:val="20"/>
        </w:rPr>
      </w:pPr>
      <w:r w:rsidRPr="005815A0">
        <w:rPr>
          <w:rFonts w:cstheme="minorHAnsi"/>
          <w:sz w:val="20"/>
        </w:rPr>
        <w:t xml:space="preserve">The first string in quotes executes the GUI (this shows the path to the GUI – your path to the GUI will be different). The command line argument is NOT in quotes. This program was developed in VB6 and does not take quotes around the command line. Note that this is different than the FORTRAN command line argument. </w:t>
      </w:r>
      <w:proofErr w:type="gramStart"/>
      <w:r w:rsidR="00986877">
        <w:rPr>
          <w:rFonts w:cstheme="minorHAnsi"/>
          <w:sz w:val="20"/>
        </w:rPr>
        <w:t>Therefore</w:t>
      </w:r>
      <w:proofErr w:type="gramEnd"/>
      <w:r w:rsidRPr="005815A0">
        <w:rPr>
          <w:rFonts w:cstheme="minorHAnsi"/>
          <w:sz w:val="20"/>
        </w:rPr>
        <w:t xml:space="preserve"> the above command will open the GUI and load the control file automatically from the directory </w:t>
      </w:r>
      <w:r w:rsidRPr="00B46BF2">
        <w:rPr>
          <w:rFonts w:cstheme="minorHAnsi"/>
          <w:i/>
          <w:iCs/>
          <w:sz w:val="20"/>
        </w:rPr>
        <w:t>C:\scott\w2workshop\2009 workshop\</w:t>
      </w:r>
      <w:proofErr w:type="spellStart"/>
      <w:r w:rsidRPr="00B46BF2">
        <w:rPr>
          <w:rFonts w:cstheme="minorHAnsi"/>
          <w:i/>
          <w:iCs/>
          <w:sz w:val="20"/>
        </w:rPr>
        <w:t>waterqual</w:t>
      </w:r>
      <w:proofErr w:type="spellEnd"/>
      <w:r w:rsidRPr="00B46BF2">
        <w:rPr>
          <w:rFonts w:cstheme="minorHAnsi"/>
          <w:i/>
          <w:iCs/>
          <w:sz w:val="20"/>
        </w:rPr>
        <w:t>\problem1</w:t>
      </w:r>
      <w:r w:rsidRPr="005815A0">
        <w:rPr>
          <w:rFonts w:cstheme="minorHAnsi"/>
          <w:sz w:val="20"/>
        </w:rPr>
        <w:t>.</w:t>
      </w:r>
    </w:p>
    <w:p w14:paraId="50B99188" w14:textId="77777777" w:rsidR="003D2128" w:rsidRPr="005815A0" w:rsidRDefault="003D2128" w:rsidP="003D2128">
      <w:pPr>
        <w:jc w:val="both"/>
        <w:rPr>
          <w:rFonts w:cstheme="minorHAnsi"/>
          <w:sz w:val="20"/>
        </w:rPr>
      </w:pPr>
    </w:p>
    <w:p w14:paraId="7A10EE63" w14:textId="7F70A35C" w:rsidR="003D2128" w:rsidRDefault="003D2128" w:rsidP="00D75295">
      <w:pPr>
        <w:pStyle w:val="Heading2"/>
      </w:pPr>
      <w:bookmarkStart w:id="86" w:name="_Toc508284178"/>
      <w:bookmarkStart w:id="87" w:name="_Toc48576284"/>
      <w:r>
        <w:t xml:space="preserve">Using the GUI W2Control </w:t>
      </w:r>
      <w:r w:rsidR="00D80A97">
        <w:t>on</w:t>
      </w:r>
      <w:r>
        <w:t xml:space="preserve"> Touchscreen Laptops and Monitors</w:t>
      </w:r>
      <w:bookmarkEnd w:id="86"/>
      <w:bookmarkEnd w:id="87"/>
    </w:p>
    <w:p w14:paraId="76963FF3" w14:textId="7FCCD824" w:rsidR="003D2128" w:rsidRDefault="003D2128" w:rsidP="003D2128">
      <w:pPr>
        <w:rPr>
          <w:rFonts w:cstheme="minorHAnsi"/>
          <w:sz w:val="20"/>
        </w:rPr>
      </w:pPr>
      <w:r w:rsidRPr="005815A0">
        <w:rPr>
          <w:rFonts w:cstheme="minorHAnsi"/>
          <w:sz w:val="20"/>
        </w:rPr>
        <w:t xml:space="preserve">The software, W2Control, is a GUI preprocessor for the W2 model. It works fine on non-touch enabled monitors. But for touch screen monitors, like many of the latest laptops, the opening </w:t>
      </w:r>
      <w:r w:rsidRPr="00B46BF2">
        <w:rPr>
          <w:rFonts w:cstheme="minorHAnsi"/>
          <w:i/>
          <w:iCs/>
          <w:sz w:val="20"/>
        </w:rPr>
        <w:t>“treeview”</w:t>
      </w:r>
      <w:r w:rsidRPr="005815A0">
        <w:rPr>
          <w:rFonts w:cstheme="minorHAnsi"/>
          <w:sz w:val="20"/>
        </w:rPr>
        <w:t xml:space="preserve"> menu does not work because of a software incompatibility with VB6, the source code. W2Control can</w:t>
      </w:r>
      <w:r w:rsidR="00BA7483">
        <w:rPr>
          <w:rFonts w:cstheme="minorHAnsi"/>
          <w:sz w:val="20"/>
        </w:rPr>
        <w:t>,</w:t>
      </w:r>
      <w:r w:rsidRPr="005815A0">
        <w:rPr>
          <w:rFonts w:cstheme="minorHAnsi"/>
          <w:sz w:val="20"/>
        </w:rPr>
        <w:t xml:space="preserve"> </w:t>
      </w:r>
      <w:r w:rsidR="00BA7483">
        <w:rPr>
          <w:rFonts w:cstheme="minorHAnsi"/>
          <w:sz w:val="20"/>
        </w:rPr>
        <w:t>however,</w:t>
      </w:r>
      <w:r w:rsidR="00BA7483" w:rsidRPr="005815A0">
        <w:rPr>
          <w:rFonts w:cstheme="minorHAnsi"/>
          <w:sz w:val="20"/>
        </w:rPr>
        <w:t xml:space="preserve"> </w:t>
      </w:r>
      <w:r w:rsidRPr="005815A0">
        <w:rPr>
          <w:rFonts w:cstheme="minorHAnsi"/>
          <w:sz w:val="20"/>
        </w:rPr>
        <w:t>be used on a touch screen laptop by following</w:t>
      </w:r>
      <w:r w:rsidR="00BA7483">
        <w:rPr>
          <w:rFonts w:cstheme="minorHAnsi"/>
          <w:sz w:val="20"/>
        </w:rPr>
        <w:t xml:space="preserve"> these steps</w:t>
      </w:r>
      <w:r w:rsidRPr="005815A0">
        <w:rPr>
          <w:rFonts w:cstheme="minorHAnsi"/>
          <w:sz w:val="20"/>
        </w:rPr>
        <w:t>:</w:t>
      </w:r>
    </w:p>
    <w:p w14:paraId="7D20545F" w14:textId="77777777" w:rsidR="0087208A" w:rsidRPr="005815A0" w:rsidRDefault="0087208A" w:rsidP="003D2128">
      <w:pPr>
        <w:rPr>
          <w:rFonts w:cstheme="minorHAnsi"/>
          <w:sz w:val="20"/>
        </w:rPr>
      </w:pPr>
    </w:p>
    <w:p w14:paraId="46123B7E"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Go to Services by typing ‘Services’ in the command line or Cortana line. </w:t>
      </w:r>
    </w:p>
    <w:p w14:paraId="55301502" w14:textId="09535DBD"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In the list choose </w:t>
      </w:r>
      <w:r w:rsidRPr="00B46BF2">
        <w:rPr>
          <w:rFonts w:cstheme="minorHAnsi"/>
          <w:i/>
          <w:iCs/>
          <w:sz w:val="20"/>
        </w:rPr>
        <w:t>Touch keyboard and Handwriting Panel Service</w:t>
      </w:r>
      <w:r w:rsidRPr="00B46BF2">
        <w:rPr>
          <w:rFonts w:cstheme="minorHAnsi"/>
          <w:sz w:val="20"/>
        </w:rPr>
        <w:t xml:space="preserve">. </w:t>
      </w:r>
    </w:p>
    <w:p w14:paraId="66ACEA6A"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Right click your mouse and choose Properties and change ‘Automatic’ to ‘Disabled’. </w:t>
      </w:r>
    </w:p>
    <w:p w14:paraId="23439D13"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Then click STOP in the Service Status to stop the service. </w:t>
      </w:r>
    </w:p>
    <w:p w14:paraId="5C51AD88" w14:textId="5DB48E4E" w:rsidR="003D2128" w:rsidRPr="00B46BF2" w:rsidRDefault="003D2128" w:rsidP="00B46BF2">
      <w:pPr>
        <w:pStyle w:val="ListParagraph"/>
        <w:numPr>
          <w:ilvl w:val="0"/>
          <w:numId w:val="26"/>
        </w:numPr>
        <w:rPr>
          <w:rFonts w:cstheme="minorHAnsi"/>
          <w:sz w:val="20"/>
        </w:rPr>
      </w:pPr>
      <w:r w:rsidRPr="00B46BF2">
        <w:rPr>
          <w:rFonts w:cstheme="minorHAnsi"/>
          <w:sz w:val="20"/>
        </w:rPr>
        <w:t>Click APPLY</w:t>
      </w:r>
      <w:r w:rsidR="00BA7483" w:rsidRPr="00B46BF2">
        <w:rPr>
          <w:rFonts w:cstheme="minorHAnsi"/>
          <w:sz w:val="20"/>
        </w:rPr>
        <w:t>, and t</w:t>
      </w:r>
      <w:r w:rsidRPr="00B46BF2">
        <w:rPr>
          <w:rFonts w:cstheme="minorHAnsi"/>
          <w:sz w:val="20"/>
        </w:rPr>
        <w:t xml:space="preserve">he W2Control </w:t>
      </w:r>
      <w:r w:rsidR="00BA7483" w:rsidRPr="00B46BF2">
        <w:rPr>
          <w:rFonts w:cstheme="minorHAnsi"/>
          <w:sz w:val="20"/>
        </w:rPr>
        <w:t xml:space="preserve">will </w:t>
      </w:r>
      <w:r w:rsidRPr="00B46BF2">
        <w:rPr>
          <w:rFonts w:cstheme="minorHAnsi"/>
          <w:sz w:val="20"/>
        </w:rPr>
        <w:t xml:space="preserve">work as expected. </w:t>
      </w:r>
    </w:p>
    <w:p w14:paraId="447B1F56" w14:textId="77777777" w:rsidR="003D2128" w:rsidRPr="005815A0" w:rsidRDefault="003D2128" w:rsidP="003D2128">
      <w:pPr>
        <w:rPr>
          <w:rFonts w:cstheme="minorHAnsi"/>
          <w:sz w:val="20"/>
        </w:rPr>
      </w:pPr>
    </w:p>
    <w:p w14:paraId="426DF36B" w14:textId="687658DA" w:rsidR="003D2128" w:rsidRDefault="00D75295" w:rsidP="00C03547">
      <w:pPr>
        <w:pStyle w:val="Heading1"/>
        <w:numPr>
          <w:ilvl w:val="0"/>
          <w:numId w:val="14"/>
        </w:numPr>
        <w:spacing w:before="360" w:after="360"/>
      </w:pPr>
      <w:bookmarkStart w:id="88" w:name="_Toc48576285"/>
      <w:r>
        <w:t xml:space="preserve">Post-Processor for CE-QUAL-W2 by </w:t>
      </w:r>
      <w:r w:rsidR="002B0576">
        <w:t>DSI, Inc.</w:t>
      </w:r>
      <w:bookmarkEnd w:id="88"/>
    </w:p>
    <w:p w14:paraId="0F202D29" w14:textId="77777777" w:rsidR="00D75295" w:rsidRDefault="00D75295" w:rsidP="00D75295"/>
    <w:p w14:paraId="607136D7" w14:textId="49EB3D77" w:rsidR="00D75295" w:rsidRPr="005C6AF9" w:rsidRDefault="00D75295" w:rsidP="00D75295">
      <w:pPr>
        <w:rPr>
          <w:sz w:val="20"/>
          <w:szCs w:val="18"/>
        </w:rPr>
      </w:pPr>
      <w:r w:rsidRPr="005C6AF9">
        <w:rPr>
          <w:sz w:val="20"/>
          <w:szCs w:val="18"/>
        </w:rPr>
        <w:lastRenderedPageBreak/>
        <w:t xml:space="preserve">Paul Craig at </w:t>
      </w:r>
      <w:r w:rsidR="002B0576" w:rsidRPr="005C6AF9">
        <w:rPr>
          <w:sz w:val="20"/>
          <w:szCs w:val="18"/>
        </w:rPr>
        <w:t>DSI, Inc.</w:t>
      </w:r>
      <w:r w:rsidRPr="005C6AF9">
        <w:rPr>
          <w:sz w:val="20"/>
          <w:szCs w:val="18"/>
        </w:rPr>
        <w:t xml:space="preserve"> has g</w:t>
      </w:r>
      <w:r w:rsidR="002B0576" w:rsidRPr="005C6AF9">
        <w:rPr>
          <w:sz w:val="20"/>
          <w:szCs w:val="18"/>
        </w:rPr>
        <w:t>enerously</w:t>
      </w:r>
      <w:r w:rsidRPr="005C6AF9">
        <w:rPr>
          <w:sz w:val="20"/>
          <w:szCs w:val="18"/>
        </w:rPr>
        <w:t xml:space="preserve"> provided a software system for evaluating model results</w:t>
      </w:r>
      <w:r w:rsidR="00042EAB" w:rsidRPr="005C6AF9">
        <w:rPr>
          <w:sz w:val="20"/>
          <w:szCs w:val="18"/>
        </w:rPr>
        <w:t>.</w:t>
      </w:r>
      <w:r w:rsidR="0082636B" w:rsidRPr="005C6AF9">
        <w:rPr>
          <w:sz w:val="20"/>
          <w:szCs w:val="18"/>
        </w:rPr>
        <w:t xml:space="preserve"> There is a short user’s manual produced by DSI</w:t>
      </w:r>
      <w:r w:rsidR="00AC2056" w:rsidRPr="005C6AF9">
        <w:rPr>
          <w:sz w:val="20"/>
          <w:szCs w:val="18"/>
        </w:rPr>
        <w:t xml:space="preserve"> that documents the software utility</w:t>
      </w:r>
      <w:r w:rsidR="007526F1">
        <w:rPr>
          <w:sz w:val="20"/>
          <w:szCs w:val="18"/>
        </w:rPr>
        <w:t>,</w:t>
      </w:r>
      <w:r w:rsidR="00AC2056" w:rsidRPr="005C6AF9">
        <w:rPr>
          <w:sz w:val="20"/>
          <w:szCs w:val="18"/>
        </w:rPr>
        <w:t xml:space="preserve"> and this is a separate </w:t>
      </w:r>
      <w:r w:rsidR="007526F1">
        <w:rPr>
          <w:sz w:val="20"/>
          <w:szCs w:val="18"/>
        </w:rPr>
        <w:t>PDF</w:t>
      </w:r>
      <w:r w:rsidR="007526F1" w:rsidRPr="005C6AF9">
        <w:rPr>
          <w:sz w:val="20"/>
          <w:szCs w:val="18"/>
        </w:rPr>
        <w:t xml:space="preserve"> </w:t>
      </w:r>
      <w:r w:rsidR="00AC2056" w:rsidRPr="005C6AF9">
        <w:rPr>
          <w:sz w:val="20"/>
          <w:szCs w:val="18"/>
        </w:rPr>
        <w:t xml:space="preserve">file download. </w:t>
      </w:r>
      <w:r w:rsidR="006F209D">
        <w:rPr>
          <w:sz w:val="20"/>
          <w:szCs w:val="18"/>
        </w:rPr>
        <w:t>This post-processor currently works for Version 3.7 to the current version.</w:t>
      </w:r>
    </w:p>
    <w:p w14:paraId="7251B1BD" w14:textId="77777777" w:rsidR="00042EAB" w:rsidRDefault="00042EAB" w:rsidP="00D75295"/>
    <w:p w14:paraId="431CA57B" w14:textId="77777777" w:rsidR="00042EAB" w:rsidRDefault="00042EAB" w:rsidP="00D75295"/>
    <w:p w14:paraId="3D054968" w14:textId="77777777" w:rsidR="00AC2056" w:rsidRDefault="00AC2056" w:rsidP="00D62920">
      <w:pPr>
        <w:keepNext/>
        <w:jc w:val="center"/>
      </w:pPr>
      <w:r>
        <w:rPr>
          <w:noProof/>
          <w:snapToGrid/>
        </w:rPr>
        <w:drawing>
          <wp:inline distT="0" distB="0" distL="0" distR="0" wp14:anchorId="3F9AF063" wp14:editId="6EB2D0EE">
            <wp:extent cx="3905588" cy="2244284"/>
            <wp:effectExtent l="12700" t="12700" r="19050" b="165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CCAB92.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5588" cy="2244284"/>
                    </a:xfrm>
                    <a:prstGeom prst="rect">
                      <a:avLst/>
                    </a:prstGeom>
                    <a:ln w="3175">
                      <a:solidFill>
                        <a:schemeClr val="tx1"/>
                      </a:solidFill>
                    </a:ln>
                  </pic:spPr>
                </pic:pic>
              </a:graphicData>
            </a:graphic>
          </wp:inline>
        </w:drawing>
      </w:r>
    </w:p>
    <w:p w14:paraId="0EDDFFF0" w14:textId="0C0B2C1C" w:rsidR="00042EAB" w:rsidRDefault="00AC2056" w:rsidP="00156989">
      <w:pPr>
        <w:pStyle w:val="Caption"/>
      </w:pPr>
      <w:bookmarkStart w:id="89" w:name="_Toc48576328"/>
      <w:r>
        <w:t xml:space="preserve">Figure </w:t>
      </w:r>
      <w:fldSimple w:instr=" SEQ Figure \* ARABIC ">
        <w:r w:rsidR="006E3DC1">
          <w:rPr>
            <w:noProof/>
          </w:rPr>
          <w:t>21</w:t>
        </w:r>
      </w:fldSimple>
      <w:r>
        <w:t>. Splash screen for W2_Post.</w:t>
      </w:r>
      <w:bookmarkEnd w:id="89"/>
    </w:p>
    <w:p w14:paraId="75B055E7" w14:textId="77777777" w:rsidR="00042EAB" w:rsidRDefault="00042EAB" w:rsidP="00D75295"/>
    <w:p w14:paraId="08DC7635" w14:textId="3AF2A703" w:rsidR="00042EAB" w:rsidRDefault="00042EAB" w:rsidP="00C03547">
      <w:pPr>
        <w:pStyle w:val="Heading1"/>
        <w:numPr>
          <w:ilvl w:val="0"/>
          <w:numId w:val="14"/>
        </w:numPr>
        <w:spacing w:before="360" w:after="360"/>
      </w:pPr>
      <w:bookmarkStart w:id="90" w:name="_Toc48576286"/>
      <w:r>
        <w:t>Excel Macro Utility for CE-QUAL-W2</w:t>
      </w:r>
      <w:bookmarkEnd w:id="90"/>
    </w:p>
    <w:p w14:paraId="0CAF8954" w14:textId="2F72D41F" w:rsidR="00042EAB" w:rsidRPr="00042EAB" w:rsidRDefault="00042EAB" w:rsidP="00042EAB">
      <w:pPr>
        <w:pStyle w:val="PlainText"/>
        <w:rPr>
          <w:rFonts w:asciiTheme="minorHAnsi" w:hAnsiTheme="minorHAnsi"/>
        </w:rPr>
      </w:pPr>
      <w:r w:rsidRPr="00042EAB">
        <w:rPr>
          <w:rFonts w:asciiTheme="minorHAnsi" w:hAnsiTheme="minorHAnsi"/>
        </w:rPr>
        <w:t xml:space="preserve">This Excel </w:t>
      </w:r>
      <w:r w:rsidR="007D5F70">
        <w:rPr>
          <w:rFonts w:asciiTheme="minorHAnsi" w:hAnsiTheme="minorHAnsi"/>
        </w:rPr>
        <w:t xml:space="preserve">Utility </w:t>
      </w:r>
      <w:r w:rsidRPr="00042EAB">
        <w:rPr>
          <w:rFonts w:asciiTheme="minorHAnsi" w:hAnsiTheme="minorHAnsi"/>
        </w:rPr>
        <w:t>was written by Jeffrey Gregory, P.E., Civil Engineer, USACE, Nashville District</w:t>
      </w:r>
      <w:r w:rsidR="007D5F70">
        <w:rPr>
          <w:rFonts w:asciiTheme="minorHAnsi" w:hAnsiTheme="minorHAnsi"/>
        </w:rPr>
        <w:t>,</w:t>
      </w:r>
      <w:r w:rsidRPr="00042EAB">
        <w:rPr>
          <w:rFonts w:asciiTheme="minorHAnsi" w:hAnsiTheme="minorHAnsi"/>
        </w:rPr>
        <w:t xml:space="preserve"> and updated by Scott Wells, P</w:t>
      </w:r>
      <w:r w:rsidR="00B46BF2">
        <w:rPr>
          <w:rFonts w:asciiTheme="minorHAnsi" w:hAnsiTheme="minorHAnsi"/>
        </w:rPr>
        <w:t xml:space="preserve">ortland </w:t>
      </w:r>
      <w:r w:rsidRPr="00042EAB">
        <w:rPr>
          <w:rFonts w:asciiTheme="minorHAnsi" w:hAnsiTheme="minorHAnsi"/>
        </w:rPr>
        <w:t>S</w:t>
      </w:r>
      <w:r w:rsidR="00B46BF2">
        <w:rPr>
          <w:rFonts w:asciiTheme="minorHAnsi" w:hAnsiTheme="minorHAnsi"/>
        </w:rPr>
        <w:t xml:space="preserve">tate </w:t>
      </w:r>
      <w:r w:rsidRPr="00042EAB">
        <w:rPr>
          <w:rFonts w:asciiTheme="minorHAnsi" w:hAnsiTheme="minorHAnsi"/>
        </w:rPr>
        <w:t>U</w:t>
      </w:r>
      <w:r w:rsidR="00B46BF2">
        <w:rPr>
          <w:rFonts w:asciiTheme="minorHAnsi" w:hAnsiTheme="minorHAnsi"/>
        </w:rPr>
        <w:t>niversity</w:t>
      </w:r>
      <w:r w:rsidRPr="00042EAB">
        <w:rPr>
          <w:rFonts w:asciiTheme="minorHAnsi" w:hAnsiTheme="minorHAnsi"/>
        </w:rPr>
        <w:t>.</w:t>
      </w:r>
    </w:p>
    <w:p w14:paraId="4534063A" w14:textId="77777777" w:rsidR="00042EAB" w:rsidRPr="00542C5E" w:rsidRDefault="00042EAB" w:rsidP="00042EAB">
      <w:pPr>
        <w:rPr>
          <w:sz w:val="20"/>
        </w:rPr>
      </w:pPr>
    </w:p>
    <w:p w14:paraId="77DFA713" w14:textId="6F4DAD72" w:rsidR="00042EAB" w:rsidRDefault="00042EAB" w:rsidP="00042EAB">
      <w:pPr>
        <w:jc w:val="both"/>
        <w:rPr>
          <w:sz w:val="20"/>
        </w:rPr>
      </w:pPr>
      <w:r w:rsidRPr="00542C5E">
        <w:rPr>
          <w:sz w:val="20"/>
        </w:rPr>
        <w:t xml:space="preserve">The Excel macro, </w:t>
      </w:r>
      <w:r w:rsidRPr="00986877">
        <w:rPr>
          <w:b/>
          <w:bCs/>
          <w:i/>
          <w:iCs/>
          <w:sz w:val="20"/>
        </w:rPr>
        <w:t>w2tools_examples.xlsm</w:t>
      </w:r>
      <w:r w:rsidRPr="00542C5E">
        <w:rPr>
          <w:sz w:val="20"/>
        </w:rPr>
        <w:t xml:space="preserve">, can be used to develop and write out input files for the CE-QUAL-W2 model. This can be especially useful if the model user develops an Excel workbook with separate tabs for the different input files for the model. </w:t>
      </w:r>
    </w:p>
    <w:p w14:paraId="5A197318" w14:textId="77777777" w:rsidR="00042EAB" w:rsidRPr="00542C5E" w:rsidRDefault="00042EAB" w:rsidP="00042EAB">
      <w:pPr>
        <w:jc w:val="both"/>
        <w:rPr>
          <w:sz w:val="20"/>
        </w:rPr>
      </w:pPr>
    </w:p>
    <w:p w14:paraId="1D614ED7" w14:textId="3745AA6E" w:rsidR="00042EAB" w:rsidRPr="00542C5E" w:rsidRDefault="00042EAB" w:rsidP="00042EAB">
      <w:pPr>
        <w:jc w:val="both"/>
        <w:rPr>
          <w:sz w:val="20"/>
        </w:rPr>
      </w:pPr>
      <w:r w:rsidRPr="00542C5E">
        <w:rPr>
          <w:sz w:val="20"/>
        </w:rPr>
        <w:t xml:space="preserve">For example, consider the input file for wind sheltering using the new free format (or csv) formatting option.  You develop a workbook for this as shown below. The coloring in the workbook is optional and is </w:t>
      </w:r>
      <w:r w:rsidR="005156D6">
        <w:rPr>
          <w:sz w:val="20"/>
        </w:rPr>
        <w:t>simply</w:t>
      </w:r>
      <w:r w:rsidR="005156D6" w:rsidRPr="00542C5E">
        <w:rPr>
          <w:sz w:val="20"/>
        </w:rPr>
        <w:t xml:space="preserve"> </w:t>
      </w:r>
      <w:r w:rsidRPr="00542C5E">
        <w:rPr>
          <w:sz w:val="20"/>
        </w:rPr>
        <w:t xml:space="preserve">an aid </w:t>
      </w:r>
      <w:r w:rsidR="005156D6">
        <w:rPr>
          <w:sz w:val="20"/>
        </w:rPr>
        <w:t>in</w:t>
      </w:r>
      <w:r w:rsidR="005156D6" w:rsidRPr="00542C5E">
        <w:rPr>
          <w:sz w:val="20"/>
        </w:rPr>
        <w:t xml:space="preserve"> </w:t>
      </w:r>
      <w:r w:rsidRPr="00542C5E">
        <w:rPr>
          <w:sz w:val="20"/>
        </w:rPr>
        <w:t>developing your work.</w:t>
      </w:r>
    </w:p>
    <w:p w14:paraId="391A4FE5" w14:textId="77777777" w:rsidR="00042EAB" w:rsidRDefault="00042EAB" w:rsidP="00042EAB">
      <w:r>
        <w:rPr>
          <w:noProof/>
        </w:rPr>
        <w:lastRenderedPageBreak/>
        <w:drawing>
          <wp:inline distT="0" distB="0" distL="0" distR="0" wp14:anchorId="7655191F" wp14:editId="39B1BD50">
            <wp:extent cx="5943600" cy="3694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AAC3.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4177CA1A" w14:textId="77777777" w:rsidR="00042EAB" w:rsidRDefault="00042EAB" w:rsidP="00042EAB">
      <w:pPr>
        <w:rPr>
          <w:sz w:val="20"/>
        </w:rPr>
      </w:pPr>
    </w:p>
    <w:p w14:paraId="2B910CFB" w14:textId="6631897F" w:rsidR="00042EAB" w:rsidRPr="00542C5E" w:rsidRDefault="00042EAB" w:rsidP="00042EAB">
      <w:pPr>
        <w:jc w:val="both"/>
        <w:rPr>
          <w:sz w:val="20"/>
        </w:rPr>
      </w:pPr>
      <w:r w:rsidRPr="00542C5E">
        <w:rPr>
          <w:sz w:val="20"/>
        </w:rPr>
        <w:t xml:space="preserve">Now </w:t>
      </w:r>
      <w:r w:rsidR="00472766">
        <w:rPr>
          <w:sz w:val="20"/>
        </w:rPr>
        <w:t>open</w:t>
      </w:r>
      <w:r w:rsidRPr="00542C5E">
        <w:rPr>
          <w:sz w:val="20"/>
        </w:rPr>
        <w:t xml:space="preserve"> </w:t>
      </w:r>
      <w:r w:rsidRPr="00B46BF2">
        <w:rPr>
          <w:b/>
          <w:bCs/>
          <w:sz w:val="20"/>
        </w:rPr>
        <w:t>w2tools_examples2.xlsm</w:t>
      </w:r>
      <w:r w:rsidRPr="00542C5E">
        <w:rPr>
          <w:sz w:val="20"/>
        </w:rPr>
        <w:t xml:space="preserve"> and </w:t>
      </w:r>
      <w:r w:rsidR="00ED0386">
        <w:rPr>
          <w:sz w:val="20"/>
        </w:rPr>
        <w:t xml:space="preserve">select </w:t>
      </w:r>
      <w:r w:rsidRPr="00542C5E">
        <w:rPr>
          <w:sz w:val="20"/>
        </w:rPr>
        <w:t>‘</w:t>
      </w:r>
      <w:r w:rsidRPr="00ED0386">
        <w:rPr>
          <w:sz w:val="20"/>
        </w:rPr>
        <w:t>Enables Macros</w:t>
      </w:r>
      <w:r w:rsidR="00ED0386">
        <w:rPr>
          <w:sz w:val="20"/>
        </w:rPr>
        <w:t>’</w:t>
      </w:r>
      <w:r w:rsidRPr="00542C5E">
        <w:rPr>
          <w:sz w:val="20"/>
        </w:rPr>
        <w:t xml:space="preserve">. Once this file is opened, </w:t>
      </w:r>
      <w:r w:rsidR="00FD5CBC">
        <w:rPr>
          <w:sz w:val="20"/>
        </w:rPr>
        <w:t>you</w:t>
      </w:r>
      <w:r w:rsidRPr="00542C5E">
        <w:rPr>
          <w:sz w:val="20"/>
        </w:rPr>
        <w:t xml:space="preserve"> will notice that the sheet now has a header termed </w:t>
      </w:r>
      <w:r w:rsidRPr="00B46BF2">
        <w:rPr>
          <w:i/>
          <w:iCs/>
          <w:sz w:val="20"/>
        </w:rPr>
        <w:t>Add-Ins</w:t>
      </w:r>
      <w:r w:rsidRPr="00542C5E">
        <w:rPr>
          <w:sz w:val="20"/>
        </w:rPr>
        <w:t xml:space="preserve">.  </w:t>
      </w:r>
      <w:r w:rsidR="00FD5CBC">
        <w:rPr>
          <w:sz w:val="20"/>
        </w:rPr>
        <w:t>By c</w:t>
      </w:r>
      <w:r w:rsidRPr="00542C5E">
        <w:rPr>
          <w:sz w:val="20"/>
        </w:rPr>
        <w:t>licking this header</w:t>
      </w:r>
      <w:r w:rsidR="00ED0386">
        <w:rPr>
          <w:sz w:val="20"/>
        </w:rPr>
        <w:t>,</w:t>
      </w:r>
      <w:r w:rsidRPr="00542C5E">
        <w:rPr>
          <w:sz w:val="20"/>
        </w:rPr>
        <w:t xml:space="preserve"> </w:t>
      </w:r>
      <w:r w:rsidR="00B46BF2">
        <w:rPr>
          <w:sz w:val="20"/>
        </w:rPr>
        <w:t>the user</w:t>
      </w:r>
      <w:r w:rsidR="00B46BF2" w:rsidRPr="00542C5E">
        <w:rPr>
          <w:sz w:val="20"/>
        </w:rPr>
        <w:t xml:space="preserve"> </w:t>
      </w:r>
      <w:r w:rsidRPr="00542C5E">
        <w:rPr>
          <w:sz w:val="20"/>
        </w:rPr>
        <w:t xml:space="preserve">obtains the options shown below: </w:t>
      </w:r>
      <w:r w:rsidRPr="00B46BF2">
        <w:rPr>
          <w:i/>
          <w:iCs/>
          <w:sz w:val="20"/>
        </w:rPr>
        <w:t>Modify Selection</w:t>
      </w:r>
      <w:r w:rsidRPr="00542C5E">
        <w:rPr>
          <w:sz w:val="20"/>
        </w:rPr>
        <w:t xml:space="preserve">, </w:t>
      </w:r>
      <w:r w:rsidRPr="00B46BF2">
        <w:rPr>
          <w:i/>
          <w:iCs/>
          <w:sz w:val="20"/>
        </w:rPr>
        <w:t>Export Selection</w:t>
      </w:r>
      <w:r w:rsidRPr="00542C5E">
        <w:rPr>
          <w:sz w:val="20"/>
        </w:rPr>
        <w:t xml:space="preserve">, or </w:t>
      </w:r>
      <w:r w:rsidRPr="00B46BF2">
        <w:rPr>
          <w:i/>
          <w:iCs/>
          <w:sz w:val="20"/>
        </w:rPr>
        <w:t>Run EXE</w:t>
      </w:r>
      <w:r w:rsidRPr="00542C5E">
        <w:rPr>
          <w:sz w:val="20"/>
        </w:rPr>
        <w:t>.</w:t>
      </w:r>
    </w:p>
    <w:p w14:paraId="76ABC23C" w14:textId="77777777" w:rsidR="00042EAB" w:rsidRDefault="00042EAB" w:rsidP="00D62920">
      <w:pPr>
        <w:jc w:val="center"/>
      </w:pPr>
      <w:r>
        <w:rPr>
          <w:noProof/>
        </w:rPr>
        <w:lastRenderedPageBreak/>
        <w:drawing>
          <wp:inline distT="0" distB="0" distL="0" distR="0" wp14:anchorId="72B8740F" wp14:editId="29496706">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E65D.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36477BD2" w14:textId="77777777" w:rsidR="00042EAB" w:rsidRDefault="00042EAB" w:rsidP="00042EAB">
      <w:pPr>
        <w:rPr>
          <w:sz w:val="20"/>
        </w:rPr>
      </w:pPr>
    </w:p>
    <w:p w14:paraId="6F660339" w14:textId="3DAD3659" w:rsidR="00042EAB" w:rsidRDefault="00042EAB" w:rsidP="00042EAB">
      <w:pPr>
        <w:jc w:val="both"/>
        <w:rPr>
          <w:sz w:val="20"/>
        </w:rPr>
      </w:pPr>
      <w:r w:rsidRPr="00542C5E">
        <w:rPr>
          <w:sz w:val="20"/>
        </w:rPr>
        <w:t>The user then highlight</w:t>
      </w:r>
      <w:r w:rsidR="00187E92">
        <w:rPr>
          <w:sz w:val="20"/>
        </w:rPr>
        <w:t>s</w:t>
      </w:r>
      <w:r w:rsidRPr="00542C5E">
        <w:rPr>
          <w:sz w:val="20"/>
        </w:rPr>
        <w:t xml:space="preserve"> the portion of the file to export or modify</w:t>
      </w:r>
      <w:r w:rsidR="00187E92">
        <w:rPr>
          <w:sz w:val="20"/>
        </w:rPr>
        <w:t xml:space="preserve">, </w:t>
      </w:r>
      <w:r w:rsidR="00FD5CBC">
        <w:rPr>
          <w:sz w:val="20"/>
        </w:rPr>
        <w:t>and</w:t>
      </w:r>
      <w:r w:rsidR="00187E92">
        <w:rPr>
          <w:sz w:val="20"/>
        </w:rPr>
        <w:t xml:space="preserve"> </w:t>
      </w:r>
      <w:r w:rsidRPr="00542C5E">
        <w:rPr>
          <w:sz w:val="20"/>
        </w:rPr>
        <w:t>select</w:t>
      </w:r>
      <w:r w:rsidR="00187E92">
        <w:rPr>
          <w:sz w:val="20"/>
        </w:rPr>
        <w:t>s</w:t>
      </w:r>
      <w:r w:rsidRPr="00542C5E">
        <w:rPr>
          <w:sz w:val="20"/>
        </w:rPr>
        <w:t xml:space="preserve"> </w:t>
      </w:r>
      <w:r w:rsidRPr="00B46BF2">
        <w:rPr>
          <w:i/>
          <w:iCs/>
          <w:sz w:val="20"/>
        </w:rPr>
        <w:t>Export Selection</w:t>
      </w:r>
      <w:r w:rsidRPr="00542C5E">
        <w:rPr>
          <w:sz w:val="20"/>
        </w:rPr>
        <w:t xml:space="preserve"> </w:t>
      </w:r>
      <w:r w:rsidR="00187E92">
        <w:rPr>
          <w:sz w:val="20"/>
        </w:rPr>
        <w:t>and</w:t>
      </w:r>
      <w:r w:rsidR="00187E92" w:rsidRPr="00542C5E">
        <w:rPr>
          <w:sz w:val="20"/>
        </w:rPr>
        <w:t xml:space="preserve"> </w:t>
      </w:r>
      <w:r w:rsidRPr="00B46BF2">
        <w:rPr>
          <w:i/>
          <w:iCs/>
          <w:sz w:val="20"/>
        </w:rPr>
        <w:t>Any selection to csv format</w:t>
      </w:r>
      <w:r w:rsidRPr="00542C5E">
        <w:rPr>
          <w:sz w:val="20"/>
        </w:rPr>
        <w:t>. The file is written as a free-format csv file with the file name based on the worksheet name, in this case “</w:t>
      </w:r>
      <w:r w:rsidRPr="00B46BF2">
        <w:rPr>
          <w:b/>
          <w:bCs/>
          <w:sz w:val="20"/>
        </w:rPr>
        <w:t>wsc.np</w:t>
      </w:r>
      <w:r w:rsidRPr="00542C5E">
        <w:rPr>
          <w:sz w:val="20"/>
        </w:rPr>
        <w:t>.</w:t>
      </w:r>
      <w:r w:rsidR="00B46BF2">
        <w:rPr>
          <w:sz w:val="20"/>
        </w:rPr>
        <w:t>”</w:t>
      </w:r>
      <w:r w:rsidRPr="00542C5E">
        <w:rPr>
          <w:sz w:val="20"/>
        </w:rPr>
        <w:t xml:space="preserve">  </w:t>
      </w:r>
      <w:r w:rsidR="00FD5CBC">
        <w:rPr>
          <w:sz w:val="20"/>
        </w:rPr>
        <w:t>M</w:t>
      </w:r>
      <w:r w:rsidRPr="00542C5E">
        <w:rPr>
          <w:sz w:val="20"/>
        </w:rPr>
        <w:t xml:space="preserve">any other export file formats can be used that are compatible with CE-QUAL-W2. Also, the worksheets in </w:t>
      </w:r>
      <w:r w:rsidRPr="00B46BF2">
        <w:rPr>
          <w:b/>
          <w:bCs/>
          <w:sz w:val="20"/>
        </w:rPr>
        <w:t>w2tools_examples.xlsm</w:t>
      </w:r>
      <w:r w:rsidRPr="00542C5E">
        <w:rPr>
          <w:sz w:val="20"/>
        </w:rPr>
        <w:t xml:space="preserve"> generally show how to use the different macro features. These sheets are only used </w:t>
      </w:r>
      <w:r w:rsidR="00187E92">
        <w:rPr>
          <w:sz w:val="20"/>
        </w:rPr>
        <w:t>as</w:t>
      </w:r>
      <w:r w:rsidRPr="00542C5E">
        <w:rPr>
          <w:sz w:val="20"/>
        </w:rPr>
        <w:t xml:space="preserve"> examples of</w:t>
      </w:r>
      <w:r w:rsidR="00187E92">
        <w:rPr>
          <w:sz w:val="20"/>
        </w:rPr>
        <w:t xml:space="preserve"> how to</w:t>
      </w:r>
      <w:r w:rsidRPr="00542C5E">
        <w:rPr>
          <w:sz w:val="20"/>
        </w:rPr>
        <w:t xml:space="preserve"> use of the Add-In macros.</w:t>
      </w:r>
    </w:p>
    <w:p w14:paraId="37969D0A" w14:textId="77777777" w:rsidR="00042EAB" w:rsidRPr="00542C5E" w:rsidRDefault="00042EAB" w:rsidP="00042EAB">
      <w:pPr>
        <w:jc w:val="both"/>
        <w:rPr>
          <w:sz w:val="20"/>
        </w:rPr>
      </w:pPr>
    </w:p>
    <w:p w14:paraId="281361E0" w14:textId="46C5A4CC" w:rsidR="00042EAB" w:rsidRPr="00542C5E" w:rsidRDefault="00042EAB" w:rsidP="00042EAB">
      <w:pPr>
        <w:jc w:val="both"/>
        <w:rPr>
          <w:sz w:val="20"/>
        </w:rPr>
      </w:pPr>
      <w:r w:rsidRPr="00542C5E">
        <w:rPr>
          <w:sz w:val="20"/>
        </w:rPr>
        <w:t>This tools</w:t>
      </w:r>
      <w:r w:rsidR="00187E92">
        <w:rPr>
          <w:sz w:val="20"/>
        </w:rPr>
        <w:t xml:space="preserve">et </w:t>
      </w:r>
      <w:r w:rsidRPr="00542C5E">
        <w:rPr>
          <w:sz w:val="20"/>
        </w:rPr>
        <w:t>also allow</w:t>
      </w:r>
      <w:r w:rsidR="00FD5CBC">
        <w:rPr>
          <w:sz w:val="20"/>
        </w:rPr>
        <w:t>s</w:t>
      </w:r>
      <w:r w:rsidRPr="00542C5E">
        <w:rPr>
          <w:sz w:val="20"/>
        </w:rPr>
        <w:t xml:space="preserve"> you to modify a selection by multiplying, adding, interpolating data gaps, rounding, and transposing. </w:t>
      </w:r>
      <w:r w:rsidR="00187E92">
        <w:rPr>
          <w:sz w:val="20"/>
        </w:rPr>
        <w:t>First s</w:t>
      </w:r>
      <w:r w:rsidRPr="00542C5E">
        <w:rPr>
          <w:sz w:val="20"/>
        </w:rPr>
        <w:t xml:space="preserve">elect the area of the spreadsheet that you </w:t>
      </w:r>
      <w:r w:rsidR="00187E92">
        <w:rPr>
          <w:sz w:val="20"/>
        </w:rPr>
        <w:t>wish</w:t>
      </w:r>
      <w:r w:rsidR="00187E92" w:rsidRPr="00542C5E">
        <w:rPr>
          <w:sz w:val="20"/>
        </w:rPr>
        <w:t xml:space="preserve"> </w:t>
      </w:r>
      <w:r w:rsidRPr="00542C5E">
        <w:rPr>
          <w:sz w:val="20"/>
        </w:rPr>
        <w:t>to modify, then select Add-Ins, Modify Selection, and one of the tools, such as Interpolate (either the X column or the Y column of a 2</w:t>
      </w:r>
      <w:r w:rsidR="00187E92">
        <w:rPr>
          <w:sz w:val="20"/>
        </w:rPr>
        <w:t>-</w:t>
      </w:r>
      <w:r w:rsidRPr="00542C5E">
        <w:rPr>
          <w:sz w:val="20"/>
        </w:rPr>
        <w:t>column selection).</w:t>
      </w:r>
    </w:p>
    <w:p w14:paraId="0A9E8EAB" w14:textId="77777777" w:rsidR="00042EAB" w:rsidRDefault="00042EAB" w:rsidP="00042EAB">
      <w:pPr>
        <w:pStyle w:val="BodyText"/>
      </w:pPr>
    </w:p>
    <w:p w14:paraId="7FD3E3C0" w14:textId="77777777" w:rsidR="000A6B49" w:rsidRDefault="000A6B49" w:rsidP="00042EAB">
      <w:pPr>
        <w:pStyle w:val="BodyText"/>
      </w:pPr>
    </w:p>
    <w:p w14:paraId="7ED52E56" w14:textId="77777777" w:rsidR="000A6B49" w:rsidRPr="00042EAB" w:rsidRDefault="000A6B49" w:rsidP="00042EAB">
      <w:pPr>
        <w:pStyle w:val="BodyText"/>
        <w:sectPr w:rsidR="000A6B49" w:rsidRPr="00042EAB">
          <w:headerReference w:type="even" r:id="rId48"/>
          <w:headerReference w:type="default" r:id="rId49"/>
          <w:footerReference w:type="even" r:id="rId50"/>
          <w:footerReference w:type="default" r:id="rId51"/>
          <w:headerReference w:type="first" r:id="rId52"/>
          <w:footerReference w:type="first" r:id="rId53"/>
          <w:endnotePr>
            <w:numFmt w:val="decimal"/>
          </w:endnotePr>
          <w:pgSz w:w="12240" w:h="15840" w:code="1"/>
          <w:pgMar w:top="1728" w:right="1440" w:bottom="1728" w:left="2160" w:header="1008" w:footer="1008" w:gutter="0"/>
          <w:paperSrc w:first="100" w:other="100"/>
          <w:cols w:space="720"/>
          <w:noEndnote/>
          <w:titlePg/>
        </w:sectPr>
      </w:pPr>
    </w:p>
    <w:p w14:paraId="535FA788" w14:textId="23650732" w:rsidR="000A6B49" w:rsidRDefault="000A6B49" w:rsidP="00C03547">
      <w:pPr>
        <w:pStyle w:val="Heading1"/>
        <w:numPr>
          <w:ilvl w:val="0"/>
          <w:numId w:val="14"/>
        </w:numPr>
      </w:pPr>
      <w:bookmarkStart w:id="91" w:name="_Toc12431453"/>
      <w:bookmarkStart w:id="92" w:name="_Toc48576287"/>
      <w:r w:rsidRPr="005B74BC">
        <w:lastRenderedPageBreak/>
        <w:t>W2 V</w:t>
      </w:r>
      <w:r>
        <w:t>4.2</w:t>
      </w:r>
      <w:r w:rsidRPr="005B74BC">
        <w:t xml:space="preserve"> Bug Fixes, Enhancements, and User Manual Changes</w:t>
      </w:r>
      <w:bookmarkEnd w:id="91"/>
      <w:bookmarkEnd w:id="92"/>
    </w:p>
    <w:p w14:paraId="17AAE3DA" w14:textId="321E04A8" w:rsidR="000A6B49" w:rsidRPr="005C6AF9" w:rsidRDefault="00A01097" w:rsidP="000A6B49">
      <w:pPr>
        <w:rPr>
          <w:sz w:val="20"/>
          <w:szCs w:val="18"/>
        </w:rPr>
      </w:pPr>
      <w:r w:rsidRPr="005C6AF9">
        <w:rPr>
          <w:sz w:val="20"/>
          <w:szCs w:val="18"/>
        </w:rPr>
        <w:fldChar w:fldCharType="begin"/>
      </w:r>
      <w:r w:rsidRPr="005C6AF9">
        <w:rPr>
          <w:sz w:val="20"/>
          <w:szCs w:val="18"/>
        </w:rPr>
        <w:instrText xml:space="preserve"> REF _Ref17372886 \h </w:instrText>
      </w:r>
      <w:r w:rsidR="005C6AF9">
        <w:rPr>
          <w:sz w:val="20"/>
          <w:szCs w:val="18"/>
        </w:rPr>
        <w:instrText xml:space="preserve"> \* MERGEFORMAT </w:instrText>
      </w:r>
      <w:r w:rsidRPr="005C6AF9">
        <w:rPr>
          <w:sz w:val="20"/>
          <w:szCs w:val="18"/>
        </w:rPr>
      </w:r>
      <w:r w:rsidRPr="005C6AF9">
        <w:rPr>
          <w:sz w:val="20"/>
          <w:szCs w:val="18"/>
        </w:rPr>
        <w:fldChar w:fldCharType="separate"/>
      </w:r>
      <w:r w:rsidR="006E3DC1" w:rsidRPr="006E3DC1">
        <w:rPr>
          <w:sz w:val="20"/>
          <w:szCs w:val="18"/>
        </w:rPr>
        <w:t xml:space="preserve">Table </w:t>
      </w:r>
      <w:r w:rsidR="006E3DC1" w:rsidRPr="006E3DC1">
        <w:rPr>
          <w:noProof/>
          <w:sz w:val="20"/>
          <w:szCs w:val="18"/>
        </w:rPr>
        <w:t>1</w:t>
      </w:r>
      <w:r w:rsidRPr="005C6AF9">
        <w:rPr>
          <w:sz w:val="20"/>
          <w:szCs w:val="18"/>
        </w:rPr>
        <w:fldChar w:fldCharType="end"/>
      </w:r>
      <w:r w:rsidR="003A3AB1">
        <w:rPr>
          <w:sz w:val="20"/>
          <w:szCs w:val="18"/>
        </w:rPr>
        <w:t xml:space="preserve"> contains</w:t>
      </w:r>
      <w:r w:rsidRPr="005C6AF9">
        <w:rPr>
          <w:sz w:val="20"/>
          <w:szCs w:val="18"/>
        </w:rPr>
        <w:t xml:space="preserve"> a list of model bug fixes since the prior release of CE-QUAL-W2 Version 4.1. </w:t>
      </w:r>
      <w:r w:rsidR="000A6B49" w:rsidRPr="005C6AF9">
        <w:rPr>
          <w:sz w:val="20"/>
          <w:szCs w:val="18"/>
        </w:rPr>
        <w:t xml:space="preserve">Note that some of these fixes </w:t>
      </w:r>
      <w:r w:rsidRPr="005C6AF9">
        <w:rPr>
          <w:sz w:val="20"/>
          <w:szCs w:val="18"/>
        </w:rPr>
        <w:t xml:space="preserve">were documented </w:t>
      </w:r>
      <w:r w:rsidR="000A6B49" w:rsidRPr="005C6AF9">
        <w:rPr>
          <w:sz w:val="20"/>
          <w:szCs w:val="18"/>
        </w:rPr>
        <w:t>before the first release of Version 4.2.</w:t>
      </w:r>
    </w:p>
    <w:p w14:paraId="11F3D4B3" w14:textId="77777777" w:rsidR="002B0576" w:rsidRPr="00883EAA" w:rsidRDefault="002B0576" w:rsidP="000A6B49"/>
    <w:p w14:paraId="52339AD6" w14:textId="109BB253" w:rsidR="002B0576" w:rsidRPr="003A3AB1" w:rsidRDefault="002B0576" w:rsidP="00156989">
      <w:pPr>
        <w:pStyle w:val="Caption"/>
      </w:pPr>
      <w:bookmarkStart w:id="93" w:name="_Ref17372886"/>
      <w:bookmarkStart w:id="94" w:name="_Toc48576329"/>
      <w:r w:rsidRPr="003A3AB1">
        <w:t xml:space="preserve">Table </w:t>
      </w:r>
      <w:fldSimple w:instr=" SEQ Table \* ARABIC ">
        <w:r w:rsidR="006E3DC1" w:rsidRPr="00B46BF2">
          <w:t>1</w:t>
        </w:r>
      </w:fldSimple>
      <w:bookmarkEnd w:id="93"/>
      <w:r w:rsidRPr="003A3AB1">
        <w:t xml:space="preserve">. List of bug fixes and </w:t>
      </w:r>
      <w:r w:rsidR="00293D18" w:rsidRPr="003A3AB1">
        <w:t xml:space="preserve">enhancement </w:t>
      </w:r>
      <w:r w:rsidRPr="003A3AB1">
        <w:t xml:space="preserve">code changes since </w:t>
      </w:r>
      <w:r w:rsidR="00293D18" w:rsidRPr="003A3AB1">
        <w:t>CE-QUAL-W2</w:t>
      </w:r>
      <w:r w:rsidRPr="003A3AB1">
        <w:t xml:space="preserve"> </w:t>
      </w:r>
      <w:r w:rsidR="00293D18" w:rsidRPr="003A3AB1">
        <w:t>V</w:t>
      </w:r>
      <w:r w:rsidRPr="003A3AB1">
        <w:t>ersion 4.</w:t>
      </w:r>
      <w:r w:rsidR="009D4088" w:rsidRPr="003A3AB1">
        <w:t>1. Note that shaded areas toggle between release versions.</w:t>
      </w:r>
      <w:bookmarkEnd w:id="94"/>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194"/>
        <w:gridCol w:w="1530"/>
        <w:gridCol w:w="4158"/>
        <w:gridCol w:w="1512"/>
      </w:tblGrid>
      <w:tr w:rsidR="00AD4376" w:rsidRPr="00A8639A" w14:paraId="24150084" w14:textId="77777777" w:rsidTr="006D7C07">
        <w:trPr>
          <w:cantSplit/>
          <w:tblHeader/>
        </w:trPr>
        <w:tc>
          <w:tcPr>
            <w:tcW w:w="606" w:type="dxa"/>
          </w:tcPr>
          <w:p w14:paraId="20C7EC58" w14:textId="3708FFCE" w:rsidR="00AD4376" w:rsidRPr="00BF3615" w:rsidRDefault="00AD4376" w:rsidP="00AD4376">
            <w:pPr>
              <w:rPr>
                <w:b/>
                <w:bCs/>
              </w:rPr>
            </w:pPr>
            <w:r w:rsidRPr="00BF3615">
              <w:rPr>
                <w:b/>
                <w:bCs/>
              </w:rPr>
              <w:t>#</w:t>
            </w:r>
          </w:p>
        </w:tc>
        <w:tc>
          <w:tcPr>
            <w:tcW w:w="1194" w:type="dxa"/>
          </w:tcPr>
          <w:p w14:paraId="30C2B553" w14:textId="6E7C829C" w:rsidR="00AD4376" w:rsidRPr="00E3149E" w:rsidRDefault="00AD4376" w:rsidP="00AD4376">
            <w:pPr>
              <w:rPr>
                <w:bCs/>
                <w:sz w:val="20"/>
              </w:rPr>
            </w:pPr>
            <w:r w:rsidRPr="00BF3615">
              <w:rPr>
                <w:b/>
                <w:bCs/>
              </w:rPr>
              <w:t>Code: W2 or PREW2 or GUI</w:t>
            </w:r>
          </w:p>
        </w:tc>
        <w:tc>
          <w:tcPr>
            <w:tcW w:w="1530" w:type="dxa"/>
          </w:tcPr>
          <w:p w14:paraId="037A3F07" w14:textId="77777777" w:rsidR="00094301" w:rsidRDefault="00AD4376" w:rsidP="00AD4376">
            <w:pPr>
              <w:rPr>
                <w:b/>
                <w:bCs/>
              </w:rPr>
            </w:pPr>
            <w:r w:rsidRPr="00BF3615">
              <w:rPr>
                <w:b/>
                <w:bCs/>
              </w:rPr>
              <w:t xml:space="preserve">Fix or </w:t>
            </w:r>
          </w:p>
          <w:p w14:paraId="38B30453" w14:textId="73223C8F" w:rsidR="00AD4376" w:rsidRPr="00E3149E" w:rsidRDefault="00AD4376" w:rsidP="00AD4376">
            <w:pPr>
              <w:rPr>
                <w:bCs/>
                <w:sz w:val="20"/>
              </w:rPr>
            </w:pPr>
            <w:r w:rsidRPr="00BF3615">
              <w:rPr>
                <w:b/>
                <w:bCs/>
              </w:rPr>
              <w:t>E</w:t>
            </w:r>
            <w:r w:rsidR="00094301">
              <w:rPr>
                <w:b/>
                <w:bCs/>
              </w:rPr>
              <w:t>n</w:t>
            </w:r>
            <w:r w:rsidRPr="00BF3615">
              <w:rPr>
                <w:b/>
                <w:bCs/>
              </w:rPr>
              <w:t>hancement Type</w:t>
            </w:r>
          </w:p>
        </w:tc>
        <w:tc>
          <w:tcPr>
            <w:tcW w:w="4158" w:type="dxa"/>
          </w:tcPr>
          <w:p w14:paraId="46B9AF75" w14:textId="45A69938" w:rsidR="00AD4376" w:rsidRPr="00120376" w:rsidRDefault="00AD4376" w:rsidP="006D7C07">
            <w:pPr>
              <w:jc w:val="center"/>
              <w:rPr>
                <w:bCs/>
              </w:rPr>
            </w:pPr>
            <w:r w:rsidRPr="00BF3615">
              <w:rPr>
                <w:b/>
                <w:bCs/>
              </w:rPr>
              <w:t>Description of Bug/Enhancement</w:t>
            </w:r>
          </w:p>
        </w:tc>
        <w:tc>
          <w:tcPr>
            <w:tcW w:w="1512" w:type="dxa"/>
          </w:tcPr>
          <w:p w14:paraId="069F1A0F" w14:textId="77777777" w:rsidR="00094301" w:rsidRDefault="00AD4376" w:rsidP="00AD4376">
            <w:pPr>
              <w:rPr>
                <w:b/>
                <w:bCs/>
              </w:rPr>
            </w:pPr>
            <w:r>
              <w:rPr>
                <w:b/>
                <w:bCs/>
              </w:rPr>
              <w:t xml:space="preserve">Date Bug Fixed or </w:t>
            </w:r>
          </w:p>
          <w:p w14:paraId="5C8CE408" w14:textId="2CC12DAD" w:rsidR="00AD4376" w:rsidRPr="00E3149E" w:rsidRDefault="00AD4376" w:rsidP="00AD4376">
            <w:pPr>
              <w:rPr>
                <w:bCs/>
                <w:sz w:val="20"/>
              </w:rPr>
            </w:pPr>
            <w:r>
              <w:rPr>
                <w:b/>
                <w:bCs/>
              </w:rPr>
              <w:t>Enhanc</w:t>
            </w:r>
            <w:r w:rsidR="00094301">
              <w:rPr>
                <w:b/>
                <w:bCs/>
              </w:rPr>
              <w:t>e</w:t>
            </w:r>
            <w:r>
              <w:rPr>
                <w:b/>
                <w:bCs/>
              </w:rPr>
              <w:t>ment a</w:t>
            </w:r>
            <w:r w:rsidRPr="00BF3615">
              <w:rPr>
                <w:b/>
                <w:bCs/>
              </w:rPr>
              <w:t>dded</w:t>
            </w:r>
          </w:p>
        </w:tc>
      </w:tr>
      <w:tr w:rsidR="000A6B49" w:rsidRPr="00A8639A" w14:paraId="7A118363" w14:textId="77777777" w:rsidTr="006D7C07">
        <w:trPr>
          <w:cantSplit/>
        </w:trPr>
        <w:tc>
          <w:tcPr>
            <w:tcW w:w="606" w:type="dxa"/>
          </w:tcPr>
          <w:p w14:paraId="54C19A39" w14:textId="77777777" w:rsidR="000A6B49" w:rsidRPr="00BF3615" w:rsidRDefault="000A6B49" w:rsidP="007413DA">
            <w:r>
              <w:t>1</w:t>
            </w:r>
          </w:p>
        </w:tc>
        <w:tc>
          <w:tcPr>
            <w:tcW w:w="1194" w:type="dxa"/>
          </w:tcPr>
          <w:p w14:paraId="2246677B" w14:textId="77777777" w:rsidR="000A6B49" w:rsidRPr="00E3149E" w:rsidRDefault="000A6B49" w:rsidP="007413DA">
            <w:pPr>
              <w:rPr>
                <w:sz w:val="20"/>
              </w:rPr>
            </w:pPr>
            <w:r w:rsidRPr="00E3149E">
              <w:rPr>
                <w:sz w:val="20"/>
              </w:rPr>
              <w:t>W2</w:t>
            </w:r>
          </w:p>
        </w:tc>
        <w:tc>
          <w:tcPr>
            <w:tcW w:w="1530" w:type="dxa"/>
          </w:tcPr>
          <w:p w14:paraId="7C42BD0D" w14:textId="77777777" w:rsidR="00986877" w:rsidRDefault="000A6B49" w:rsidP="007413DA">
            <w:pPr>
              <w:rPr>
                <w:sz w:val="20"/>
              </w:rPr>
            </w:pPr>
            <w:r w:rsidRPr="00E3149E">
              <w:rPr>
                <w:sz w:val="20"/>
              </w:rPr>
              <w:t xml:space="preserve">Particle </w:t>
            </w:r>
          </w:p>
          <w:p w14:paraId="01FCAD4F" w14:textId="6C07A49B" w:rsidR="000A6B49" w:rsidRPr="00E3149E" w:rsidRDefault="000A6B49" w:rsidP="007413DA">
            <w:pPr>
              <w:rPr>
                <w:sz w:val="20"/>
              </w:rPr>
            </w:pPr>
            <w:r w:rsidRPr="00E3149E">
              <w:rPr>
                <w:sz w:val="20"/>
              </w:rPr>
              <w:t>tracking</w:t>
            </w:r>
          </w:p>
        </w:tc>
        <w:tc>
          <w:tcPr>
            <w:tcW w:w="4158" w:type="dxa"/>
          </w:tcPr>
          <w:p w14:paraId="55915816" w14:textId="77777777" w:rsidR="000A6B49" w:rsidRDefault="000A6B49" w:rsidP="007413DA">
            <w:pPr>
              <w:pStyle w:val="PlainText"/>
              <w:rPr>
                <w:rFonts w:ascii="Calibri" w:hAnsi="Calibri"/>
                <w:sz w:val="18"/>
                <w:szCs w:val="15"/>
              </w:rPr>
            </w:pPr>
            <w:r>
              <w:rPr>
                <w:rFonts w:ascii="Calibri" w:hAnsi="Calibri"/>
                <w:sz w:val="18"/>
                <w:szCs w:val="15"/>
              </w:rPr>
              <w:t>Fixed a bug when a particle was in the “air” above the water surface when in a river a ‘deep slot’ was added to the river bathymetry to keep it hydrated. Also, fixed a reflection error off the surface for vertical movement of the particle.</w:t>
            </w:r>
          </w:p>
        </w:tc>
        <w:tc>
          <w:tcPr>
            <w:tcW w:w="1512" w:type="dxa"/>
          </w:tcPr>
          <w:p w14:paraId="43ED1A2A" w14:textId="77777777" w:rsidR="000A6B49" w:rsidRPr="00E3149E" w:rsidRDefault="000A6B49" w:rsidP="007413DA">
            <w:pPr>
              <w:rPr>
                <w:sz w:val="20"/>
              </w:rPr>
            </w:pPr>
            <w:r w:rsidRPr="00E3149E">
              <w:rPr>
                <w:sz w:val="20"/>
              </w:rPr>
              <w:t>12/26/2018</w:t>
            </w:r>
          </w:p>
        </w:tc>
      </w:tr>
      <w:tr w:rsidR="000A6B49" w:rsidRPr="00A8639A" w14:paraId="629B886F" w14:textId="77777777" w:rsidTr="006D7C07">
        <w:trPr>
          <w:cantSplit/>
        </w:trPr>
        <w:tc>
          <w:tcPr>
            <w:tcW w:w="606" w:type="dxa"/>
          </w:tcPr>
          <w:p w14:paraId="0CEA6DC5" w14:textId="77777777" w:rsidR="000A6B49" w:rsidRPr="00BF3615" w:rsidRDefault="000A6B49" w:rsidP="007413DA">
            <w:r>
              <w:t>2</w:t>
            </w:r>
          </w:p>
        </w:tc>
        <w:tc>
          <w:tcPr>
            <w:tcW w:w="1194" w:type="dxa"/>
          </w:tcPr>
          <w:p w14:paraId="1881DB56" w14:textId="77777777" w:rsidR="000A6B49" w:rsidRPr="00E3149E" w:rsidRDefault="000A6B49" w:rsidP="007413DA">
            <w:pPr>
              <w:rPr>
                <w:sz w:val="20"/>
              </w:rPr>
            </w:pPr>
            <w:r w:rsidRPr="00E3149E">
              <w:rPr>
                <w:sz w:val="20"/>
              </w:rPr>
              <w:t>W2</w:t>
            </w:r>
          </w:p>
        </w:tc>
        <w:tc>
          <w:tcPr>
            <w:tcW w:w="1530" w:type="dxa"/>
          </w:tcPr>
          <w:p w14:paraId="6B917273" w14:textId="77777777" w:rsidR="00986877" w:rsidRDefault="000A6B49" w:rsidP="007413DA">
            <w:pPr>
              <w:rPr>
                <w:sz w:val="20"/>
              </w:rPr>
            </w:pPr>
            <w:r w:rsidRPr="00E3149E">
              <w:rPr>
                <w:sz w:val="20"/>
              </w:rPr>
              <w:t xml:space="preserve">Particle </w:t>
            </w:r>
          </w:p>
          <w:p w14:paraId="48C831A2" w14:textId="31B799BB" w:rsidR="000A6B49" w:rsidRPr="00E3149E" w:rsidRDefault="000A6B49" w:rsidP="007413DA">
            <w:pPr>
              <w:rPr>
                <w:sz w:val="20"/>
              </w:rPr>
            </w:pPr>
            <w:r w:rsidRPr="00E3149E">
              <w:rPr>
                <w:sz w:val="20"/>
              </w:rPr>
              <w:t>tracking</w:t>
            </w:r>
          </w:p>
        </w:tc>
        <w:tc>
          <w:tcPr>
            <w:tcW w:w="4158" w:type="dxa"/>
          </w:tcPr>
          <w:p w14:paraId="4324E0F4" w14:textId="77777777" w:rsidR="000A6B49" w:rsidRDefault="000A6B49" w:rsidP="007413DA">
            <w:pPr>
              <w:pStyle w:val="PlainText"/>
              <w:rPr>
                <w:rFonts w:ascii="Calibri" w:hAnsi="Calibri"/>
                <w:sz w:val="18"/>
                <w:szCs w:val="15"/>
              </w:rPr>
            </w:pPr>
            <w:r>
              <w:rPr>
                <w:rFonts w:ascii="Calibri" w:hAnsi="Calibri"/>
                <w:sz w:val="18"/>
                <w:szCs w:val="15"/>
              </w:rPr>
              <w:t xml:space="preserve">For file output for </w:t>
            </w:r>
            <w:r w:rsidRPr="00B46BF2">
              <w:rPr>
                <w:rFonts w:ascii="Calibri" w:hAnsi="Calibri"/>
                <w:b/>
                <w:bCs/>
                <w:sz w:val="18"/>
                <w:szCs w:val="15"/>
              </w:rPr>
              <w:t>finalparticle.csv</w:t>
            </w:r>
            <w:r>
              <w:rPr>
                <w:rFonts w:ascii="Calibri" w:hAnsi="Calibri"/>
                <w:sz w:val="18"/>
                <w:szCs w:val="15"/>
              </w:rPr>
              <w:t>, adjusted header so that it would be general for any number of monitoring stations. Previously the header was hard-wired to write only 3 monitoring locations in the title. This does not affect prior model output information only the title header.</w:t>
            </w:r>
          </w:p>
        </w:tc>
        <w:tc>
          <w:tcPr>
            <w:tcW w:w="1512" w:type="dxa"/>
          </w:tcPr>
          <w:p w14:paraId="78D6C6F4" w14:textId="77777777" w:rsidR="000A6B49" w:rsidRPr="00E3149E" w:rsidRDefault="000A6B49" w:rsidP="007413DA">
            <w:pPr>
              <w:rPr>
                <w:sz w:val="20"/>
              </w:rPr>
            </w:pPr>
            <w:r w:rsidRPr="00E3149E">
              <w:rPr>
                <w:sz w:val="20"/>
              </w:rPr>
              <w:t>1/3/2019</w:t>
            </w:r>
          </w:p>
        </w:tc>
      </w:tr>
      <w:tr w:rsidR="000A6B49" w:rsidRPr="00A8639A" w14:paraId="7D104203" w14:textId="77777777" w:rsidTr="006D7C07">
        <w:trPr>
          <w:cantSplit/>
        </w:trPr>
        <w:tc>
          <w:tcPr>
            <w:tcW w:w="606" w:type="dxa"/>
          </w:tcPr>
          <w:p w14:paraId="03CDE5AA" w14:textId="77777777" w:rsidR="000A6B49" w:rsidRPr="00BF3615" w:rsidRDefault="000A6B49" w:rsidP="007413DA">
            <w:r>
              <w:t>3</w:t>
            </w:r>
          </w:p>
        </w:tc>
        <w:tc>
          <w:tcPr>
            <w:tcW w:w="1194" w:type="dxa"/>
          </w:tcPr>
          <w:p w14:paraId="0CF06E59" w14:textId="77777777" w:rsidR="000A6B49" w:rsidRPr="00E3149E" w:rsidRDefault="000A6B49" w:rsidP="007413DA">
            <w:pPr>
              <w:rPr>
                <w:sz w:val="20"/>
              </w:rPr>
            </w:pPr>
            <w:r w:rsidRPr="00E3149E">
              <w:rPr>
                <w:sz w:val="20"/>
              </w:rPr>
              <w:t>PREW2</w:t>
            </w:r>
          </w:p>
        </w:tc>
        <w:tc>
          <w:tcPr>
            <w:tcW w:w="1530" w:type="dxa"/>
          </w:tcPr>
          <w:p w14:paraId="7EC5F9A9" w14:textId="77777777" w:rsidR="000A6B49" w:rsidRPr="00E3149E" w:rsidRDefault="000A6B49" w:rsidP="007413DA">
            <w:pPr>
              <w:rPr>
                <w:sz w:val="20"/>
              </w:rPr>
            </w:pPr>
            <w:r w:rsidRPr="00E3149E">
              <w:rPr>
                <w:sz w:val="20"/>
              </w:rPr>
              <w:t>Pipe invert</w:t>
            </w:r>
          </w:p>
        </w:tc>
        <w:tc>
          <w:tcPr>
            <w:tcW w:w="4158" w:type="dxa"/>
          </w:tcPr>
          <w:p w14:paraId="0C07C47B" w14:textId="77777777" w:rsidR="000A6B49" w:rsidRDefault="000A6B49" w:rsidP="007413DA">
            <w:pPr>
              <w:pStyle w:val="PlainText"/>
              <w:rPr>
                <w:rFonts w:ascii="Calibri" w:hAnsi="Calibri"/>
                <w:sz w:val="18"/>
                <w:szCs w:val="15"/>
              </w:rPr>
            </w:pPr>
            <w:r>
              <w:rPr>
                <w:rFonts w:ascii="Calibri" w:hAnsi="Calibri"/>
                <w:sz w:val="18"/>
                <w:szCs w:val="15"/>
              </w:rPr>
              <w:t>The preprocessor gave a ‘false’ error for an invert elevation being below the grid in some rare cases. This has been fixed. The model was not affected.</w:t>
            </w:r>
          </w:p>
        </w:tc>
        <w:tc>
          <w:tcPr>
            <w:tcW w:w="1512" w:type="dxa"/>
          </w:tcPr>
          <w:p w14:paraId="21094E5E" w14:textId="77777777" w:rsidR="000A6B49" w:rsidRPr="00E3149E" w:rsidRDefault="000A6B49" w:rsidP="007413DA">
            <w:pPr>
              <w:rPr>
                <w:sz w:val="20"/>
              </w:rPr>
            </w:pPr>
            <w:r w:rsidRPr="00E3149E">
              <w:rPr>
                <w:sz w:val="20"/>
              </w:rPr>
              <w:t>1/21/2019</w:t>
            </w:r>
          </w:p>
        </w:tc>
      </w:tr>
      <w:tr w:rsidR="000A6B49" w:rsidRPr="00A8639A" w14:paraId="2259CD57" w14:textId="77777777" w:rsidTr="006D7C07">
        <w:trPr>
          <w:cantSplit/>
        </w:trPr>
        <w:tc>
          <w:tcPr>
            <w:tcW w:w="606" w:type="dxa"/>
          </w:tcPr>
          <w:p w14:paraId="73C1736F" w14:textId="77777777" w:rsidR="000A6B49" w:rsidRDefault="000A6B49" w:rsidP="007413DA">
            <w:r>
              <w:t>4</w:t>
            </w:r>
          </w:p>
        </w:tc>
        <w:tc>
          <w:tcPr>
            <w:tcW w:w="1194" w:type="dxa"/>
          </w:tcPr>
          <w:p w14:paraId="5F765D63" w14:textId="77777777" w:rsidR="000A6B49" w:rsidRPr="00E3149E" w:rsidRDefault="000A6B49" w:rsidP="007413DA">
            <w:pPr>
              <w:rPr>
                <w:sz w:val="20"/>
              </w:rPr>
            </w:pPr>
            <w:r w:rsidRPr="00E3149E">
              <w:rPr>
                <w:sz w:val="20"/>
              </w:rPr>
              <w:t>W2</w:t>
            </w:r>
          </w:p>
        </w:tc>
        <w:tc>
          <w:tcPr>
            <w:tcW w:w="1530" w:type="dxa"/>
          </w:tcPr>
          <w:p w14:paraId="5AE986BD" w14:textId="77777777" w:rsidR="000A6B49" w:rsidRPr="00E3149E" w:rsidRDefault="000A6B49" w:rsidP="007413DA">
            <w:pPr>
              <w:rPr>
                <w:sz w:val="20"/>
              </w:rPr>
            </w:pPr>
            <w:r w:rsidRPr="00E3149E">
              <w:rPr>
                <w:sz w:val="20"/>
              </w:rPr>
              <w:t>TN</w:t>
            </w:r>
          </w:p>
        </w:tc>
        <w:tc>
          <w:tcPr>
            <w:tcW w:w="4158" w:type="dxa"/>
          </w:tcPr>
          <w:p w14:paraId="4BE2F074" w14:textId="77777777" w:rsidR="000A6B49" w:rsidRDefault="000A6B49" w:rsidP="007413DA">
            <w:pPr>
              <w:pStyle w:val="PlainText"/>
              <w:rPr>
                <w:rFonts w:ascii="Calibri" w:hAnsi="Calibri"/>
                <w:sz w:val="18"/>
                <w:szCs w:val="15"/>
              </w:rPr>
            </w:pPr>
            <w:r>
              <w:rPr>
                <w:rFonts w:ascii="Calibri" w:hAnsi="Calibri"/>
                <w:sz w:val="18"/>
                <w:szCs w:val="15"/>
              </w:rPr>
              <w:t>There was a bug in the calculation of TN when large concentrations of zooplankton were present. If zooplankton were not simulated or they were a small population, there would be no impact of this TN bug. Bug fixed.</w:t>
            </w:r>
          </w:p>
        </w:tc>
        <w:tc>
          <w:tcPr>
            <w:tcW w:w="1512" w:type="dxa"/>
          </w:tcPr>
          <w:p w14:paraId="5C2F6C47" w14:textId="77777777" w:rsidR="000A6B49" w:rsidRPr="00E3149E" w:rsidRDefault="000A6B49" w:rsidP="007413DA">
            <w:pPr>
              <w:rPr>
                <w:sz w:val="20"/>
              </w:rPr>
            </w:pPr>
            <w:r w:rsidRPr="00E3149E">
              <w:rPr>
                <w:sz w:val="20"/>
              </w:rPr>
              <w:t>1/29/2019</w:t>
            </w:r>
          </w:p>
        </w:tc>
      </w:tr>
      <w:tr w:rsidR="000A6B49" w:rsidRPr="00A8639A" w14:paraId="6A9E6DDF" w14:textId="77777777" w:rsidTr="006D7C07">
        <w:trPr>
          <w:cantSplit/>
        </w:trPr>
        <w:tc>
          <w:tcPr>
            <w:tcW w:w="606" w:type="dxa"/>
          </w:tcPr>
          <w:p w14:paraId="6A274B82" w14:textId="77777777" w:rsidR="000A6B49" w:rsidRPr="00BF3615" w:rsidRDefault="000A6B49" w:rsidP="007413DA">
            <w:r>
              <w:lastRenderedPageBreak/>
              <w:t>5</w:t>
            </w:r>
          </w:p>
        </w:tc>
        <w:tc>
          <w:tcPr>
            <w:tcW w:w="1194" w:type="dxa"/>
          </w:tcPr>
          <w:p w14:paraId="0088B051" w14:textId="77777777" w:rsidR="000A6B49" w:rsidRPr="00E3149E" w:rsidRDefault="000A6B49" w:rsidP="007413DA">
            <w:pPr>
              <w:rPr>
                <w:sz w:val="20"/>
              </w:rPr>
            </w:pPr>
            <w:r w:rsidRPr="00E3149E">
              <w:rPr>
                <w:sz w:val="20"/>
              </w:rPr>
              <w:t>W2</w:t>
            </w:r>
          </w:p>
        </w:tc>
        <w:tc>
          <w:tcPr>
            <w:tcW w:w="1530" w:type="dxa"/>
          </w:tcPr>
          <w:p w14:paraId="16E0D118" w14:textId="77777777" w:rsidR="000A6B49" w:rsidRPr="00E3149E" w:rsidRDefault="000A6B49" w:rsidP="007413DA">
            <w:pPr>
              <w:rPr>
                <w:sz w:val="20"/>
              </w:rPr>
            </w:pPr>
            <w:r w:rsidRPr="00E3149E">
              <w:rPr>
                <w:sz w:val="20"/>
              </w:rPr>
              <w:t>Epiphyton periphyton burial and conversion to LPOM and sediments</w:t>
            </w:r>
          </w:p>
        </w:tc>
        <w:tc>
          <w:tcPr>
            <w:tcW w:w="4158" w:type="dxa"/>
          </w:tcPr>
          <w:p w14:paraId="49C24C01" w14:textId="26FDB5C0" w:rsidR="000A6B49" w:rsidRDefault="000A6B49" w:rsidP="007413DA">
            <w:pPr>
              <w:pStyle w:val="PlainText"/>
              <w:rPr>
                <w:rFonts w:ascii="Calibri" w:hAnsi="Calibri"/>
                <w:sz w:val="18"/>
                <w:szCs w:val="15"/>
              </w:rPr>
            </w:pPr>
            <w:r>
              <w:rPr>
                <w:rFonts w:ascii="Calibri" w:hAnsi="Calibri"/>
                <w:sz w:val="18"/>
                <w:szCs w:val="15"/>
              </w:rPr>
              <w:t>The User Manual showed that the epiphyton parameter EB, burial rate, was in units of m/day. The model implemented this</w:t>
            </w:r>
            <w:r w:rsidR="003A3AB1">
              <w:rPr>
                <w:rFonts w:ascii="Calibri" w:hAnsi="Calibri"/>
                <w:sz w:val="18"/>
                <w:szCs w:val="15"/>
              </w:rPr>
              <w:t>,</w:t>
            </w:r>
            <w:r>
              <w:rPr>
                <w:rFonts w:ascii="Calibri" w:hAnsi="Calibri"/>
                <w:sz w:val="18"/>
                <w:szCs w:val="15"/>
              </w:rPr>
              <w:t xml:space="preserve"> and also computed the cell layer burial rate as EB*EC (concentration of biomass per cell volume) * Surface area/Volume of a cell or EB*EC/H where H is the layer thickness. In reality though it should be the thickness of the periphyton layer. But that layer thickness is not predicted by the model. Hence, the decision was to change the burial rate to units of 1/day such that the loss of epiphyton by burial would follow a first order decay process (similar to the first order sediment model) as EB*EC. Hence, this burial rate is no longer a function of the grid. Also, there was the conversion of organic matter and nutrients at death to the sediment P, N and C compartments whereas they should go directly to LPOM first. Hence only burial goes directly into the sediment compartments.</w:t>
            </w:r>
          </w:p>
        </w:tc>
        <w:tc>
          <w:tcPr>
            <w:tcW w:w="1512" w:type="dxa"/>
          </w:tcPr>
          <w:p w14:paraId="3DEA8FE1" w14:textId="77777777" w:rsidR="000A6B49" w:rsidRPr="00E3149E" w:rsidRDefault="000A6B49" w:rsidP="007413DA">
            <w:pPr>
              <w:rPr>
                <w:sz w:val="20"/>
              </w:rPr>
            </w:pPr>
            <w:r w:rsidRPr="00E3149E">
              <w:rPr>
                <w:sz w:val="20"/>
              </w:rPr>
              <w:t>3/5/2019</w:t>
            </w:r>
          </w:p>
        </w:tc>
      </w:tr>
      <w:tr w:rsidR="000A6B49" w:rsidRPr="00A8639A" w14:paraId="045ACBE7" w14:textId="77777777" w:rsidTr="006D7C07">
        <w:trPr>
          <w:cantSplit/>
        </w:trPr>
        <w:tc>
          <w:tcPr>
            <w:tcW w:w="606" w:type="dxa"/>
          </w:tcPr>
          <w:p w14:paraId="5AE9FA9F" w14:textId="77777777" w:rsidR="000A6B49" w:rsidRDefault="000A6B49" w:rsidP="007413DA">
            <w:r>
              <w:t>6</w:t>
            </w:r>
          </w:p>
        </w:tc>
        <w:tc>
          <w:tcPr>
            <w:tcW w:w="1194" w:type="dxa"/>
          </w:tcPr>
          <w:p w14:paraId="5D409434" w14:textId="77777777" w:rsidR="000A6B49" w:rsidRPr="00E3149E" w:rsidRDefault="000A6B49" w:rsidP="007413DA">
            <w:pPr>
              <w:rPr>
                <w:sz w:val="20"/>
              </w:rPr>
            </w:pPr>
            <w:r w:rsidRPr="00E3149E">
              <w:rPr>
                <w:sz w:val="20"/>
              </w:rPr>
              <w:t>W2</w:t>
            </w:r>
          </w:p>
        </w:tc>
        <w:tc>
          <w:tcPr>
            <w:tcW w:w="1530" w:type="dxa"/>
          </w:tcPr>
          <w:p w14:paraId="1182850E" w14:textId="77777777" w:rsidR="000A6B49" w:rsidRPr="00E3149E" w:rsidRDefault="000A6B49" w:rsidP="007413DA">
            <w:pPr>
              <w:rPr>
                <w:sz w:val="20"/>
              </w:rPr>
            </w:pPr>
            <w:r w:rsidRPr="00E3149E">
              <w:rPr>
                <w:sz w:val="20"/>
              </w:rPr>
              <w:t>Output files</w:t>
            </w:r>
          </w:p>
        </w:tc>
        <w:tc>
          <w:tcPr>
            <w:tcW w:w="4158" w:type="dxa"/>
          </w:tcPr>
          <w:p w14:paraId="57372EB8" w14:textId="77777777" w:rsidR="000A6B49" w:rsidRDefault="000A6B49" w:rsidP="007413DA">
            <w:pPr>
              <w:pStyle w:val="PlainText"/>
              <w:rPr>
                <w:rFonts w:ascii="Calibri" w:hAnsi="Calibri"/>
                <w:sz w:val="18"/>
                <w:szCs w:val="15"/>
              </w:rPr>
            </w:pPr>
            <w:r>
              <w:rPr>
                <w:rFonts w:ascii="Calibri" w:hAnsi="Calibri"/>
                <w:sz w:val="18"/>
                <w:szCs w:val="15"/>
              </w:rPr>
              <w:t>Code was written to print the initial condition in output files at time t=0 at the start of the simulation.</w:t>
            </w:r>
          </w:p>
        </w:tc>
        <w:tc>
          <w:tcPr>
            <w:tcW w:w="1512" w:type="dxa"/>
          </w:tcPr>
          <w:p w14:paraId="7B08315E" w14:textId="77777777" w:rsidR="000A6B49" w:rsidRPr="00E3149E" w:rsidRDefault="000A6B49" w:rsidP="007413DA">
            <w:pPr>
              <w:rPr>
                <w:sz w:val="20"/>
              </w:rPr>
            </w:pPr>
            <w:r w:rsidRPr="00E3149E">
              <w:rPr>
                <w:sz w:val="20"/>
              </w:rPr>
              <w:t>3/5/2019</w:t>
            </w:r>
          </w:p>
        </w:tc>
      </w:tr>
      <w:tr w:rsidR="000A6B49" w:rsidRPr="00A8639A" w14:paraId="5B9BF180" w14:textId="77777777" w:rsidTr="006D7C07">
        <w:trPr>
          <w:cantSplit/>
        </w:trPr>
        <w:tc>
          <w:tcPr>
            <w:tcW w:w="606" w:type="dxa"/>
          </w:tcPr>
          <w:p w14:paraId="2A4D0DFF" w14:textId="77777777" w:rsidR="000A6B49" w:rsidRDefault="000A6B49" w:rsidP="007413DA">
            <w:r>
              <w:t>7</w:t>
            </w:r>
          </w:p>
        </w:tc>
        <w:tc>
          <w:tcPr>
            <w:tcW w:w="1194" w:type="dxa"/>
          </w:tcPr>
          <w:p w14:paraId="691EC880" w14:textId="77777777" w:rsidR="000A6B49" w:rsidRPr="00E3149E" w:rsidRDefault="000A6B49" w:rsidP="007413DA">
            <w:pPr>
              <w:rPr>
                <w:sz w:val="20"/>
              </w:rPr>
            </w:pPr>
            <w:r w:rsidRPr="00E3149E">
              <w:rPr>
                <w:sz w:val="20"/>
              </w:rPr>
              <w:t>W2</w:t>
            </w:r>
          </w:p>
        </w:tc>
        <w:tc>
          <w:tcPr>
            <w:tcW w:w="1530" w:type="dxa"/>
          </w:tcPr>
          <w:p w14:paraId="5CFEC0AC" w14:textId="77777777" w:rsidR="000A6B49" w:rsidRPr="00E3149E" w:rsidRDefault="000A6B49" w:rsidP="007413DA">
            <w:pPr>
              <w:rPr>
                <w:sz w:val="20"/>
              </w:rPr>
            </w:pPr>
            <w:r w:rsidRPr="00E3149E">
              <w:rPr>
                <w:sz w:val="20"/>
              </w:rPr>
              <w:t>Restart with Sediment Diagenesis</w:t>
            </w:r>
          </w:p>
        </w:tc>
        <w:tc>
          <w:tcPr>
            <w:tcW w:w="4158" w:type="dxa"/>
          </w:tcPr>
          <w:p w14:paraId="34326F16" w14:textId="77777777" w:rsidR="000A6B49" w:rsidRDefault="000A6B49" w:rsidP="007413DA">
            <w:pPr>
              <w:pStyle w:val="PlainText"/>
              <w:rPr>
                <w:rFonts w:ascii="Calibri" w:hAnsi="Calibri"/>
                <w:sz w:val="18"/>
                <w:szCs w:val="15"/>
              </w:rPr>
            </w:pPr>
            <w:r>
              <w:rPr>
                <w:rFonts w:ascii="Calibri" w:hAnsi="Calibri"/>
                <w:sz w:val="18"/>
                <w:szCs w:val="15"/>
              </w:rPr>
              <w:t>Prior to this date, the restart option did not work with sediment diagenesis turned ON. This enhancement has been coded and debugged and is now working.</w:t>
            </w:r>
          </w:p>
        </w:tc>
        <w:tc>
          <w:tcPr>
            <w:tcW w:w="1512" w:type="dxa"/>
          </w:tcPr>
          <w:p w14:paraId="0DDC685A" w14:textId="77777777" w:rsidR="000A6B49" w:rsidRPr="00E3149E" w:rsidRDefault="000A6B49" w:rsidP="007413DA">
            <w:pPr>
              <w:rPr>
                <w:sz w:val="20"/>
              </w:rPr>
            </w:pPr>
            <w:r w:rsidRPr="00E3149E">
              <w:rPr>
                <w:sz w:val="20"/>
              </w:rPr>
              <w:t>7/1/2019</w:t>
            </w:r>
          </w:p>
        </w:tc>
      </w:tr>
      <w:tr w:rsidR="000A6B49" w:rsidRPr="00A8639A" w14:paraId="0C5CF68A" w14:textId="77777777" w:rsidTr="006D7C07">
        <w:trPr>
          <w:cantSplit/>
        </w:trPr>
        <w:tc>
          <w:tcPr>
            <w:tcW w:w="606" w:type="dxa"/>
          </w:tcPr>
          <w:p w14:paraId="088CAD2C" w14:textId="77777777" w:rsidR="000A6B49" w:rsidRDefault="000A6B49" w:rsidP="007413DA">
            <w:r>
              <w:t>8</w:t>
            </w:r>
          </w:p>
        </w:tc>
        <w:tc>
          <w:tcPr>
            <w:tcW w:w="1194" w:type="dxa"/>
          </w:tcPr>
          <w:p w14:paraId="17DC1328" w14:textId="77777777" w:rsidR="000A6B49" w:rsidRPr="00E3149E" w:rsidRDefault="000A6B49" w:rsidP="007413DA">
            <w:pPr>
              <w:rPr>
                <w:sz w:val="20"/>
              </w:rPr>
            </w:pPr>
            <w:r w:rsidRPr="00E3149E">
              <w:rPr>
                <w:sz w:val="20"/>
              </w:rPr>
              <w:t>W2</w:t>
            </w:r>
          </w:p>
        </w:tc>
        <w:tc>
          <w:tcPr>
            <w:tcW w:w="1530" w:type="dxa"/>
          </w:tcPr>
          <w:p w14:paraId="0E141D6F" w14:textId="77777777" w:rsidR="00986877" w:rsidRDefault="000A6B49" w:rsidP="007413DA">
            <w:pPr>
              <w:rPr>
                <w:sz w:val="20"/>
              </w:rPr>
            </w:pPr>
            <w:r w:rsidRPr="00E3149E">
              <w:rPr>
                <w:sz w:val="20"/>
              </w:rPr>
              <w:t xml:space="preserve">Dynamic </w:t>
            </w:r>
          </w:p>
          <w:p w14:paraId="70D79269" w14:textId="3918F8F8" w:rsidR="000A6B49" w:rsidRPr="00E3149E" w:rsidRDefault="000A6B49" w:rsidP="007413DA">
            <w:pPr>
              <w:rPr>
                <w:sz w:val="20"/>
              </w:rPr>
            </w:pPr>
            <w:r w:rsidRPr="00E3149E">
              <w:rPr>
                <w:sz w:val="20"/>
              </w:rPr>
              <w:t>loading</w:t>
            </w:r>
          </w:p>
        </w:tc>
        <w:tc>
          <w:tcPr>
            <w:tcW w:w="4158" w:type="dxa"/>
          </w:tcPr>
          <w:p w14:paraId="1918BEC8" w14:textId="77777777" w:rsidR="000A6B49" w:rsidRDefault="000A6B49" w:rsidP="007413DA">
            <w:pPr>
              <w:pStyle w:val="PlainText"/>
              <w:rPr>
                <w:rFonts w:ascii="Calibri" w:hAnsi="Calibri"/>
                <w:sz w:val="18"/>
                <w:szCs w:val="15"/>
              </w:rPr>
            </w:pPr>
            <w:r>
              <w:rPr>
                <w:rFonts w:ascii="Calibri" w:hAnsi="Calibri"/>
                <w:sz w:val="18"/>
                <w:szCs w:val="15"/>
              </w:rPr>
              <w:t xml:space="preserve">This is a new feature in CE-QUAL-W2 and applies to linear waterbodies in series. For example, if one has a river system with 9 waterbodies, the model user can break the model into 9 separate models and run them all in parallel where the downstream model dynamically updates its boundary conditions as the upstream model moves forward in time. This has resulted in significant time savings for model runs (90%). </w:t>
            </w:r>
          </w:p>
        </w:tc>
        <w:tc>
          <w:tcPr>
            <w:tcW w:w="1512" w:type="dxa"/>
          </w:tcPr>
          <w:p w14:paraId="655BC337" w14:textId="77777777" w:rsidR="000A6B49" w:rsidRPr="00E3149E" w:rsidRDefault="000A6B49" w:rsidP="007413DA">
            <w:pPr>
              <w:rPr>
                <w:sz w:val="20"/>
              </w:rPr>
            </w:pPr>
            <w:r w:rsidRPr="00E3149E">
              <w:rPr>
                <w:sz w:val="20"/>
              </w:rPr>
              <w:t>7/1/2019</w:t>
            </w:r>
          </w:p>
        </w:tc>
      </w:tr>
      <w:tr w:rsidR="000A6B49" w:rsidRPr="00A8639A" w14:paraId="53644AA9" w14:textId="77777777" w:rsidTr="006D7C07">
        <w:trPr>
          <w:cantSplit/>
        </w:trPr>
        <w:tc>
          <w:tcPr>
            <w:tcW w:w="606" w:type="dxa"/>
          </w:tcPr>
          <w:p w14:paraId="656AD2A3" w14:textId="77777777" w:rsidR="000A6B49" w:rsidRDefault="000A6B49" w:rsidP="007413DA">
            <w:r>
              <w:t>9</w:t>
            </w:r>
          </w:p>
        </w:tc>
        <w:tc>
          <w:tcPr>
            <w:tcW w:w="1194" w:type="dxa"/>
          </w:tcPr>
          <w:p w14:paraId="4E1FB47F" w14:textId="77777777" w:rsidR="000A6B49" w:rsidRPr="00E3149E" w:rsidRDefault="000A6B49" w:rsidP="007413DA">
            <w:pPr>
              <w:rPr>
                <w:sz w:val="20"/>
              </w:rPr>
            </w:pPr>
            <w:r w:rsidRPr="00E3149E">
              <w:rPr>
                <w:sz w:val="20"/>
              </w:rPr>
              <w:t>W2</w:t>
            </w:r>
          </w:p>
        </w:tc>
        <w:tc>
          <w:tcPr>
            <w:tcW w:w="1530" w:type="dxa"/>
          </w:tcPr>
          <w:p w14:paraId="29BF2530" w14:textId="77777777" w:rsidR="00986877" w:rsidRDefault="000A6B49" w:rsidP="007413DA">
            <w:pPr>
              <w:rPr>
                <w:sz w:val="20"/>
              </w:rPr>
            </w:pPr>
            <w:r w:rsidRPr="00E3149E">
              <w:rPr>
                <w:sz w:val="20"/>
              </w:rPr>
              <w:t xml:space="preserve">Sediment </w:t>
            </w:r>
          </w:p>
          <w:p w14:paraId="315C3A96" w14:textId="724059BA" w:rsidR="000A6B49" w:rsidRPr="00E3149E" w:rsidRDefault="000A6B49" w:rsidP="007413DA">
            <w:pPr>
              <w:rPr>
                <w:sz w:val="20"/>
              </w:rPr>
            </w:pPr>
            <w:r w:rsidRPr="00E3149E">
              <w:rPr>
                <w:sz w:val="20"/>
              </w:rPr>
              <w:t>Diagenesis</w:t>
            </w:r>
          </w:p>
        </w:tc>
        <w:tc>
          <w:tcPr>
            <w:tcW w:w="4158" w:type="dxa"/>
          </w:tcPr>
          <w:p w14:paraId="3A406D26" w14:textId="77777777" w:rsidR="000A6B49" w:rsidRDefault="000A6B49" w:rsidP="007413DA">
            <w:pPr>
              <w:pStyle w:val="PlainText"/>
              <w:rPr>
                <w:rFonts w:ascii="Calibri" w:hAnsi="Calibri"/>
                <w:sz w:val="18"/>
                <w:szCs w:val="15"/>
              </w:rPr>
            </w:pPr>
            <w:r>
              <w:rPr>
                <w:rFonts w:ascii="Calibri" w:hAnsi="Calibri"/>
                <w:sz w:val="18"/>
                <w:szCs w:val="15"/>
              </w:rPr>
              <w:t xml:space="preserve">Output files were updated to write csv files that can be plotted easily in Excel. The older output files for sediment diagenesis were hard to graph formatted text output files. All internal writes for warnings are now written to the W2 warning file, </w:t>
            </w:r>
            <w:r w:rsidRPr="00B46BF2">
              <w:rPr>
                <w:rFonts w:ascii="Calibri" w:hAnsi="Calibri"/>
                <w:b/>
                <w:bCs/>
                <w:sz w:val="18"/>
                <w:szCs w:val="15"/>
              </w:rPr>
              <w:t>w2.wrn</w:t>
            </w:r>
            <w:r>
              <w:rPr>
                <w:rFonts w:ascii="Calibri" w:hAnsi="Calibri"/>
                <w:sz w:val="18"/>
                <w:szCs w:val="15"/>
              </w:rPr>
              <w:t xml:space="preserve">, and all errors are written to the </w:t>
            </w:r>
            <w:r w:rsidRPr="00B46BF2">
              <w:rPr>
                <w:rFonts w:ascii="Calibri" w:hAnsi="Calibri"/>
                <w:b/>
                <w:bCs/>
                <w:sz w:val="18"/>
                <w:szCs w:val="15"/>
              </w:rPr>
              <w:t>w2.err</w:t>
            </w:r>
            <w:r>
              <w:rPr>
                <w:rFonts w:ascii="Calibri" w:hAnsi="Calibri"/>
                <w:sz w:val="18"/>
                <w:szCs w:val="15"/>
              </w:rPr>
              <w:t xml:space="preserve"> output file.</w:t>
            </w:r>
          </w:p>
        </w:tc>
        <w:tc>
          <w:tcPr>
            <w:tcW w:w="1512" w:type="dxa"/>
          </w:tcPr>
          <w:p w14:paraId="54A830C8" w14:textId="77777777" w:rsidR="000A6B49" w:rsidRPr="00E3149E" w:rsidRDefault="000A6B49" w:rsidP="007413DA">
            <w:pPr>
              <w:rPr>
                <w:sz w:val="20"/>
              </w:rPr>
            </w:pPr>
            <w:r w:rsidRPr="00E3149E">
              <w:rPr>
                <w:sz w:val="20"/>
              </w:rPr>
              <w:t>7/1/2019</w:t>
            </w:r>
          </w:p>
        </w:tc>
      </w:tr>
      <w:tr w:rsidR="000A6B49" w:rsidRPr="00A8639A" w14:paraId="2DDB7398" w14:textId="77777777" w:rsidTr="006D7C07">
        <w:trPr>
          <w:cantSplit/>
        </w:trPr>
        <w:tc>
          <w:tcPr>
            <w:tcW w:w="606" w:type="dxa"/>
          </w:tcPr>
          <w:p w14:paraId="499125B6" w14:textId="77777777" w:rsidR="000A6B49" w:rsidRDefault="000A6B49" w:rsidP="007413DA">
            <w:r>
              <w:t>10</w:t>
            </w:r>
          </w:p>
        </w:tc>
        <w:tc>
          <w:tcPr>
            <w:tcW w:w="1194" w:type="dxa"/>
          </w:tcPr>
          <w:p w14:paraId="60609BAB" w14:textId="77777777" w:rsidR="000A6B49" w:rsidRPr="00E3149E" w:rsidRDefault="000A6B49" w:rsidP="007413DA">
            <w:pPr>
              <w:rPr>
                <w:sz w:val="20"/>
              </w:rPr>
            </w:pPr>
            <w:r w:rsidRPr="00E3149E">
              <w:rPr>
                <w:sz w:val="20"/>
              </w:rPr>
              <w:t>W2</w:t>
            </w:r>
          </w:p>
        </w:tc>
        <w:tc>
          <w:tcPr>
            <w:tcW w:w="1530" w:type="dxa"/>
          </w:tcPr>
          <w:p w14:paraId="43A598A8" w14:textId="77777777" w:rsidR="00986877" w:rsidRDefault="000A6B49" w:rsidP="007413DA">
            <w:pPr>
              <w:rPr>
                <w:sz w:val="20"/>
              </w:rPr>
            </w:pPr>
            <w:r w:rsidRPr="00E3149E">
              <w:rPr>
                <w:sz w:val="20"/>
              </w:rPr>
              <w:t xml:space="preserve">Sediment </w:t>
            </w:r>
          </w:p>
          <w:p w14:paraId="7540E62E" w14:textId="0C877524" w:rsidR="000A6B49" w:rsidRPr="00E3149E" w:rsidRDefault="000A6B49" w:rsidP="007413DA">
            <w:pPr>
              <w:rPr>
                <w:sz w:val="20"/>
              </w:rPr>
            </w:pPr>
            <w:r w:rsidRPr="00E3149E">
              <w:rPr>
                <w:sz w:val="20"/>
              </w:rPr>
              <w:t>Diagenesis</w:t>
            </w:r>
          </w:p>
        </w:tc>
        <w:tc>
          <w:tcPr>
            <w:tcW w:w="4158" w:type="dxa"/>
          </w:tcPr>
          <w:p w14:paraId="76DF4561" w14:textId="07A181EC" w:rsidR="000A6B49" w:rsidRPr="0079341C" w:rsidRDefault="000A6B49" w:rsidP="007413DA">
            <w:pPr>
              <w:pStyle w:val="PlainText"/>
              <w:rPr>
                <w:rFonts w:ascii="Calibri" w:hAnsi="Calibri"/>
                <w:sz w:val="18"/>
                <w:szCs w:val="15"/>
              </w:rPr>
            </w:pPr>
            <w:r>
              <w:rPr>
                <w:rFonts w:ascii="Calibri" w:hAnsi="Calibri"/>
                <w:sz w:val="18"/>
                <w:szCs w:val="15"/>
              </w:rPr>
              <w:t xml:space="preserve">Bug fixes were made to the scour section of the model. The code had several errors based on the documentation from CEMA. These have been fixed and synchronized with the description in the CEMA sediment diagenesis report. Thanks to </w:t>
            </w:r>
            <w:r w:rsidRPr="008A5A14">
              <w:rPr>
                <w:rFonts w:ascii="Calibri" w:hAnsi="Calibri"/>
                <w:sz w:val="18"/>
                <w:szCs w:val="15"/>
              </w:rPr>
              <w:t xml:space="preserve">Lindsay </w:t>
            </w:r>
            <w:proofErr w:type="spellStart"/>
            <w:r w:rsidRPr="008A5A14">
              <w:rPr>
                <w:rFonts w:ascii="Calibri" w:hAnsi="Calibri"/>
                <w:sz w:val="18"/>
                <w:szCs w:val="15"/>
              </w:rPr>
              <w:t>Bearup</w:t>
            </w:r>
            <w:proofErr w:type="spellEnd"/>
            <w:r w:rsidRPr="008A5A14">
              <w:rPr>
                <w:rFonts w:ascii="Calibri" w:hAnsi="Calibri"/>
                <w:sz w:val="18"/>
                <w:szCs w:val="15"/>
              </w:rPr>
              <w:t xml:space="preserve"> at the USBR</w:t>
            </w:r>
            <w:r>
              <w:rPr>
                <w:rFonts w:ascii="Calibri" w:hAnsi="Calibri"/>
                <w:sz w:val="18"/>
                <w:szCs w:val="15"/>
              </w:rPr>
              <w:t>!</w:t>
            </w:r>
            <w:r w:rsidR="00F91BCF">
              <w:rPr>
                <w:rFonts w:ascii="Calibri" w:hAnsi="Calibri"/>
                <w:sz w:val="18"/>
                <w:szCs w:val="15"/>
              </w:rPr>
              <w:t xml:space="preserve"> </w:t>
            </w:r>
            <w:r>
              <w:rPr>
                <w:rFonts w:ascii="Calibri" w:hAnsi="Calibri"/>
                <w:sz w:val="18"/>
                <w:szCs w:val="15"/>
              </w:rPr>
              <w:t>Also, the scour model was not set-up for both Chezy and Manning’s friction factors. This code was generalized.</w:t>
            </w:r>
          </w:p>
        </w:tc>
        <w:tc>
          <w:tcPr>
            <w:tcW w:w="1512" w:type="dxa"/>
          </w:tcPr>
          <w:p w14:paraId="6E75877B" w14:textId="77777777" w:rsidR="000A6B49" w:rsidRPr="00E3149E" w:rsidRDefault="000A6B49" w:rsidP="007413DA">
            <w:pPr>
              <w:rPr>
                <w:sz w:val="20"/>
              </w:rPr>
            </w:pPr>
            <w:r w:rsidRPr="00E3149E">
              <w:rPr>
                <w:sz w:val="20"/>
              </w:rPr>
              <w:t>7/1/2019</w:t>
            </w:r>
          </w:p>
        </w:tc>
      </w:tr>
      <w:tr w:rsidR="000A6B49" w:rsidRPr="00A8639A" w14:paraId="15D09559" w14:textId="77777777" w:rsidTr="006D7C07">
        <w:trPr>
          <w:cantSplit/>
        </w:trPr>
        <w:tc>
          <w:tcPr>
            <w:tcW w:w="606" w:type="dxa"/>
          </w:tcPr>
          <w:p w14:paraId="56EE5613" w14:textId="77777777" w:rsidR="000A6B49" w:rsidRDefault="000A6B49" w:rsidP="007413DA">
            <w:r>
              <w:t>11</w:t>
            </w:r>
          </w:p>
        </w:tc>
        <w:tc>
          <w:tcPr>
            <w:tcW w:w="1194" w:type="dxa"/>
          </w:tcPr>
          <w:p w14:paraId="1068F82A" w14:textId="77777777" w:rsidR="000A6B49" w:rsidRPr="00E3149E" w:rsidRDefault="000A6B49" w:rsidP="007413DA">
            <w:pPr>
              <w:rPr>
                <w:sz w:val="20"/>
              </w:rPr>
            </w:pPr>
            <w:r w:rsidRPr="00E3149E">
              <w:rPr>
                <w:sz w:val="20"/>
              </w:rPr>
              <w:t>W2</w:t>
            </w:r>
          </w:p>
        </w:tc>
        <w:tc>
          <w:tcPr>
            <w:tcW w:w="1530" w:type="dxa"/>
          </w:tcPr>
          <w:p w14:paraId="26050DE5" w14:textId="77777777" w:rsidR="000A6B49" w:rsidRPr="00E3149E" w:rsidRDefault="000A6B49" w:rsidP="007413DA">
            <w:pPr>
              <w:rPr>
                <w:sz w:val="20"/>
              </w:rPr>
            </w:pPr>
            <w:r w:rsidRPr="00E3149E">
              <w:rPr>
                <w:sz w:val="20"/>
              </w:rPr>
              <w:t>Output files</w:t>
            </w:r>
          </w:p>
        </w:tc>
        <w:tc>
          <w:tcPr>
            <w:tcW w:w="4158" w:type="dxa"/>
          </w:tcPr>
          <w:p w14:paraId="2AF2CB3B" w14:textId="77777777" w:rsidR="000A6B49" w:rsidRDefault="000A6B49" w:rsidP="007413DA">
            <w:pPr>
              <w:pStyle w:val="PlainText"/>
              <w:rPr>
                <w:rFonts w:ascii="Calibri" w:hAnsi="Calibri"/>
                <w:sz w:val="18"/>
                <w:szCs w:val="15"/>
              </w:rPr>
            </w:pPr>
            <w:r>
              <w:rPr>
                <w:rFonts w:ascii="Calibri" w:hAnsi="Calibri"/>
                <w:sz w:val="18"/>
                <w:szCs w:val="15"/>
              </w:rPr>
              <w:t xml:space="preserve">Output files were not initialized properly for </w:t>
            </w:r>
            <w:r w:rsidRPr="00B46BF2">
              <w:rPr>
                <w:rFonts w:ascii="Calibri" w:hAnsi="Calibri"/>
                <w:b/>
                <w:bCs/>
                <w:sz w:val="18"/>
                <w:szCs w:val="15"/>
              </w:rPr>
              <w:t>w2.wrn</w:t>
            </w:r>
            <w:r>
              <w:rPr>
                <w:rFonts w:ascii="Calibri" w:hAnsi="Calibri"/>
                <w:sz w:val="18"/>
                <w:szCs w:val="15"/>
              </w:rPr>
              <w:t xml:space="preserve"> during a restart. This was fixed allowing the </w:t>
            </w:r>
            <w:r w:rsidRPr="00B46BF2">
              <w:rPr>
                <w:rFonts w:ascii="Calibri" w:hAnsi="Calibri"/>
                <w:b/>
                <w:bCs/>
                <w:sz w:val="18"/>
                <w:szCs w:val="15"/>
              </w:rPr>
              <w:t>w2.wrn</w:t>
            </w:r>
            <w:r>
              <w:rPr>
                <w:rFonts w:ascii="Calibri" w:hAnsi="Calibri"/>
                <w:sz w:val="18"/>
                <w:szCs w:val="15"/>
              </w:rPr>
              <w:t xml:space="preserve"> file to be appended to rather than over-written.</w:t>
            </w:r>
          </w:p>
        </w:tc>
        <w:tc>
          <w:tcPr>
            <w:tcW w:w="1512" w:type="dxa"/>
          </w:tcPr>
          <w:p w14:paraId="3F6B6363" w14:textId="77777777" w:rsidR="000A6B49" w:rsidRPr="00E3149E" w:rsidRDefault="000A6B49" w:rsidP="007413DA">
            <w:pPr>
              <w:rPr>
                <w:sz w:val="20"/>
              </w:rPr>
            </w:pPr>
            <w:r w:rsidRPr="00E3149E">
              <w:rPr>
                <w:sz w:val="20"/>
              </w:rPr>
              <w:t>7/1/2019</w:t>
            </w:r>
          </w:p>
        </w:tc>
      </w:tr>
      <w:tr w:rsidR="000A6B49" w:rsidRPr="00A8639A" w14:paraId="1B45EB18" w14:textId="77777777" w:rsidTr="006D7C07">
        <w:trPr>
          <w:cantSplit/>
        </w:trPr>
        <w:tc>
          <w:tcPr>
            <w:tcW w:w="606" w:type="dxa"/>
          </w:tcPr>
          <w:p w14:paraId="7DFE3CA3" w14:textId="77777777" w:rsidR="000A6B49" w:rsidRDefault="000A6B49" w:rsidP="007413DA">
            <w:r>
              <w:lastRenderedPageBreak/>
              <w:t>12</w:t>
            </w:r>
          </w:p>
        </w:tc>
        <w:tc>
          <w:tcPr>
            <w:tcW w:w="1194" w:type="dxa"/>
          </w:tcPr>
          <w:p w14:paraId="1D693A18" w14:textId="77777777" w:rsidR="000A6B49" w:rsidRPr="00E3149E" w:rsidRDefault="000A6B49" w:rsidP="007413DA">
            <w:pPr>
              <w:rPr>
                <w:sz w:val="20"/>
              </w:rPr>
            </w:pPr>
            <w:r w:rsidRPr="00E3149E">
              <w:rPr>
                <w:sz w:val="20"/>
              </w:rPr>
              <w:t>W2</w:t>
            </w:r>
          </w:p>
        </w:tc>
        <w:tc>
          <w:tcPr>
            <w:tcW w:w="1530" w:type="dxa"/>
          </w:tcPr>
          <w:p w14:paraId="68E66E60" w14:textId="77777777" w:rsidR="000A6B49" w:rsidRPr="00E3149E" w:rsidRDefault="000A6B49" w:rsidP="007413DA">
            <w:pPr>
              <w:rPr>
                <w:sz w:val="20"/>
              </w:rPr>
            </w:pPr>
            <w:r w:rsidRPr="00E3149E">
              <w:rPr>
                <w:sz w:val="20"/>
              </w:rPr>
              <w:t>Code updates</w:t>
            </w:r>
          </w:p>
        </w:tc>
        <w:tc>
          <w:tcPr>
            <w:tcW w:w="4158" w:type="dxa"/>
          </w:tcPr>
          <w:p w14:paraId="6B2559E6" w14:textId="77777777" w:rsidR="000A6B49"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Pointers were allocated memory in the ALLOCATE command. This was non-standard Fortran usage and was fixed.</w:t>
            </w:r>
          </w:p>
          <w:p w14:paraId="12F6C485" w14:textId="77777777" w:rsidR="000A6B49" w:rsidRPr="00C25B11"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There were extra calls to </w:t>
            </w:r>
            <w:proofErr w:type="spellStart"/>
            <w:r w:rsidRPr="00843327">
              <w:rPr>
                <w:rFonts w:asciiTheme="minorHAnsi" w:hAnsiTheme="minorHAnsi" w:cstheme="minorHAnsi"/>
                <w:i/>
                <w:iCs/>
                <w:sz w:val="18"/>
                <w:szCs w:val="16"/>
              </w:rPr>
              <w:t>Kinetic_Rates</w:t>
            </w:r>
            <w:proofErr w:type="spellEnd"/>
            <w:r>
              <w:rPr>
                <w:rFonts w:asciiTheme="minorHAnsi" w:hAnsiTheme="minorHAnsi" w:cstheme="minorHAnsi"/>
                <w:sz w:val="18"/>
                <w:szCs w:val="16"/>
              </w:rPr>
              <w:t xml:space="preserve"> and </w:t>
            </w:r>
            <w:proofErr w:type="spellStart"/>
            <w:r w:rsidRPr="00843327">
              <w:rPr>
                <w:rFonts w:asciiTheme="minorHAnsi" w:hAnsiTheme="minorHAnsi" w:cstheme="minorHAnsi"/>
                <w:i/>
                <w:iCs/>
                <w:sz w:val="18"/>
                <w:szCs w:val="16"/>
              </w:rPr>
              <w:t>Temperature_Rates</w:t>
            </w:r>
            <w:proofErr w:type="spellEnd"/>
            <w:r>
              <w:rPr>
                <w:rFonts w:asciiTheme="minorHAnsi" w:hAnsiTheme="minorHAnsi" w:cstheme="minorHAnsi"/>
                <w:sz w:val="18"/>
                <w:szCs w:val="16"/>
              </w:rPr>
              <w:t xml:space="preserve"> subroutines that were unnecessary during layer addition and in the INIT subroutine.</w:t>
            </w:r>
          </w:p>
        </w:tc>
        <w:tc>
          <w:tcPr>
            <w:tcW w:w="1512" w:type="dxa"/>
          </w:tcPr>
          <w:p w14:paraId="1FDDCE74" w14:textId="77777777" w:rsidR="000A6B49" w:rsidRPr="00E3149E" w:rsidRDefault="000A6B49" w:rsidP="007413DA">
            <w:pPr>
              <w:rPr>
                <w:sz w:val="20"/>
              </w:rPr>
            </w:pPr>
            <w:r w:rsidRPr="00E3149E">
              <w:rPr>
                <w:sz w:val="20"/>
              </w:rPr>
              <w:t>7/1/2019</w:t>
            </w:r>
          </w:p>
        </w:tc>
      </w:tr>
      <w:tr w:rsidR="000A6B49" w:rsidRPr="00A8639A" w14:paraId="189C409A" w14:textId="77777777" w:rsidTr="006D7C07">
        <w:trPr>
          <w:cantSplit/>
        </w:trPr>
        <w:tc>
          <w:tcPr>
            <w:tcW w:w="606" w:type="dxa"/>
          </w:tcPr>
          <w:p w14:paraId="6458BEF9" w14:textId="77777777" w:rsidR="000A6B49" w:rsidRDefault="000A6B49" w:rsidP="007413DA">
            <w:r>
              <w:t>13</w:t>
            </w:r>
          </w:p>
        </w:tc>
        <w:tc>
          <w:tcPr>
            <w:tcW w:w="1194" w:type="dxa"/>
          </w:tcPr>
          <w:p w14:paraId="3BA34CB2" w14:textId="77777777" w:rsidR="000A6B49" w:rsidRPr="00E3149E" w:rsidRDefault="000A6B49" w:rsidP="007413DA">
            <w:pPr>
              <w:rPr>
                <w:sz w:val="20"/>
              </w:rPr>
            </w:pPr>
            <w:r w:rsidRPr="00E3149E">
              <w:rPr>
                <w:sz w:val="20"/>
              </w:rPr>
              <w:t>W2</w:t>
            </w:r>
          </w:p>
        </w:tc>
        <w:tc>
          <w:tcPr>
            <w:tcW w:w="1530" w:type="dxa"/>
          </w:tcPr>
          <w:p w14:paraId="02C21445" w14:textId="77777777" w:rsidR="000A6B49" w:rsidRPr="00E3149E" w:rsidRDefault="000A6B49" w:rsidP="007413DA">
            <w:pPr>
              <w:rPr>
                <w:sz w:val="20"/>
              </w:rPr>
            </w:pPr>
            <w:r w:rsidRPr="00E3149E">
              <w:rPr>
                <w:sz w:val="20"/>
              </w:rPr>
              <w:t>TDG</w:t>
            </w:r>
          </w:p>
        </w:tc>
        <w:tc>
          <w:tcPr>
            <w:tcW w:w="4158" w:type="dxa"/>
          </w:tcPr>
          <w:p w14:paraId="6A90591B" w14:textId="77777777" w:rsidR="000A6B49" w:rsidRDefault="000A6B49" w:rsidP="007413DA">
            <w:pPr>
              <w:pStyle w:val="PlainText"/>
              <w:rPr>
                <w:rFonts w:ascii="Calibri" w:hAnsi="Calibri"/>
                <w:sz w:val="18"/>
                <w:szCs w:val="16"/>
              </w:rPr>
            </w:pPr>
            <w:r>
              <w:rPr>
                <w:rFonts w:ascii="Calibri" w:hAnsi="Calibri"/>
                <w:sz w:val="18"/>
                <w:szCs w:val="16"/>
              </w:rPr>
              <w:t>A new algorithm for TDG production at spillways, SYSTDG, was implemented in Version 4.2. This is a more detailed TDG correlation equation compared with the existing algorithms in Version 4.1 and before. The primary application was for the Columbia and Snake River dams. A separate technical memo is included with the User Manual on this new process.</w:t>
            </w:r>
          </w:p>
        </w:tc>
        <w:tc>
          <w:tcPr>
            <w:tcW w:w="1512" w:type="dxa"/>
          </w:tcPr>
          <w:p w14:paraId="3EB749F0" w14:textId="77777777" w:rsidR="000A6B49" w:rsidRPr="00E3149E" w:rsidRDefault="000A6B49" w:rsidP="007413DA">
            <w:pPr>
              <w:rPr>
                <w:sz w:val="20"/>
              </w:rPr>
            </w:pPr>
            <w:r w:rsidRPr="00E3149E">
              <w:rPr>
                <w:sz w:val="20"/>
              </w:rPr>
              <w:t>7/1/2019</w:t>
            </w:r>
          </w:p>
        </w:tc>
      </w:tr>
      <w:tr w:rsidR="000A6B49" w:rsidRPr="00A8639A" w14:paraId="5D717E41" w14:textId="77777777" w:rsidTr="006D7C07">
        <w:trPr>
          <w:cantSplit/>
        </w:trPr>
        <w:tc>
          <w:tcPr>
            <w:tcW w:w="606" w:type="dxa"/>
          </w:tcPr>
          <w:p w14:paraId="3D670134" w14:textId="77777777" w:rsidR="000A6B49" w:rsidRDefault="000A6B49" w:rsidP="007413DA">
            <w:r>
              <w:t>14</w:t>
            </w:r>
          </w:p>
        </w:tc>
        <w:tc>
          <w:tcPr>
            <w:tcW w:w="1194" w:type="dxa"/>
          </w:tcPr>
          <w:p w14:paraId="33A5F6A4" w14:textId="77777777" w:rsidR="000A6B49" w:rsidRPr="00E3149E" w:rsidRDefault="000A6B49" w:rsidP="007413DA">
            <w:pPr>
              <w:rPr>
                <w:sz w:val="20"/>
              </w:rPr>
            </w:pPr>
            <w:r w:rsidRPr="00E3149E">
              <w:rPr>
                <w:sz w:val="20"/>
              </w:rPr>
              <w:t>W2</w:t>
            </w:r>
          </w:p>
        </w:tc>
        <w:tc>
          <w:tcPr>
            <w:tcW w:w="1530" w:type="dxa"/>
          </w:tcPr>
          <w:p w14:paraId="00F3C7C0" w14:textId="77777777" w:rsidR="000A6B49" w:rsidRPr="00E3149E" w:rsidRDefault="000A6B49" w:rsidP="007413DA">
            <w:pPr>
              <w:rPr>
                <w:sz w:val="20"/>
              </w:rPr>
            </w:pPr>
            <w:r w:rsidRPr="00E3149E">
              <w:rPr>
                <w:sz w:val="20"/>
              </w:rPr>
              <w:t>opt to csv</w:t>
            </w:r>
          </w:p>
        </w:tc>
        <w:tc>
          <w:tcPr>
            <w:tcW w:w="4158" w:type="dxa"/>
          </w:tcPr>
          <w:p w14:paraId="2342BFE2" w14:textId="77777777" w:rsidR="000A6B49" w:rsidRDefault="000A6B49" w:rsidP="007413DA">
            <w:pPr>
              <w:pStyle w:val="PlainText"/>
              <w:rPr>
                <w:rFonts w:ascii="Calibri" w:hAnsi="Calibri"/>
                <w:sz w:val="18"/>
                <w:szCs w:val="16"/>
              </w:rPr>
            </w:pPr>
            <w:r>
              <w:rPr>
                <w:rFonts w:ascii="Calibri" w:hAnsi="Calibri"/>
                <w:sz w:val="18"/>
                <w:szCs w:val="16"/>
              </w:rPr>
              <w:t>Flux output files were changed from a file type opt to csv to facilitate graphing in Excel. Structure output files for the auto port selection were changed from opt to csv.</w:t>
            </w:r>
          </w:p>
        </w:tc>
        <w:tc>
          <w:tcPr>
            <w:tcW w:w="1512" w:type="dxa"/>
          </w:tcPr>
          <w:p w14:paraId="52C7FE3E" w14:textId="77777777" w:rsidR="000A6B49" w:rsidRPr="00E3149E" w:rsidRDefault="000A6B49" w:rsidP="007413DA">
            <w:pPr>
              <w:rPr>
                <w:sz w:val="20"/>
              </w:rPr>
            </w:pPr>
            <w:r w:rsidRPr="00E3149E">
              <w:rPr>
                <w:sz w:val="20"/>
              </w:rPr>
              <w:t>7/1/2019</w:t>
            </w:r>
          </w:p>
        </w:tc>
      </w:tr>
      <w:tr w:rsidR="000A6B49" w:rsidRPr="00A8639A" w14:paraId="1ADB65CB" w14:textId="77777777" w:rsidTr="006D7C07">
        <w:trPr>
          <w:cantSplit/>
        </w:trPr>
        <w:tc>
          <w:tcPr>
            <w:tcW w:w="606" w:type="dxa"/>
          </w:tcPr>
          <w:p w14:paraId="66057128" w14:textId="77777777" w:rsidR="000A6B49" w:rsidRDefault="000A6B49" w:rsidP="007413DA">
            <w:r>
              <w:t>15</w:t>
            </w:r>
          </w:p>
        </w:tc>
        <w:tc>
          <w:tcPr>
            <w:tcW w:w="1194" w:type="dxa"/>
          </w:tcPr>
          <w:p w14:paraId="79D2FACC" w14:textId="77777777" w:rsidR="000A6B49" w:rsidRPr="00E3149E" w:rsidRDefault="000A6B49" w:rsidP="007413DA">
            <w:pPr>
              <w:rPr>
                <w:sz w:val="20"/>
              </w:rPr>
            </w:pPr>
            <w:r w:rsidRPr="00E3149E">
              <w:rPr>
                <w:sz w:val="20"/>
              </w:rPr>
              <w:t>W2</w:t>
            </w:r>
          </w:p>
        </w:tc>
        <w:tc>
          <w:tcPr>
            <w:tcW w:w="1530" w:type="dxa"/>
          </w:tcPr>
          <w:p w14:paraId="2DEC5A33" w14:textId="77777777" w:rsidR="000A6B49" w:rsidRPr="00E3149E" w:rsidRDefault="000A6B49" w:rsidP="007413DA">
            <w:pPr>
              <w:rPr>
                <w:sz w:val="20"/>
              </w:rPr>
            </w:pPr>
            <w:r w:rsidRPr="00E3149E">
              <w:rPr>
                <w:sz w:val="20"/>
              </w:rPr>
              <w:t>Contour output</w:t>
            </w:r>
          </w:p>
        </w:tc>
        <w:tc>
          <w:tcPr>
            <w:tcW w:w="4158" w:type="dxa"/>
          </w:tcPr>
          <w:p w14:paraId="5F4D1431" w14:textId="77777777" w:rsidR="000A6B49" w:rsidRDefault="000A6B49" w:rsidP="007413DA">
            <w:pPr>
              <w:pStyle w:val="PlainText"/>
              <w:rPr>
                <w:rFonts w:ascii="Calibri" w:hAnsi="Calibri"/>
                <w:sz w:val="18"/>
                <w:szCs w:val="16"/>
              </w:rPr>
            </w:pPr>
            <w:r>
              <w:rPr>
                <w:rFonts w:ascii="Calibri" w:hAnsi="Calibri"/>
                <w:sz w:val="18"/>
                <w:szCs w:val="16"/>
              </w:rPr>
              <w:t>The Tecplot and regular Contour output was not working for cases when branches went inactive. This has been fixed.</w:t>
            </w:r>
          </w:p>
        </w:tc>
        <w:tc>
          <w:tcPr>
            <w:tcW w:w="1512" w:type="dxa"/>
          </w:tcPr>
          <w:p w14:paraId="2B0C8873" w14:textId="77777777" w:rsidR="000A6B49" w:rsidRPr="00E3149E" w:rsidRDefault="000A6B49" w:rsidP="007413DA">
            <w:pPr>
              <w:rPr>
                <w:sz w:val="20"/>
              </w:rPr>
            </w:pPr>
            <w:r w:rsidRPr="00E3149E">
              <w:rPr>
                <w:sz w:val="20"/>
              </w:rPr>
              <w:t>7/1/2019</w:t>
            </w:r>
          </w:p>
        </w:tc>
      </w:tr>
      <w:tr w:rsidR="000A6B49" w:rsidRPr="00A8639A" w14:paraId="6BEE4BD5" w14:textId="77777777" w:rsidTr="006D7C07">
        <w:trPr>
          <w:cantSplit/>
        </w:trPr>
        <w:tc>
          <w:tcPr>
            <w:tcW w:w="606" w:type="dxa"/>
          </w:tcPr>
          <w:p w14:paraId="6DDCD132" w14:textId="77777777" w:rsidR="000A6B49" w:rsidRDefault="000A6B49" w:rsidP="007413DA">
            <w:r>
              <w:t>16</w:t>
            </w:r>
          </w:p>
        </w:tc>
        <w:tc>
          <w:tcPr>
            <w:tcW w:w="1194" w:type="dxa"/>
          </w:tcPr>
          <w:p w14:paraId="4B524AB3" w14:textId="77777777" w:rsidR="000A6B49" w:rsidRPr="00E3149E" w:rsidRDefault="000A6B49" w:rsidP="007413DA">
            <w:pPr>
              <w:rPr>
                <w:sz w:val="20"/>
              </w:rPr>
            </w:pPr>
            <w:r w:rsidRPr="00E3149E">
              <w:rPr>
                <w:sz w:val="20"/>
              </w:rPr>
              <w:t>W2</w:t>
            </w:r>
          </w:p>
        </w:tc>
        <w:tc>
          <w:tcPr>
            <w:tcW w:w="1530" w:type="dxa"/>
          </w:tcPr>
          <w:p w14:paraId="0C312867" w14:textId="77777777" w:rsidR="00DE5314" w:rsidRDefault="000A6B49" w:rsidP="007413DA">
            <w:pPr>
              <w:rPr>
                <w:sz w:val="20"/>
              </w:rPr>
            </w:pPr>
            <w:r w:rsidRPr="00E3149E">
              <w:rPr>
                <w:sz w:val="20"/>
              </w:rPr>
              <w:t xml:space="preserve">Sediment </w:t>
            </w:r>
          </w:p>
          <w:p w14:paraId="2F087F48" w14:textId="6E92AE2F" w:rsidR="000A6B49" w:rsidRPr="00E3149E" w:rsidRDefault="000A6B49" w:rsidP="007413DA">
            <w:pPr>
              <w:rPr>
                <w:sz w:val="20"/>
              </w:rPr>
            </w:pPr>
            <w:r w:rsidRPr="00E3149E">
              <w:rPr>
                <w:sz w:val="20"/>
              </w:rPr>
              <w:t>diagenesis</w:t>
            </w:r>
          </w:p>
        </w:tc>
        <w:tc>
          <w:tcPr>
            <w:tcW w:w="4158" w:type="dxa"/>
          </w:tcPr>
          <w:p w14:paraId="7407C738" w14:textId="4F55ABCE" w:rsidR="000A6B49" w:rsidRPr="001576AA" w:rsidRDefault="000A6B49" w:rsidP="007413DA">
            <w:pPr>
              <w:pStyle w:val="PlainText"/>
              <w:rPr>
                <w:rFonts w:ascii="Calibri" w:hAnsi="Calibri"/>
                <w:sz w:val="18"/>
                <w:szCs w:val="18"/>
              </w:rPr>
            </w:pPr>
            <w:r>
              <w:rPr>
                <w:rFonts w:ascii="Calibri" w:hAnsi="Calibri"/>
                <w:sz w:val="18"/>
                <w:szCs w:val="18"/>
              </w:rPr>
              <w:t xml:space="preserve">The input file for sediment diagenesis has been changed from </w:t>
            </w:r>
            <w:r w:rsidRPr="00843327">
              <w:rPr>
                <w:rFonts w:ascii="Calibri" w:hAnsi="Calibri"/>
                <w:b/>
                <w:bCs/>
                <w:sz w:val="18"/>
                <w:szCs w:val="18"/>
              </w:rPr>
              <w:t>w2_CEMA_input.npt</w:t>
            </w:r>
            <w:r>
              <w:rPr>
                <w:rFonts w:ascii="Calibri" w:hAnsi="Calibri"/>
                <w:sz w:val="18"/>
                <w:szCs w:val="18"/>
              </w:rPr>
              <w:t xml:space="preserve"> to </w:t>
            </w:r>
            <w:r w:rsidRPr="00843327">
              <w:rPr>
                <w:rFonts w:ascii="Calibri" w:hAnsi="Calibri"/>
                <w:b/>
                <w:bCs/>
                <w:sz w:val="18"/>
                <w:szCs w:val="18"/>
              </w:rPr>
              <w:t>w2_diagenesis.npt</w:t>
            </w:r>
            <w:r>
              <w:rPr>
                <w:rFonts w:ascii="Calibri" w:hAnsi="Calibri"/>
                <w:sz w:val="18"/>
                <w:szCs w:val="18"/>
              </w:rPr>
              <w:t xml:space="preserve"> for clarity of naming files. All output files have also been changed to include ‘Diagenesis’ as the first word and eliminating ‘CEMA’. For example</w:t>
            </w:r>
            <w:r w:rsidR="00280A03">
              <w:rPr>
                <w:rFonts w:ascii="Calibri" w:hAnsi="Calibri"/>
                <w:sz w:val="18"/>
                <w:szCs w:val="18"/>
              </w:rPr>
              <w:t>,</w:t>
            </w:r>
            <w:r>
              <w:rPr>
                <w:rFonts w:ascii="Calibri" w:hAnsi="Calibri"/>
                <w:sz w:val="18"/>
                <w:szCs w:val="18"/>
              </w:rPr>
              <w:t xml:space="preserve"> the file </w:t>
            </w:r>
            <w:proofErr w:type="spellStart"/>
            <w:r w:rsidRPr="00843327">
              <w:rPr>
                <w:rFonts w:ascii="Calibri" w:hAnsi="Calibri"/>
                <w:b/>
                <w:bCs/>
                <w:sz w:val="18"/>
                <w:szCs w:val="18"/>
              </w:rPr>
              <w:t>CEMALogFile.opt</w:t>
            </w:r>
            <w:proofErr w:type="spellEnd"/>
            <w:r>
              <w:rPr>
                <w:rFonts w:ascii="Calibri" w:hAnsi="Calibri"/>
                <w:sz w:val="18"/>
                <w:szCs w:val="18"/>
              </w:rPr>
              <w:t xml:space="preserve"> was changed to </w:t>
            </w:r>
            <w:proofErr w:type="spellStart"/>
            <w:r w:rsidRPr="00843327">
              <w:rPr>
                <w:rFonts w:ascii="Calibri" w:hAnsi="Calibri"/>
                <w:b/>
                <w:bCs/>
                <w:sz w:val="18"/>
                <w:szCs w:val="18"/>
              </w:rPr>
              <w:t>DiagenesisLogFile</w:t>
            </w:r>
            <w:r>
              <w:rPr>
                <w:rFonts w:ascii="Calibri" w:hAnsi="Calibri"/>
                <w:sz w:val="18"/>
                <w:szCs w:val="18"/>
              </w:rPr>
              <w:t>.</w:t>
            </w:r>
            <w:r w:rsidRPr="00843327">
              <w:rPr>
                <w:rFonts w:ascii="Calibri" w:hAnsi="Calibri"/>
                <w:b/>
                <w:bCs/>
                <w:sz w:val="18"/>
                <w:szCs w:val="18"/>
              </w:rPr>
              <w:t>opt</w:t>
            </w:r>
            <w:proofErr w:type="spellEnd"/>
            <w:r>
              <w:rPr>
                <w:rFonts w:ascii="Calibri" w:hAnsi="Calibri"/>
                <w:sz w:val="18"/>
                <w:szCs w:val="18"/>
              </w:rPr>
              <w:t>.</w:t>
            </w:r>
          </w:p>
        </w:tc>
        <w:tc>
          <w:tcPr>
            <w:tcW w:w="1512" w:type="dxa"/>
          </w:tcPr>
          <w:p w14:paraId="697295EB" w14:textId="77777777" w:rsidR="000A6B49" w:rsidRPr="00E3149E" w:rsidRDefault="000A6B49" w:rsidP="007413DA">
            <w:pPr>
              <w:rPr>
                <w:sz w:val="20"/>
              </w:rPr>
            </w:pPr>
            <w:r w:rsidRPr="00E3149E">
              <w:rPr>
                <w:sz w:val="20"/>
              </w:rPr>
              <w:t>7/1/2019</w:t>
            </w:r>
          </w:p>
        </w:tc>
      </w:tr>
      <w:tr w:rsidR="00511044" w:rsidRPr="00A8639A" w14:paraId="5A8050BC" w14:textId="77777777" w:rsidTr="006D7C07">
        <w:trPr>
          <w:cantSplit/>
        </w:trPr>
        <w:tc>
          <w:tcPr>
            <w:tcW w:w="606" w:type="dxa"/>
          </w:tcPr>
          <w:p w14:paraId="2FE02710" w14:textId="77777777" w:rsidR="00511044" w:rsidRDefault="00511044" w:rsidP="004114A9">
            <w:r>
              <w:t>17</w:t>
            </w:r>
          </w:p>
        </w:tc>
        <w:tc>
          <w:tcPr>
            <w:tcW w:w="1194" w:type="dxa"/>
          </w:tcPr>
          <w:p w14:paraId="45474DE1" w14:textId="77777777" w:rsidR="00511044" w:rsidRPr="00E3149E" w:rsidRDefault="00511044" w:rsidP="004114A9">
            <w:pPr>
              <w:rPr>
                <w:sz w:val="20"/>
              </w:rPr>
            </w:pPr>
            <w:r w:rsidRPr="00E3149E">
              <w:rPr>
                <w:sz w:val="20"/>
              </w:rPr>
              <w:t>W2</w:t>
            </w:r>
          </w:p>
        </w:tc>
        <w:tc>
          <w:tcPr>
            <w:tcW w:w="1530" w:type="dxa"/>
          </w:tcPr>
          <w:p w14:paraId="5B838C00" w14:textId="77777777" w:rsidR="00511044" w:rsidRPr="00E3149E" w:rsidRDefault="00511044" w:rsidP="004114A9">
            <w:pPr>
              <w:rPr>
                <w:sz w:val="20"/>
              </w:rPr>
            </w:pPr>
            <w:r w:rsidRPr="00E3149E">
              <w:rPr>
                <w:sz w:val="20"/>
              </w:rPr>
              <w:t>Withdrawal</w:t>
            </w:r>
          </w:p>
        </w:tc>
        <w:tc>
          <w:tcPr>
            <w:tcW w:w="4158" w:type="dxa"/>
          </w:tcPr>
          <w:p w14:paraId="609EBEFB" w14:textId="7E683FA5" w:rsidR="00511044" w:rsidRDefault="00511044" w:rsidP="004114A9">
            <w:pPr>
              <w:pStyle w:val="PlainText"/>
              <w:rPr>
                <w:rFonts w:ascii="Calibri" w:hAnsi="Calibri"/>
                <w:sz w:val="18"/>
                <w:szCs w:val="18"/>
              </w:rPr>
            </w:pPr>
            <w:r w:rsidRPr="006C6F47">
              <w:rPr>
                <w:rFonts w:ascii="Calibri" w:hAnsi="Calibri"/>
                <w:sz w:val="18"/>
                <w:szCs w:val="18"/>
              </w:rPr>
              <w:t>In the withdrawal subroutine, the kt index needed to be defined twice. Below is an example of the fix</w:t>
            </w:r>
            <w:r>
              <w:rPr>
                <w:rFonts w:ascii="Calibri" w:hAnsi="Calibri"/>
                <w:sz w:val="18"/>
                <w:szCs w:val="18"/>
              </w:rPr>
              <w:t xml:space="preserve"> in </w:t>
            </w:r>
            <w:r w:rsidR="00280A03">
              <w:rPr>
                <w:rFonts w:ascii="Calibri" w:hAnsi="Calibri"/>
                <w:sz w:val="18"/>
                <w:szCs w:val="18"/>
              </w:rPr>
              <w:t xml:space="preserve">two </w:t>
            </w:r>
            <w:r>
              <w:rPr>
                <w:rFonts w:ascii="Calibri" w:hAnsi="Calibri"/>
                <w:sz w:val="18"/>
                <w:szCs w:val="18"/>
              </w:rPr>
              <w:t>places</w:t>
            </w:r>
            <w:r w:rsidRPr="006C6F47">
              <w:rPr>
                <w:rFonts w:ascii="Calibri" w:hAnsi="Calibri"/>
                <w:sz w:val="18"/>
                <w:szCs w:val="18"/>
              </w:rPr>
              <w:t>:</w:t>
            </w:r>
          </w:p>
          <w:p w14:paraId="4AA88458" w14:textId="12762767" w:rsidR="00511044" w:rsidRPr="00843327" w:rsidRDefault="00511044" w:rsidP="005965C4">
            <w:pPr>
              <w:pStyle w:val="TableSamples"/>
            </w:pPr>
            <w:r w:rsidRPr="00843327">
              <w:rPr>
                <w:sz w:val="18"/>
                <w:szCs w:val="18"/>
              </w:rPr>
              <w:t>(</w:t>
            </w:r>
            <w:r w:rsidRPr="00843327">
              <w:t>1)</w:t>
            </w:r>
          </w:p>
          <w:p w14:paraId="3DE9F98A" w14:textId="77777777" w:rsidR="00511044" w:rsidRPr="00843327" w:rsidRDefault="00511044" w:rsidP="005965C4">
            <w:pPr>
              <w:pStyle w:val="TableSamples"/>
            </w:pPr>
            <w:proofErr w:type="gramStart"/>
            <w:r w:rsidRPr="00843327">
              <w:t>ELR  =</w:t>
            </w:r>
            <w:proofErr w:type="gramEnd"/>
            <w:r w:rsidRPr="00843327">
              <w:t xml:space="preserve"> SINA(JB)*DLX(ID)*0.5          ! CB 10/14/11</w:t>
            </w:r>
          </w:p>
          <w:p w14:paraId="5416E73E" w14:textId="77777777" w:rsidR="00511044" w:rsidRPr="00843327" w:rsidRDefault="00511044" w:rsidP="005965C4">
            <w:pPr>
              <w:pStyle w:val="TableSamples"/>
            </w:pPr>
            <w:r w:rsidRPr="00843327">
              <w:t xml:space="preserve">              WSEL = ELWS(ID)-ELR                </w:t>
            </w:r>
            <w:proofErr w:type="gramStart"/>
            <w:r w:rsidRPr="00843327">
              <w:t xml:space="preserve">  !</w:t>
            </w:r>
            <w:proofErr w:type="gramEnd"/>
            <w:r w:rsidRPr="00843327">
              <w:t xml:space="preserve"> CB 10/14/11</w:t>
            </w:r>
          </w:p>
          <w:p w14:paraId="0DB213A3" w14:textId="77777777" w:rsidR="00511044" w:rsidRPr="00843327" w:rsidRDefault="00511044" w:rsidP="005965C4">
            <w:pPr>
              <w:pStyle w:val="TableSamples"/>
            </w:pPr>
            <w:r w:rsidRPr="00843327">
              <w:t xml:space="preserve">              </w:t>
            </w:r>
            <w:r w:rsidRPr="00843327">
              <w:rPr>
                <w:highlight w:val="yellow"/>
              </w:rPr>
              <w:t>kt=</w:t>
            </w:r>
            <w:proofErr w:type="spellStart"/>
            <w:r w:rsidRPr="00843327">
              <w:rPr>
                <w:highlight w:val="yellow"/>
              </w:rPr>
              <w:t>ktwb</w:t>
            </w:r>
            <w:proofErr w:type="spellEnd"/>
            <w:r w:rsidRPr="00843327">
              <w:rPr>
                <w:highlight w:val="yellow"/>
              </w:rPr>
              <w:t>(</w:t>
            </w:r>
            <w:proofErr w:type="spellStart"/>
            <w:proofErr w:type="gramStart"/>
            <w:r w:rsidRPr="00843327">
              <w:rPr>
                <w:highlight w:val="yellow"/>
              </w:rPr>
              <w:t>jw</w:t>
            </w:r>
            <w:proofErr w:type="spellEnd"/>
            <w:r w:rsidRPr="00843327">
              <w:rPr>
                <w:highlight w:val="yellow"/>
              </w:rPr>
              <w:t xml:space="preserve">)   </w:t>
            </w:r>
            <w:proofErr w:type="gramEnd"/>
            <w:r w:rsidRPr="00843327">
              <w:rPr>
                <w:highlight w:val="yellow"/>
              </w:rPr>
              <w:t xml:space="preserve">   ! </w:t>
            </w:r>
            <w:proofErr w:type="spellStart"/>
            <w:r w:rsidRPr="00843327">
              <w:rPr>
                <w:highlight w:val="yellow"/>
              </w:rPr>
              <w:t>cb</w:t>
            </w:r>
            <w:proofErr w:type="spellEnd"/>
            <w:r w:rsidRPr="00843327">
              <w:rPr>
                <w:highlight w:val="yellow"/>
              </w:rPr>
              <w:t xml:space="preserve"> 07/24/19</w:t>
            </w:r>
          </w:p>
          <w:p w14:paraId="03A80D17" w14:textId="77777777" w:rsidR="00511044" w:rsidRPr="00843327" w:rsidRDefault="00511044" w:rsidP="005965C4">
            <w:pPr>
              <w:pStyle w:val="TableSamples"/>
            </w:pPr>
            <w:r w:rsidRPr="00843327">
              <w:t xml:space="preserve">              CALL DOWNSTREAM_WITHDRAWAL_ESTIMATE(JSTSPLT(J,1</w:t>
            </w:r>
            <w:proofErr w:type="gramStart"/>
            <w:r w:rsidRPr="00843327">
              <w:t>),TEMPTOP</w:t>
            </w:r>
            <w:proofErr w:type="gramEnd"/>
            <w:r w:rsidRPr="00843327">
              <w:t>,ESTR(JSTSPLT(J,1),TSPLTJB(J)))</w:t>
            </w:r>
          </w:p>
          <w:p w14:paraId="610AD9A9" w14:textId="77777777" w:rsidR="00511044" w:rsidRPr="00843327" w:rsidRDefault="00511044" w:rsidP="005965C4">
            <w:pPr>
              <w:pStyle w:val="TableSamples"/>
            </w:pPr>
          </w:p>
          <w:p w14:paraId="784D0BF9" w14:textId="77777777" w:rsidR="00511044" w:rsidRPr="00843327" w:rsidRDefault="00511044" w:rsidP="005965C4">
            <w:pPr>
              <w:pStyle w:val="TableSamples"/>
            </w:pPr>
            <w:r w:rsidRPr="00843327">
              <w:t>(2)</w:t>
            </w:r>
          </w:p>
          <w:p w14:paraId="3ED138A8" w14:textId="77777777" w:rsidR="00511044" w:rsidRPr="00843327" w:rsidRDefault="00511044" w:rsidP="005965C4">
            <w:pPr>
              <w:pStyle w:val="TableSamples"/>
            </w:pPr>
            <w:r w:rsidRPr="00843327">
              <w:t xml:space="preserve">WSEL = ELWS(IWD(JWD))-ELR                </w:t>
            </w:r>
            <w:proofErr w:type="gramStart"/>
            <w:r w:rsidRPr="00843327">
              <w:t xml:space="preserve">  !</w:t>
            </w:r>
            <w:proofErr w:type="gramEnd"/>
            <w:r w:rsidRPr="00843327">
              <w:t xml:space="preserve"> CB 10/14/11</w:t>
            </w:r>
          </w:p>
          <w:p w14:paraId="7B775FC4" w14:textId="77777777" w:rsidR="00511044" w:rsidRPr="00843327" w:rsidRDefault="00511044" w:rsidP="005965C4">
            <w:pPr>
              <w:pStyle w:val="TableSamples"/>
            </w:pPr>
            <w:r w:rsidRPr="00843327">
              <w:t xml:space="preserve">               I=IWD(JWD)</w:t>
            </w:r>
          </w:p>
          <w:p w14:paraId="2DA1E122" w14:textId="77777777" w:rsidR="00511044" w:rsidRPr="00843327" w:rsidRDefault="00511044" w:rsidP="005965C4">
            <w:pPr>
              <w:pStyle w:val="TableSamples"/>
            </w:pPr>
            <w:r w:rsidRPr="00843327">
              <w:t xml:space="preserve">               </w:t>
            </w:r>
            <w:r w:rsidRPr="00843327">
              <w:rPr>
                <w:highlight w:val="yellow"/>
              </w:rPr>
              <w:t>kt=</w:t>
            </w:r>
            <w:proofErr w:type="spellStart"/>
            <w:r w:rsidRPr="00843327">
              <w:rPr>
                <w:highlight w:val="yellow"/>
              </w:rPr>
              <w:t>ktwb</w:t>
            </w:r>
            <w:proofErr w:type="spellEnd"/>
            <w:r w:rsidRPr="00843327">
              <w:rPr>
                <w:highlight w:val="yellow"/>
              </w:rPr>
              <w:t>(</w:t>
            </w:r>
            <w:proofErr w:type="spellStart"/>
            <w:proofErr w:type="gramStart"/>
            <w:r w:rsidRPr="00843327">
              <w:rPr>
                <w:highlight w:val="yellow"/>
              </w:rPr>
              <w:t>jjw</w:t>
            </w:r>
            <w:proofErr w:type="spellEnd"/>
            <w:r w:rsidRPr="00843327">
              <w:rPr>
                <w:highlight w:val="yellow"/>
              </w:rPr>
              <w:t xml:space="preserve">)   </w:t>
            </w:r>
            <w:proofErr w:type="gramEnd"/>
            <w:r w:rsidRPr="00843327">
              <w:rPr>
                <w:highlight w:val="yellow"/>
              </w:rPr>
              <w:t xml:space="preserve">   ! </w:t>
            </w:r>
            <w:proofErr w:type="spellStart"/>
            <w:r w:rsidRPr="00843327">
              <w:rPr>
                <w:highlight w:val="yellow"/>
              </w:rPr>
              <w:t>cb</w:t>
            </w:r>
            <w:proofErr w:type="spellEnd"/>
            <w:r w:rsidRPr="00843327">
              <w:rPr>
                <w:highlight w:val="yellow"/>
              </w:rPr>
              <w:t xml:space="preserve"> 07/24/19</w:t>
            </w:r>
          </w:p>
          <w:p w14:paraId="4F06D021" w14:textId="63BCC105" w:rsidR="00511044" w:rsidRPr="006C6F47" w:rsidRDefault="00511044" w:rsidP="005965C4">
            <w:pPr>
              <w:pStyle w:val="TableSamples"/>
              <w:rPr>
                <w:sz w:val="12"/>
                <w:szCs w:val="10"/>
              </w:rPr>
            </w:pPr>
            <w:r w:rsidRPr="00843327">
              <w:t xml:space="preserve">               CALL LATERAL_WITHDRAWAL_ESTIMATE(JSTSPLT(J,1</w:t>
            </w:r>
            <w:proofErr w:type="gramStart"/>
            <w:r w:rsidRPr="00843327">
              <w:t>),TEMPTOP</w:t>
            </w:r>
            <w:proofErr w:type="gramEnd"/>
            <w:r w:rsidRPr="00843327">
              <w:t>,EWD(JSTSPLT(J,1)))</w:t>
            </w:r>
            <w:r w:rsidRPr="006C6F47">
              <w:rPr>
                <w:sz w:val="12"/>
                <w:szCs w:val="10"/>
              </w:rPr>
              <w:t xml:space="preserve">       </w:t>
            </w:r>
          </w:p>
        </w:tc>
        <w:tc>
          <w:tcPr>
            <w:tcW w:w="1512" w:type="dxa"/>
          </w:tcPr>
          <w:p w14:paraId="536B67F7" w14:textId="77777777" w:rsidR="00511044" w:rsidRPr="00E3149E" w:rsidRDefault="00511044" w:rsidP="004114A9">
            <w:pPr>
              <w:rPr>
                <w:sz w:val="20"/>
              </w:rPr>
            </w:pPr>
            <w:r w:rsidRPr="00E3149E">
              <w:rPr>
                <w:sz w:val="20"/>
              </w:rPr>
              <w:t>8/1/2019</w:t>
            </w:r>
          </w:p>
        </w:tc>
      </w:tr>
      <w:tr w:rsidR="000A6B49" w:rsidRPr="00A8639A" w14:paraId="31008F6A" w14:textId="77777777" w:rsidTr="006D7C07">
        <w:trPr>
          <w:cantSplit/>
        </w:trPr>
        <w:tc>
          <w:tcPr>
            <w:tcW w:w="606" w:type="dxa"/>
          </w:tcPr>
          <w:p w14:paraId="07A62C9E" w14:textId="3D2C379A" w:rsidR="000A6B49" w:rsidRDefault="008D3F69" w:rsidP="007413DA">
            <w:r>
              <w:lastRenderedPageBreak/>
              <w:t>18</w:t>
            </w:r>
          </w:p>
        </w:tc>
        <w:tc>
          <w:tcPr>
            <w:tcW w:w="1194" w:type="dxa"/>
          </w:tcPr>
          <w:p w14:paraId="0D0A6798" w14:textId="6478E6FE" w:rsidR="000A6B49" w:rsidRPr="00E3149E" w:rsidRDefault="008D3F69" w:rsidP="007413DA">
            <w:pPr>
              <w:rPr>
                <w:sz w:val="20"/>
              </w:rPr>
            </w:pPr>
            <w:r w:rsidRPr="00E3149E">
              <w:rPr>
                <w:sz w:val="20"/>
              </w:rPr>
              <w:t>W2</w:t>
            </w:r>
          </w:p>
        </w:tc>
        <w:tc>
          <w:tcPr>
            <w:tcW w:w="1530" w:type="dxa"/>
          </w:tcPr>
          <w:p w14:paraId="6334DC8D" w14:textId="16B9A983" w:rsidR="000A6B49" w:rsidRPr="00E3149E" w:rsidRDefault="008D3F69" w:rsidP="007413DA">
            <w:pPr>
              <w:rPr>
                <w:sz w:val="20"/>
              </w:rPr>
            </w:pPr>
            <w:r w:rsidRPr="00E3149E">
              <w:rPr>
                <w:sz w:val="20"/>
              </w:rPr>
              <w:t>Branch inactive</w:t>
            </w:r>
          </w:p>
        </w:tc>
        <w:tc>
          <w:tcPr>
            <w:tcW w:w="4158" w:type="dxa"/>
          </w:tcPr>
          <w:p w14:paraId="7DFDFF1C" w14:textId="14DAA1C7" w:rsidR="000A6B49" w:rsidRDefault="008D3F69" w:rsidP="007413DA">
            <w:pPr>
              <w:pStyle w:val="PlainText"/>
              <w:rPr>
                <w:rFonts w:ascii="Calibri" w:hAnsi="Calibri"/>
                <w:sz w:val="18"/>
                <w:szCs w:val="16"/>
              </w:rPr>
            </w:pPr>
            <w:r>
              <w:rPr>
                <w:rFonts w:ascii="Calibri" w:hAnsi="Calibri"/>
                <w:sz w:val="18"/>
                <w:szCs w:val="16"/>
              </w:rPr>
              <w:t>The BR_INACTIVE flag that skips output i</w:t>
            </w:r>
            <w:r w:rsidR="00293D18">
              <w:rPr>
                <w:rFonts w:ascii="Calibri" w:hAnsi="Calibri"/>
                <w:sz w:val="18"/>
                <w:szCs w:val="16"/>
              </w:rPr>
              <w:t>n</w:t>
            </w:r>
            <w:r>
              <w:rPr>
                <w:rFonts w:ascii="Calibri" w:hAnsi="Calibri"/>
                <w:sz w:val="18"/>
                <w:szCs w:val="16"/>
              </w:rPr>
              <w:t xml:space="preserve"> a branch </w:t>
            </w:r>
            <w:r w:rsidR="00293D18">
              <w:rPr>
                <w:rFonts w:ascii="Calibri" w:hAnsi="Calibri"/>
                <w:sz w:val="18"/>
                <w:szCs w:val="16"/>
              </w:rPr>
              <w:t xml:space="preserve">that </w:t>
            </w:r>
            <w:r>
              <w:rPr>
                <w:rFonts w:ascii="Calibri" w:hAnsi="Calibri"/>
                <w:sz w:val="18"/>
                <w:szCs w:val="16"/>
              </w:rPr>
              <w:t>was inactive was dimensioned with the wrong variable for the CPL output (Tecplot output). This has been corrected.</w:t>
            </w:r>
          </w:p>
        </w:tc>
        <w:tc>
          <w:tcPr>
            <w:tcW w:w="1512" w:type="dxa"/>
          </w:tcPr>
          <w:p w14:paraId="1430D8F9" w14:textId="208A7F6F" w:rsidR="000A6B49" w:rsidRPr="00E3149E" w:rsidRDefault="008D3F69" w:rsidP="007413DA">
            <w:pPr>
              <w:rPr>
                <w:sz w:val="20"/>
              </w:rPr>
            </w:pPr>
            <w:r w:rsidRPr="00E3149E">
              <w:rPr>
                <w:sz w:val="20"/>
              </w:rPr>
              <w:t>8/27/2019</w:t>
            </w:r>
          </w:p>
        </w:tc>
      </w:tr>
      <w:tr w:rsidR="000A6B49" w:rsidRPr="00A8639A" w14:paraId="351BCB06" w14:textId="77777777" w:rsidTr="006D7C07">
        <w:trPr>
          <w:cantSplit/>
        </w:trPr>
        <w:tc>
          <w:tcPr>
            <w:tcW w:w="606" w:type="dxa"/>
          </w:tcPr>
          <w:p w14:paraId="7D8AAFDE" w14:textId="62222665" w:rsidR="000A6B49" w:rsidRDefault="008D3F69" w:rsidP="007413DA">
            <w:r>
              <w:t>19</w:t>
            </w:r>
          </w:p>
        </w:tc>
        <w:tc>
          <w:tcPr>
            <w:tcW w:w="1194" w:type="dxa"/>
          </w:tcPr>
          <w:p w14:paraId="4C89DA19" w14:textId="3AA27D48" w:rsidR="000A6B49" w:rsidRPr="00E3149E" w:rsidRDefault="008D3F69" w:rsidP="007413DA">
            <w:pPr>
              <w:rPr>
                <w:sz w:val="20"/>
              </w:rPr>
            </w:pPr>
            <w:r w:rsidRPr="00E3149E">
              <w:rPr>
                <w:sz w:val="20"/>
              </w:rPr>
              <w:t>W2</w:t>
            </w:r>
          </w:p>
        </w:tc>
        <w:tc>
          <w:tcPr>
            <w:tcW w:w="1530" w:type="dxa"/>
          </w:tcPr>
          <w:p w14:paraId="5F80D410" w14:textId="1648EDB6" w:rsidR="000A6B49" w:rsidRPr="00E3149E" w:rsidRDefault="008D3F69" w:rsidP="007413DA">
            <w:pPr>
              <w:rPr>
                <w:sz w:val="20"/>
              </w:rPr>
            </w:pPr>
            <w:r w:rsidRPr="00E3149E">
              <w:rPr>
                <w:sz w:val="20"/>
              </w:rPr>
              <w:t>Tecplot Branch</w:t>
            </w:r>
          </w:p>
        </w:tc>
        <w:tc>
          <w:tcPr>
            <w:tcW w:w="4158" w:type="dxa"/>
          </w:tcPr>
          <w:p w14:paraId="6C5441A0" w14:textId="3DDBCC97" w:rsidR="000A6B49" w:rsidRPr="00AA2A32" w:rsidRDefault="008D3F6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There is a new input file to specify what branches the user wants for Tecplot output, called </w:t>
            </w:r>
            <w:r w:rsidRPr="00843327">
              <w:rPr>
                <w:rFonts w:asciiTheme="minorHAnsi" w:hAnsiTheme="minorHAnsi" w:cstheme="minorHAnsi"/>
                <w:b/>
                <w:bCs/>
                <w:sz w:val="18"/>
                <w:szCs w:val="16"/>
              </w:rPr>
              <w:t>TecplotBr.csv</w:t>
            </w:r>
            <w:r>
              <w:rPr>
                <w:rFonts w:asciiTheme="minorHAnsi" w:hAnsiTheme="minorHAnsi" w:cstheme="minorHAnsi"/>
                <w:sz w:val="18"/>
                <w:szCs w:val="16"/>
              </w:rPr>
              <w:t>. This allows the user to only pick some of the branches rather than all of them for Tecplot output.</w:t>
            </w:r>
          </w:p>
        </w:tc>
        <w:tc>
          <w:tcPr>
            <w:tcW w:w="1512" w:type="dxa"/>
          </w:tcPr>
          <w:p w14:paraId="776692D4" w14:textId="34D01D1C" w:rsidR="000A6B49" w:rsidRPr="00E3149E" w:rsidRDefault="008D3F69" w:rsidP="007413DA">
            <w:pPr>
              <w:rPr>
                <w:sz w:val="20"/>
              </w:rPr>
            </w:pPr>
            <w:r w:rsidRPr="00E3149E">
              <w:rPr>
                <w:sz w:val="20"/>
              </w:rPr>
              <w:t>8/27/2019</w:t>
            </w:r>
          </w:p>
        </w:tc>
      </w:tr>
      <w:tr w:rsidR="000A6B49" w:rsidRPr="00A8639A" w14:paraId="17DBFF0D" w14:textId="77777777" w:rsidTr="006D7C07">
        <w:trPr>
          <w:cantSplit/>
        </w:trPr>
        <w:tc>
          <w:tcPr>
            <w:tcW w:w="606" w:type="dxa"/>
          </w:tcPr>
          <w:p w14:paraId="06487056" w14:textId="2F904B8C" w:rsidR="000A6B49" w:rsidRDefault="00BF7B69" w:rsidP="007413DA">
            <w:r>
              <w:t>20</w:t>
            </w:r>
          </w:p>
        </w:tc>
        <w:tc>
          <w:tcPr>
            <w:tcW w:w="1194" w:type="dxa"/>
          </w:tcPr>
          <w:p w14:paraId="240A4DD7" w14:textId="4E5A7551" w:rsidR="000A6B49" w:rsidRPr="00E3149E" w:rsidRDefault="00BF7B69" w:rsidP="007413DA">
            <w:pPr>
              <w:rPr>
                <w:sz w:val="20"/>
              </w:rPr>
            </w:pPr>
            <w:r w:rsidRPr="00E3149E">
              <w:rPr>
                <w:sz w:val="20"/>
              </w:rPr>
              <w:t>Prew2</w:t>
            </w:r>
          </w:p>
        </w:tc>
        <w:tc>
          <w:tcPr>
            <w:tcW w:w="1530" w:type="dxa"/>
          </w:tcPr>
          <w:p w14:paraId="3A58E63B" w14:textId="4748DB43" w:rsidR="000A6B49" w:rsidRPr="00E3149E" w:rsidRDefault="00BF7B69" w:rsidP="007413DA">
            <w:pPr>
              <w:rPr>
                <w:sz w:val="20"/>
              </w:rPr>
            </w:pPr>
            <w:r w:rsidRPr="00E3149E">
              <w:rPr>
                <w:sz w:val="20"/>
              </w:rPr>
              <w:t>False warning</w:t>
            </w:r>
          </w:p>
        </w:tc>
        <w:tc>
          <w:tcPr>
            <w:tcW w:w="4158" w:type="dxa"/>
          </w:tcPr>
          <w:p w14:paraId="1EBC8E40" w14:textId="448D1FA3" w:rsidR="000A6B49" w:rsidRDefault="00BF7B69" w:rsidP="007413DA">
            <w:pPr>
              <w:pStyle w:val="PlainText"/>
              <w:rPr>
                <w:rFonts w:ascii="Calibri" w:hAnsi="Calibri"/>
                <w:sz w:val="18"/>
                <w:szCs w:val="16"/>
              </w:rPr>
            </w:pPr>
            <w:r>
              <w:rPr>
                <w:rFonts w:ascii="Calibri" w:hAnsi="Calibri"/>
                <w:sz w:val="18"/>
                <w:szCs w:val="16"/>
              </w:rPr>
              <w:t>A false warning was sometimes activated for pipes</w:t>
            </w:r>
            <w:r w:rsidR="00515981">
              <w:rPr>
                <w:rFonts w:ascii="Calibri" w:hAnsi="Calibri"/>
                <w:sz w:val="18"/>
                <w:szCs w:val="16"/>
              </w:rPr>
              <w:t xml:space="preserve"> for DYNPIPE when in fact was ON or OFF as required. </w:t>
            </w:r>
            <w:r>
              <w:rPr>
                <w:rFonts w:ascii="Calibri" w:hAnsi="Calibri"/>
                <w:sz w:val="18"/>
                <w:szCs w:val="16"/>
              </w:rPr>
              <w:t>This was fixed</w:t>
            </w:r>
            <w:r w:rsidR="00515981">
              <w:rPr>
                <w:rFonts w:ascii="Calibri" w:hAnsi="Calibri"/>
                <w:sz w:val="18"/>
                <w:szCs w:val="16"/>
              </w:rPr>
              <w:t xml:space="preserve">. Below is final code fix: </w:t>
            </w:r>
          </w:p>
          <w:p w14:paraId="1EEE7D61" w14:textId="77777777" w:rsidR="00BF7B69" w:rsidRPr="00843327" w:rsidRDefault="00BF7B69" w:rsidP="00BF7B69">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8"/>
                <w:szCs w:val="18"/>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 xml:space="preserve"> ((DYNPIPE(JP) /= </w:t>
            </w:r>
            <w:r w:rsidRPr="00843327">
              <w:rPr>
                <w:rFonts w:ascii="Courier New" w:hAnsi="Courier New" w:cs="Courier New"/>
                <w:snapToGrid/>
                <w:color w:val="A31515"/>
                <w:sz w:val="16"/>
                <w:szCs w:val="16"/>
              </w:rPr>
              <w:t>'      ON'</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 xml:space="preserve">AND. (DYNPIPE(JP) /= </w:t>
            </w:r>
            <w:r w:rsidRPr="00843327">
              <w:rPr>
                <w:rFonts w:ascii="Courier New" w:hAnsi="Courier New" w:cs="Courier New"/>
                <w:snapToGrid/>
                <w:color w:val="A31515"/>
                <w:sz w:val="16"/>
                <w:szCs w:val="16"/>
              </w:rPr>
              <w:t>'     OFF'</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THEN</w:t>
            </w:r>
          </w:p>
          <w:p w14:paraId="3E4CB84C" w14:textId="77777777" w:rsidR="00BF7B69" w:rsidRPr="00843327" w:rsidRDefault="00BF7B69" w:rsidP="00BF7B69">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ERRORS</w:t>
            </w:r>
          </w:p>
          <w:p w14:paraId="7F8536F4" w14:textId="20470F15" w:rsidR="00BF7B69" w:rsidRDefault="00BF7B69" w:rsidP="00BF7B69">
            <w:pPr>
              <w:pStyle w:val="PlainText"/>
              <w:rPr>
                <w:rFonts w:ascii="Calibri" w:hAnsi="Calibri"/>
                <w:sz w:val="18"/>
                <w:szCs w:val="16"/>
              </w:rPr>
            </w:pPr>
            <w:r w:rsidRPr="00843327">
              <w:rPr>
                <w:snapToGrid/>
                <w:color w:val="000000"/>
                <w:sz w:val="16"/>
                <w:szCs w:val="16"/>
              </w:rPr>
              <w:t xml:space="preserve">      </w:t>
            </w:r>
            <w:r w:rsidRPr="00843327">
              <w:rPr>
                <w:snapToGrid/>
                <w:color w:val="0000FF"/>
                <w:sz w:val="16"/>
                <w:szCs w:val="16"/>
              </w:rPr>
              <w:t>WRITE</w:t>
            </w:r>
            <w:r w:rsidRPr="00843327">
              <w:rPr>
                <w:snapToGrid/>
                <w:color w:val="000000"/>
                <w:sz w:val="16"/>
                <w:szCs w:val="16"/>
              </w:rPr>
              <w:t xml:space="preserve"> (</w:t>
            </w:r>
            <w:proofErr w:type="gramStart"/>
            <w:r w:rsidRPr="00843327">
              <w:rPr>
                <w:snapToGrid/>
                <w:color w:val="000000"/>
                <w:sz w:val="16"/>
                <w:szCs w:val="16"/>
              </w:rPr>
              <w:t>ERR,FMTI</w:t>
            </w:r>
            <w:proofErr w:type="gramEnd"/>
            <w:r w:rsidRPr="00843327">
              <w:rPr>
                <w:snapToGrid/>
                <w:color w:val="000000"/>
                <w:sz w:val="16"/>
                <w:szCs w:val="16"/>
              </w:rPr>
              <w:t xml:space="preserve">) </w:t>
            </w:r>
            <w:r w:rsidRPr="00843327">
              <w:rPr>
                <w:snapToGrid/>
                <w:color w:val="A31515"/>
                <w:sz w:val="16"/>
                <w:szCs w:val="16"/>
              </w:rPr>
              <w:t>'Pipe DYNAMIC PIPE control [DYNPIPE='</w:t>
            </w:r>
            <w:r w:rsidRPr="00843327">
              <w:rPr>
                <w:snapToGrid/>
                <w:color w:val="000000"/>
                <w:sz w:val="16"/>
                <w:szCs w:val="16"/>
              </w:rPr>
              <w:t>//DYNPIPE(JP)(4:8)//</w:t>
            </w:r>
            <w:r w:rsidRPr="00843327">
              <w:rPr>
                <w:snapToGrid/>
                <w:color w:val="A31515"/>
                <w:sz w:val="16"/>
                <w:szCs w:val="16"/>
              </w:rPr>
              <w:t>'] must be either "ON" or "OFF" for pipe</w:t>
            </w:r>
          </w:p>
        </w:tc>
        <w:tc>
          <w:tcPr>
            <w:tcW w:w="1512" w:type="dxa"/>
          </w:tcPr>
          <w:p w14:paraId="349A2075" w14:textId="69C6B157" w:rsidR="000A6B49" w:rsidRPr="00E3149E" w:rsidRDefault="00BF7B69" w:rsidP="007413DA">
            <w:pPr>
              <w:rPr>
                <w:sz w:val="20"/>
              </w:rPr>
            </w:pPr>
            <w:r w:rsidRPr="00E3149E">
              <w:rPr>
                <w:sz w:val="20"/>
              </w:rPr>
              <w:t>8/27/2019</w:t>
            </w:r>
          </w:p>
        </w:tc>
      </w:tr>
      <w:tr w:rsidR="000A6B49" w:rsidRPr="00A8639A" w14:paraId="791C848A" w14:textId="77777777" w:rsidTr="006D7C07">
        <w:trPr>
          <w:cantSplit/>
        </w:trPr>
        <w:tc>
          <w:tcPr>
            <w:tcW w:w="606" w:type="dxa"/>
          </w:tcPr>
          <w:p w14:paraId="6DD44154" w14:textId="6626199A" w:rsidR="000A6B49" w:rsidRDefault="00500BDE" w:rsidP="007413DA">
            <w:r>
              <w:t>21</w:t>
            </w:r>
          </w:p>
        </w:tc>
        <w:tc>
          <w:tcPr>
            <w:tcW w:w="1194" w:type="dxa"/>
          </w:tcPr>
          <w:p w14:paraId="02DB28C8" w14:textId="4D3F6B94" w:rsidR="000A6B49" w:rsidRPr="00E3149E" w:rsidRDefault="00500BDE" w:rsidP="007413DA">
            <w:pPr>
              <w:rPr>
                <w:sz w:val="20"/>
              </w:rPr>
            </w:pPr>
            <w:r w:rsidRPr="00E3149E">
              <w:rPr>
                <w:sz w:val="20"/>
              </w:rPr>
              <w:t>W2</w:t>
            </w:r>
          </w:p>
        </w:tc>
        <w:tc>
          <w:tcPr>
            <w:tcW w:w="1530" w:type="dxa"/>
          </w:tcPr>
          <w:p w14:paraId="2CB83E79" w14:textId="34E11EFC" w:rsidR="000A6B49" w:rsidRPr="005965C4" w:rsidRDefault="00FB1EC9" w:rsidP="007413DA">
            <w:pPr>
              <w:rPr>
                <w:b/>
                <w:bCs/>
                <w:sz w:val="20"/>
              </w:rPr>
            </w:pPr>
            <w:proofErr w:type="spellStart"/>
            <w:r w:rsidRPr="005965C4">
              <w:rPr>
                <w:b/>
                <w:bCs/>
                <w:sz w:val="20"/>
              </w:rPr>
              <w:t>s</w:t>
            </w:r>
            <w:r w:rsidR="00500BDE" w:rsidRPr="005965C4">
              <w:rPr>
                <w:b/>
                <w:bCs/>
                <w:sz w:val="20"/>
              </w:rPr>
              <w:t>tr_br</w:t>
            </w:r>
            <w:r w:rsidRPr="005965C4">
              <w:rPr>
                <w:b/>
                <w:bCs/>
                <w:sz w:val="20"/>
              </w:rPr>
              <w:t>X.opt</w:t>
            </w:r>
            <w:proofErr w:type="spellEnd"/>
          </w:p>
        </w:tc>
        <w:tc>
          <w:tcPr>
            <w:tcW w:w="4158" w:type="dxa"/>
          </w:tcPr>
          <w:p w14:paraId="33417C2E" w14:textId="3DFD853C" w:rsidR="000A6B49" w:rsidRDefault="00500BDE" w:rsidP="007413DA">
            <w:pPr>
              <w:pStyle w:val="PlainText"/>
              <w:rPr>
                <w:rFonts w:ascii="Calibri" w:hAnsi="Calibri"/>
                <w:sz w:val="18"/>
                <w:szCs w:val="16"/>
              </w:rPr>
            </w:pPr>
            <w:r>
              <w:rPr>
                <w:rFonts w:ascii="Calibri" w:hAnsi="Calibri"/>
                <w:sz w:val="18"/>
                <w:szCs w:val="16"/>
              </w:rPr>
              <w:t>Structure output file</w:t>
            </w:r>
            <w:r w:rsidR="00FB1EC9">
              <w:rPr>
                <w:rFonts w:ascii="Calibri" w:hAnsi="Calibri"/>
                <w:sz w:val="18"/>
                <w:szCs w:val="16"/>
              </w:rPr>
              <w:t xml:space="preserve">, </w:t>
            </w:r>
            <w:proofErr w:type="spellStart"/>
            <w:r w:rsidR="00FB1EC9" w:rsidRPr="00843327">
              <w:rPr>
                <w:rFonts w:ascii="Calibri" w:hAnsi="Calibri"/>
                <w:b/>
                <w:bCs/>
                <w:sz w:val="18"/>
                <w:szCs w:val="16"/>
              </w:rPr>
              <w:t>str_brX.opt</w:t>
            </w:r>
            <w:proofErr w:type="spellEnd"/>
            <w:r w:rsidR="00FB1EC9">
              <w:rPr>
                <w:rFonts w:ascii="Calibri" w:hAnsi="Calibri"/>
                <w:sz w:val="18"/>
                <w:szCs w:val="16"/>
              </w:rPr>
              <w:t>,</w:t>
            </w:r>
            <w:r>
              <w:rPr>
                <w:rFonts w:ascii="Calibri" w:hAnsi="Calibri"/>
                <w:sz w:val="18"/>
                <w:szCs w:val="16"/>
              </w:rPr>
              <w:t xml:space="preserve"> for automatic port selection was changed from a text delimited *.opt file to a comma delimited *.csv file</w:t>
            </w:r>
          </w:p>
        </w:tc>
        <w:tc>
          <w:tcPr>
            <w:tcW w:w="1512" w:type="dxa"/>
          </w:tcPr>
          <w:p w14:paraId="7245C17B" w14:textId="068CCF77" w:rsidR="000A6B49" w:rsidRPr="00E3149E" w:rsidRDefault="00500BDE" w:rsidP="007413DA">
            <w:pPr>
              <w:rPr>
                <w:sz w:val="20"/>
              </w:rPr>
            </w:pPr>
            <w:r w:rsidRPr="00E3149E">
              <w:rPr>
                <w:sz w:val="20"/>
              </w:rPr>
              <w:t>8/28/2019</w:t>
            </w:r>
          </w:p>
        </w:tc>
      </w:tr>
      <w:tr w:rsidR="000A6B49" w:rsidRPr="00A8639A" w14:paraId="7349AC8D" w14:textId="77777777" w:rsidTr="006D7C07">
        <w:trPr>
          <w:cantSplit/>
        </w:trPr>
        <w:tc>
          <w:tcPr>
            <w:tcW w:w="606" w:type="dxa"/>
          </w:tcPr>
          <w:p w14:paraId="5615A1E2" w14:textId="3F2713F6" w:rsidR="000A6B49" w:rsidRDefault="00CD2AF4" w:rsidP="007413DA">
            <w:r>
              <w:t>22</w:t>
            </w:r>
          </w:p>
        </w:tc>
        <w:tc>
          <w:tcPr>
            <w:tcW w:w="1194" w:type="dxa"/>
          </w:tcPr>
          <w:p w14:paraId="16F04FC5" w14:textId="794B05B0" w:rsidR="000A6B49" w:rsidRPr="00E3149E" w:rsidRDefault="00CD2AF4" w:rsidP="007413DA">
            <w:pPr>
              <w:rPr>
                <w:sz w:val="20"/>
              </w:rPr>
            </w:pPr>
            <w:r w:rsidRPr="00E3149E">
              <w:rPr>
                <w:sz w:val="20"/>
              </w:rPr>
              <w:t>W2</w:t>
            </w:r>
          </w:p>
        </w:tc>
        <w:tc>
          <w:tcPr>
            <w:tcW w:w="1530" w:type="dxa"/>
          </w:tcPr>
          <w:p w14:paraId="1C30E4ED" w14:textId="18DBE5C3" w:rsidR="000A6B49" w:rsidRPr="00E3149E" w:rsidRDefault="00CD2AF4" w:rsidP="007413DA">
            <w:pPr>
              <w:rPr>
                <w:sz w:val="20"/>
              </w:rPr>
            </w:pPr>
            <w:r w:rsidRPr="00E3149E">
              <w:rPr>
                <w:sz w:val="20"/>
              </w:rPr>
              <w:t>Auto Port Selection</w:t>
            </w:r>
          </w:p>
        </w:tc>
        <w:tc>
          <w:tcPr>
            <w:tcW w:w="4158" w:type="dxa"/>
          </w:tcPr>
          <w:p w14:paraId="1ACB1FF5" w14:textId="77902E6B" w:rsidR="000A6B49" w:rsidRDefault="00CD2AF4" w:rsidP="007413DA">
            <w:pPr>
              <w:pStyle w:val="PlainText"/>
              <w:rPr>
                <w:rFonts w:ascii="Calibri" w:hAnsi="Calibri"/>
                <w:sz w:val="18"/>
                <w:szCs w:val="16"/>
              </w:rPr>
            </w:pPr>
            <w:r>
              <w:rPr>
                <w:rFonts w:ascii="Calibri" w:hAnsi="Calibri"/>
                <w:sz w:val="18"/>
                <w:szCs w:val="16"/>
              </w:rPr>
              <w:t xml:space="preserve">The split algorithm for the </w:t>
            </w:r>
            <w:r w:rsidR="003C24A4">
              <w:rPr>
                <w:rFonts w:ascii="Calibri" w:hAnsi="Calibri"/>
                <w:sz w:val="18"/>
                <w:szCs w:val="16"/>
              </w:rPr>
              <w:t>auto</w:t>
            </w:r>
            <w:r>
              <w:rPr>
                <w:rFonts w:ascii="Calibri" w:hAnsi="Calibri"/>
                <w:sz w:val="18"/>
                <w:szCs w:val="16"/>
              </w:rPr>
              <w:t xml:space="preserve"> port selection </w:t>
            </w:r>
            <w:r w:rsidR="003C24A4">
              <w:rPr>
                <w:rFonts w:ascii="Calibri" w:hAnsi="Calibri"/>
                <w:sz w:val="18"/>
                <w:szCs w:val="16"/>
              </w:rPr>
              <w:t xml:space="preserve">based on temperature </w:t>
            </w:r>
            <w:r>
              <w:rPr>
                <w:rFonts w:ascii="Calibri" w:hAnsi="Calibri"/>
                <w:sz w:val="18"/>
                <w:szCs w:val="16"/>
              </w:rPr>
              <w:t xml:space="preserve">now can read an input file of dynamic </w:t>
            </w:r>
            <w:r w:rsidR="003C24A4">
              <w:rPr>
                <w:rFonts w:ascii="Calibri" w:hAnsi="Calibri"/>
                <w:sz w:val="18"/>
                <w:szCs w:val="16"/>
              </w:rPr>
              <w:t>temperatures</w:t>
            </w:r>
            <w:r>
              <w:rPr>
                <w:rFonts w:ascii="Calibri" w:hAnsi="Calibri"/>
                <w:sz w:val="18"/>
                <w:szCs w:val="16"/>
              </w:rPr>
              <w:t xml:space="preserve"> rather than</w:t>
            </w:r>
            <w:r w:rsidR="003C24A4">
              <w:rPr>
                <w:rFonts w:ascii="Calibri" w:hAnsi="Calibri"/>
                <w:sz w:val="18"/>
                <w:szCs w:val="16"/>
              </w:rPr>
              <w:t xml:space="preserve"> relying on multiple rules with different fixed temperatures.</w:t>
            </w:r>
          </w:p>
        </w:tc>
        <w:tc>
          <w:tcPr>
            <w:tcW w:w="1512" w:type="dxa"/>
          </w:tcPr>
          <w:p w14:paraId="7D95B4E5" w14:textId="76C76DD3" w:rsidR="000A6B49" w:rsidRPr="00E3149E" w:rsidRDefault="003C24A4" w:rsidP="007413DA">
            <w:pPr>
              <w:rPr>
                <w:sz w:val="20"/>
              </w:rPr>
            </w:pPr>
            <w:r w:rsidRPr="00E3149E">
              <w:rPr>
                <w:sz w:val="20"/>
              </w:rPr>
              <w:t>8/30/2019</w:t>
            </w:r>
          </w:p>
        </w:tc>
      </w:tr>
      <w:tr w:rsidR="000A6B49" w:rsidRPr="00A8639A" w14:paraId="21A3A75D" w14:textId="77777777" w:rsidTr="006D7C07">
        <w:trPr>
          <w:cantSplit/>
        </w:trPr>
        <w:tc>
          <w:tcPr>
            <w:tcW w:w="606" w:type="dxa"/>
          </w:tcPr>
          <w:p w14:paraId="6C6D84B2" w14:textId="3CBB3DD0" w:rsidR="000A6B49" w:rsidRDefault="002E6786" w:rsidP="007413DA">
            <w:r>
              <w:t>23</w:t>
            </w:r>
          </w:p>
        </w:tc>
        <w:tc>
          <w:tcPr>
            <w:tcW w:w="1194" w:type="dxa"/>
          </w:tcPr>
          <w:p w14:paraId="40889B06" w14:textId="6E4ED4D5" w:rsidR="000A6B49" w:rsidRPr="00E3149E" w:rsidRDefault="002E6786" w:rsidP="007413DA">
            <w:pPr>
              <w:rPr>
                <w:sz w:val="20"/>
              </w:rPr>
            </w:pPr>
            <w:r w:rsidRPr="00E3149E">
              <w:rPr>
                <w:sz w:val="20"/>
              </w:rPr>
              <w:t>W2</w:t>
            </w:r>
          </w:p>
        </w:tc>
        <w:tc>
          <w:tcPr>
            <w:tcW w:w="1530" w:type="dxa"/>
          </w:tcPr>
          <w:p w14:paraId="53B0007B" w14:textId="1AACA89C" w:rsidR="000A6B49" w:rsidRPr="00E3149E" w:rsidRDefault="002E6786" w:rsidP="007413DA">
            <w:pPr>
              <w:rPr>
                <w:sz w:val="20"/>
              </w:rPr>
            </w:pPr>
            <w:r w:rsidRPr="00E3149E">
              <w:rPr>
                <w:sz w:val="20"/>
              </w:rPr>
              <w:t>Tecplot</w:t>
            </w:r>
          </w:p>
        </w:tc>
        <w:tc>
          <w:tcPr>
            <w:tcW w:w="4158" w:type="dxa"/>
          </w:tcPr>
          <w:p w14:paraId="220F5D94" w14:textId="43E27C65" w:rsidR="000A6B49" w:rsidRDefault="002E6786" w:rsidP="007413DA">
            <w:pPr>
              <w:pStyle w:val="PlainText"/>
              <w:rPr>
                <w:rFonts w:ascii="Calibri" w:hAnsi="Calibri"/>
                <w:sz w:val="18"/>
                <w:szCs w:val="16"/>
              </w:rPr>
            </w:pPr>
            <w:r>
              <w:rPr>
                <w:rFonts w:ascii="Calibri" w:hAnsi="Calibri"/>
                <w:sz w:val="18"/>
                <w:szCs w:val="16"/>
              </w:rPr>
              <w:t>Tecplot output under the CPL output was not set up for restart properly. Tecplot output files now should work for cases where there are model restarts.</w:t>
            </w:r>
          </w:p>
        </w:tc>
        <w:tc>
          <w:tcPr>
            <w:tcW w:w="1512" w:type="dxa"/>
          </w:tcPr>
          <w:p w14:paraId="4285CA03" w14:textId="315C6FCC" w:rsidR="000A6B49" w:rsidRPr="00E3149E" w:rsidRDefault="002E6786" w:rsidP="007413DA">
            <w:pPr>
              <w:rPr>
                <w:sz w:val="20"/>
              </w:rPr>
            </w:pPr>
            <w:r w:rsidRPr="00E3149E">
              <w:rPr>
                <w:sz w:val="20"/>
              </w:rPr>
              <w:t>9/4/2019</w:t>
            </w:r>
          </w:p>
        </w:tc>
      </w:tr>
      <w:tr w:rsidR="000A6B49" w:rsidRPr="00A8639A" w14:paraId="6D66ADF6" w14:textId="77777777" w:rsidTr="006D7C07">
        <w:trPr>
          <w:cantSplit/>
        </w:trPr>
        <w:tc>
          <w:tcPr>
            <w:tcW w:w="606" w:type="dxa"/>
            <w:shd w:val="clear" w:color="auto" w:fill="F2F2F2" w:themeFill="background1" w:themeFillShade="F2"/>
          </w:tcPr>
          <w:p w14:paraId="1E585F32" w14:textId="6F858566" w:rsidR="000A6B49" w:rsidRDefault="00B773D1" w:rsidP="007413DA">
            <w:r>
              <w:lastRenderedPageBreak/>
              <w:t>24</w:t>
            </w:r>
          </w:p>
        </w:tc>
        <w:tc>
          <w:tcPr>
            <w:tcW w:w="1194" w:type="dxa"/>
            <w:shd w:val="clear" w:color="auto" w:fill="F2F2F2" w:themeFill="background1" w:themeFillShade="F2"/>
          </w:tcPr>
          <w:p w14:paraId="3F48D4C9" w14:textId="0616FDB2" w:rsidR="000A6B49" w:rsidRPr="00E3149E" w:rsidRDefault="00B773D1" w:rsidP="007413DA">
            <w:pPr>
              <w:rPr>
                <w:sz w:val="20"/>
              </w:rPr>
            </w:pPr>
            <w:r w:rsidRPr="00E3149E">
              <w:rPr>
                <w:sz w:val="20"/>
              </w:rPr>
              <w:t>W2</w:t>
            </w:r>
          </w:p>
        </w:tc>
        <w:tc>
          <w:tcPr>
            <w:tcW w:w="1530" w:type="dxa"/>
            <w:shd w:val="clear" w:color="auto" w:fill="F2F2F2" w:themeFill="background1" w:themeFillShade="F2"/>
          </w:tcPr>
          <w:p w14:paraId="6817F1C4" w14:textId="0DA0E12E" w:rsidR="000A6B49" w:rsidRPr="00E3149E" w:rsidRDefault="00B773D1" w:rsidP="007413DA">
            <w:pPr>
              <w:rPr>
                <w:sz w:val="20"/>
              </w:rPr>
            </w:pPr>
            <w:r w:rsidRPr="00E3149E">
              <w:rPr>
                <w:sz w:val="20"/>
              </w:rPr>
              <w:t>Water age</w:t>
            </w:r>
          </w:p>
        </w:tc>
        <w:tc>
          <w:tcPr>
            <w:tcW w:w="4158" w:type="dxa"/>
            <w:shd w:val="clear" w:color="auto" w:fill="F2F2F2" w:themeFill="background1" w:themeFillShade="F2"/>
          </w:tcPr>
          <w:p w14:paraId="26CB5966" w14:textId="77777777" w:rsidR="00153046" w:rsidRDefault="00B773D1" w:rsidP="006464F8">
            <w:pPr>
              <w:pStyle w:val="TableText0"/>
            </w:pPr>
            <w:r>
              <w:t xml:space="preserve">The code below for water age correction as a result of evaporation (a very minor adjustment) was incorrect: </w:t>
            </w:r>
          </w:p>
          <w:p w14:paraId="3F0E36D9" w14:textId="4220AE82" w:rsidR="000A6B49" w:rsidRDefault="00E93909" w:rsidP="00843327">
            <w:pPr>
              <w:pStyle w:val="TableText0"/>
            </w:pPr>
            <w:r>
              <w:t>Old Code:</w:t>
            </w:r>
          </w:p>
          <w:p w14:paraId="4CDA7FDB"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9"/>
                <w:szCs w:val="19"/>
              </w:rPr>
              <w:t xml:space="preserve">            </w:t>
            </w:r>
            <w:proofErr w:type="gramStart"/>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w:t>
            </w:r>
            <w:proofErr w:type="gramEnd"/>
            <w:r w:rsidRPr="00843327">
              <w:rPr>
                <w:rFonts w:ascii="Courier New" w:hAnsi="Courier New" w:cs="Courier New"/>
                <w:snapToGrid/>
                <w:color w:val="000000"/>
                <w:sz w:val="16"/>
                <w:szCs w:val="16"/>
              </w:rPr>
              <w:t xml:space="preserve">AERATEC == </w:t>
            </w:r>
            <w:r w:rsidRPr="00843327">
              <w:rPr>
                <w:rFonts w:ascii="Courier New" w:hAnsi="Courier New" w:cs="Courier New"/>
                <w:snapToGrid/>
                <w:color w:val="A31515"/>
                <w:sz w:val="16"/>
                <w:szCs w:val="16"/>
              </w:rPr>
              <w:t>"      ON"</w:t>
            </w:r>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AERATEMASS</w:t>
            </w:r>
          </w:p>
          <w:p w14:paraId="7567C5A1"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(EVAPORATION(JW</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AND. WATER_AGE_ACTIVE)</w:t>
            </w:r>
            <w:r w:rsidRPr="00843327">
              <w:rPr>
                <w:rFonts w:ascii="Courier New" w:hAnsi="Courier New" w:cs="Courier New"/>
                <w:snapToGrid/>
                <w:color w:val="0000FF"/>
                <w:sz w:val="16"/>
                <w:szCs w:val="16"/>
              </w:rPr>
              <w:t>THEN</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CORRECT WATER AGE FOR EVAPORATION SR 7/27/2017</w:t>
            </w:r>
          </w:p>
          <w:p w14:paraId="29159FDC"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DO</w:t>
            </w:r>
            <w:r w:rsidRPr="00843327">
              <w:rPr>
                <w:rFonts w:ascii="Courier New" w:hAnsi="Courier New" w:cs="Courier New"/>
                <w:snapToGrid/>
                <w:color w:val="000000"/>
                <w:sz w:val="16"/>
                <w:szCs w:val="16"/>
              </w:rPr>
              <w:t xml:space="preserve"> I=</w:t>
            </w:r>
            <w:proofErr w:type="gramStart"/>
            <w:r w:rsidRPr="00843327">
              <w:rPr>
                <w:rFonts w:ascii="Courier New" w:hAnsi="Courier New" w:cs="Courier New"/>
                <w:snapToGrid/>
                <w:color w:val="000000"/>
                <w:sz w:val="16"/>
                <w:szCs w:val="16"/>
              </w:rPr>
              <w:t>IU,ID</w:t>
            </w:r>
            <w:proofErr w:type="gramEnd"/>
          </w:p>
          <w:p w14:paraId="3DA283D4"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JC=NGCS+JG_AGE-1</w:t>
            </w:r>
          </w:p>
          <w:p w14:paraId="1EA82BBE"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CSSB(</w:t>
            </w:r>
            <w:proofErr w:type="gramStart"/>
            <w:r w:rsidRPr="00843327">
              <w:rPr>
                <w:rFonts w:ascii="Courier New" w:hAnsi="Courier New" w:cs="Courier New"/>
                <w:snapToGrid/>
                <w:color w:val="000000"/>
                <w:sz w:val="16"/>
                <w:szCs w:val="16"/>
              </w:rPr>
              <w:t>KT,I</w:t>
            </w:r>
            <w:proofErr w:type="gramEnd"/>
            <w:r w:rsidRPr="00843327">
              <w:rPr>
                <w:rFonts w:ascii="Courier New" w:hAnsi="Courier New" w:cs="Courier New"/>
                <w:snapToGrid/>
                <w:color w:val="000000"/>
                <w:sz w:val="16"/>
                <w:szCs w:val="16"/>
              </w:rPr>
              <w:t xml:space="preserve">,JC)=CSSB(KT,I,JC)-EV(I)*CG(KT,I,JC)           </w:t>
            </w:r>
          </w:p>
          <w:p w14:paraId="34A2D5B1"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ENDDO</w:t>
            </w:r>
          </w:p>
          <w:p w14:paraId="65ECAD95"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ENDIF</w:t>
            </w:r>
          </w:p>
          <w:p w14:paraId="10788543" w14:textId="7AD37688" w:rsidR="00B773D1" w:rsidRPr="00153046" w:rsidRDefault="00E93909" w:rsidP="00843327">
            <w:pPr>
              <w:pStyle w:val="TableText0"/>
            </w:pPr>
            <w:r w:rsidRPr="00153046">
              <w:t>New Code:</w:t>
            </w:r>
          </w:p>
          <w:p w14:paraId="3BDE973B"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9"/>
                <w:szCs w:val="19"/>
              </w:rPr>
              <w:t xml:space="preserve">            </w:t>
            </w:r>
            <w:proofErr w:type="gramStart"/>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w:t>
            </w:r>
            <w:proofErr w:type="gramEnd"/>
            <w:r w:rsidRPr="00843327">
              <w:rPr>
                <w:rFonts w:ascii="Courier New" w:hAnsi="Courier New" w:cs="Courier New"/>
                <w:snapToGrid/>
                <w:color w:val="000000"/>
                <w:sz w:val="16"/>
                <w:szCs w:val="16"/>
              </w:rPr>
              <w:t xml:space="preserve">AERATEC == </w:t>
            </w:r>
            <w:r w:rsidRPr="00843327">
              <w:rPr>
                <w:rFonts w:ascii="Courier New" w:hAnsi="Courier New" w:cs="Courier New"/>
                <w:snapToGrid/>
                <w:color w:val="A31515"/>
                <w:sz w:val="16"/>
                <w:szCs w:val="16"/>
              </w:rPr>
              <w:t>"      ON"</w:t>
            </w:r>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AERATEMASS</w:t>
            </w:r>
          </w:p>
          <w:p w14:paraId="655C8753"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(EVAPORATION(JW</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AND. WATER_AGE_ACTIVE)</w:t>
            </w:r>
            <w:r w:rsidRPr="00843327">
              <w:rPr>
                <w:rFonts w:ascii="Courier New" w:hAnsi="Courier New" w:cs="Courier New"/>
                <w:snapToGrid/>
                <w:color w:val="0000FF"/>
                <w:sz w:val="16"/>
                <w:szCs w:val="16"/>
              </w:rPr>
              <w:t>THEN</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CORRECT WATER AGE FOR EVAPORATION SR 7/27/2017</w:t>
            </w:r>
          </w:p>
          <w:p w14:paraId="29C073A4"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DO</w:t>
            </w:r>
            <w:r w:rsidRPr="00843327">
              <w:rPr>
                <w:rFonts w:ascii="Courier New" w:hAnsi="Courier New" w:cs="Courier New"/>
                <w:snapToGrid/>
                <w:color w:val="000000"/>
                <w:sz w:val="16"/>
                <w:szCs w:val="16"/>
              </w:rPr>
              <w:t xml:space="preserve"> I=</w:t>
            </w:r>
            <w:proofErr w:type="gramStart"/>
            <w:r w:rsidRPr="00843327">
              <w:rPr>
                <w:rFonts w:ascii="Courier New" w:hAnsi="Courier New" w:cs="Courier New"/>
                <w:snapToGrid/>
                <w:color w:val="000000"/>
                <w:sz w:val="16"/>
                <w:szCs w:val="16"/>
              </w:rPr>
              <w:t>IU,ID</w:t>
            </w:r>
            <w:proofErr w:type="gramEnd"/>
          </w:p>
          <w:p w14:paraId="5721110D"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JC=NGCS+JG_AGE-1</w:t>
            </w:r>
          </w:p>
          <w:p w14:paraId="2A97FB96" w14:textId="2DCC426A"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CSSB(</w:t>
            </w:r>
            <w:proofErr w:type="gramStart"/>
            <w:r w:rsidRPr="00843327">
              <w:rPr>
                <w:rFonts w:ascii="Courier New" w:hAnsi="Courier New" w:cs="Courier New"/>
                <w:snapToGrid/>
                <w:color w:val="000000"/>
                <w:sz w:val="16"/>
                <w:szCs w:val="16"/>
              </w:rPr>
              <w:t>KT,I</w:t>
            </w:r>
            <w:proofErr w:type="gramEnd"/>
            <w:r w:rsidRPr="00843327">
              <w:rPr>
                <w:rFonts w:ascii="Courier New" w:hAnsi="Courier New" w:cs="Courier New"/>
                <w:snapToGrid/>
                <w:color w:val="000000"/>
                <w:sz w:val="16"/>
                <w:szCs w:val="16"/>
              </w:rPr>
              <w:t>,JC)=CSSB(KT,I,JC)-EV(I)*CG(KT,I,</w:t>
            </w:r>
            <w:r w:rsidRPr="00843327">
              <w:rPr>
                <w:rFonts w:ascii="Courier New" w:hAnsi="Courier New" w:cs="Courier New"/>
                <w:snapToGrid/>
                <w:color w:val="000000"/>
                <w:sz w:val="16"/>
                <w:szCs w:val="16"/>
                <w:highlight w:val="yellow"/>
              </w:rPr>
              <w:t>JG_AGE)</w:t>
            </w:r>
            <w:r w:rsidRPr="00843327">
              <w:rPr>
                <w:rFonts w:ascii="Courier New" w:hAnsi="Courier New" w:cs="Courier New"/>
                <w:snapToGrid/>
                <w:color w:val="000000"/>
                <w:sz w:val="16"/>
                <w:szCs w:val="16"/>
              </w:rPr>
              <w:t xml:space="preserve">           </w:t>
            </w:r>
          </w:p>
          <w:p w14:paraId="239B777F"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ENDDO</w:t>
            </w:r>
          </w:p>
          <w:p w14:paraId="79A2E8BB" w14:textId="652801C2" w:rsidR="00B773D1" w:rsidRDefault="00B773D1" w:rsidP="00B439C4">
            <w:pPr>
              <w:autoSpaceDE w:val="0"/>
              <w:autoSpaceDN w:val="0"/>
              <w:adjustRightInd w:val="0"/>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ENDIF</w:t>
            </w:r>
          </w:p>
        </w:tc>
        <w:tc>
          <w:tcPr>
            <w:tcW w:w="1512" w:type="dxa"/>
            <w:shd w:val="clear" w:color="auto" w:fill="F2F2F2" w:themeFill="background1" w:themeFillShade="F2"/>
          </w:tcPr>
          <w:p w14:paraId="79C749C9" w14:textId="102A51FA" w:rsidR="000A6B49" w:rsidRPr="00E3149E" w:rsidRDefault="00B773D1" w:rsidP="007413DA">
            <w:pPr>
              <w:rPr>
                <w:sz w:val="20"/>
              </w:rPr>
            </w:pPr>
            <w:r w:rsidRPr="00E3149E">
              <w:rPr>
                <w:sz w:val="20"/>
              </w:rPr>
              <w:t>10/17/2019</w:t>
            </w:r>
          </w:p>
        </w:tc>
      </w:tr>
      <w:tr w:rsidR="000A6B49" w:rsidRPr="00A8639A" w14:paraId="4D75102B" w14:textId="77777777" w:rsidTr="006D7C07">
        <w:trPr>
          <w:cantSplit/>
        </w:trPr>
        <w:tc>
          <w:tcPr>
            <w:tcW w:w="606" w:type="dxa"/>
            <w:shd w:val="clear" w:color="auto" w:fill="F2F2F2" w:themeFill="background1" w:themeFillShade="F2"/>
          </w:tcPr>
          <w:p w14:paraId="172C9FA5" w14:textId="71756DBC" w:rsidR="000A6B49" w:rsidRDefault="008F43B8" w:rsidP="007413DA">
            <w:r>
              <w:t>25</w:t>
            </w:r>
          </w:p>
        </w:tc>
        <w:tc>
          <w:tcPr>
            <w:tcW w:w="1194" w:type="dxa"/>
            <w:shd w:val="clear" w:color="auto" w:fill="F2F2F2" w:themeFill="background1" w:themeFillShade="F2"/>
          </w:tcPr>
          <w:p w14:paraId="25F5385D" w14:textId="2ECFD6AE" w:rsidR="000A6B49" w:rsidRPr="00E3149E" w:rsidRDefault="008F43B8" w:rsidP="007413DA">
            <w:pPr>
              <w:rPr>
                <w:sz w:val="20"/>
              </w:rPr>
            </w:pPr>
            <w:r w:rsidRPr="00E3149E">
              <w:rPr>
                <w:sz w:val="20"/>
              </w:rPr>
              <w:t>W2</w:t>
            </w:r>
          </w:p>
        </w:tc>
        <w:tc>
          <w:tcPr>
            <w:tcW w:w="1530" w:type="dxa"/>
            <w:shd w:val="clear" w:color="auto" w:fill="F2F2F2" w:themeFill="background1" w:themeFillShade="F2"/>
          </w:tcPr>
          <w:p w14:paraId="4B7FFCD6" w14:textId="44753DAA" w:rsidR="000A6B49" w:rsidRPr="00E3149E" w:rsidRDefault="008F43B8" w:rsidP="007413DA">
            <w:pPr>
              <w:rPr>
                <w:sz w:val="20"/>
              </w:rPr>
            </w:pPr>
            <w:r w:rsidRPr="00E3149E">
              <w:rPr>
                <w:sz w:val="20"/>
              </w:rPr>
              <w:t>Pipe algorithm</w:t>
            </w:r>
          </w:p>
        </w:tc>
        <w:tc>
          <w:tcPr>
            <w:tcW w:w="4158" w:type="dxa"/>
            <w:shd w:val="clear" w:color="auto" w:fill="F2F2F2" w:themeFill="background1" w:themeFillShade="F2"/>
          </w:tcPr>
          <w:p w14:paraId="0813684D" w14:textId="7481048A" w:rsidR="000A6B49" w:rsidRDefault="008F43B8" w:rsidP="00B744EF">
            <w:pPr>
              <w:pStyle w:val="Tablenarrativecontent"/>
            </w:pPr>
            <w:r>
              <w:t xml:space="preserve">The pipe algorithm was revised to reduce issues with pipe algorithm instabilities. There is error trapping to reduce the prevalence of growing instabilities from </w:t>
            </w:r>
            <w:r w:rsidR="001639CA">
              <w:t xml:space="preserve">a </w:t>
            </w:r>
            <w:r>
              <w:t xml:space="preserve">water surface slope </w:t>
            </w:r>
            <w:r w:rsidR="001639CA">
              <w:t xml:space="preserve">that becomes unstable. </w:t>
            </w:r>
            <w:r>
              <w:t xml:space="preserve"> </w:t>
            </w:r>
          </w:p>
        </w:tc>
        <w:tc>
          <w:tcPr>
            <w:tcW w:w="1512" w:type="dxa"/>
            <w:shd w:val="clear" w:color="auto" w:fill="F2F2F2" w:themeFill="background1" w:themeFillShade="F2"/>
          </w:tcPr>
          <w:p w14:paraId="6B94FB2E" w14:textId="36D8639F" w:rsidR="000A6B49" w:rsidRPr="00E3149E" w:rsidRDefault="008F43B8" w:rsidP="007413DA">
            <w:pPr>
              <w:rPr>
                <w:sz w:val="20"/>
              </w:rPr>
            </w:pPr>
            <w:r w:rsidRPr="00E3149E">
              <w:rPr>
                <w:sz w:val="20"/>
              </w:rPr>
              <w:t>11/1/2019</w:t>
            </w:r>
          </w:p>
        </w:tc>
      </w:tr>
      <w:tr w:rsidR="000A6B49" w:rsidRPr="00A8639A" w14:paraId="59A41F0A" w14:textId="77777777" w:rsidTr="006D7C07">
        <w:trPr>
          <w:cantSplit/>
        </w:trPr>
        <w:tc>
          <w:tcPr>
            <w:tcW w:w="606" w:type="dxa"/>
            <w:shd w:val="clear" w:color="auto" w:fill="F2F2F2" w:themeFill="background1" w:themeFillShade="F2"/>
          </w:tcPr>
          <w:p w14:paraId="1EFA1039" w14:textId="6AAF97B8" w:rsidR="000A6B49" w:rsidRDefault="008F43B8" w:rsidP="007413DA">
            <w:r>
              <w:t>26</w:t>
            </w:r>
          </w:p>
        </w:tc>
        <w:tc>
          <w:tcPr>
            <w:tcW w:w="1194" w:type="dxa"/>
            <w:shd w:val="clear" w:color="auto" w:fill="F2F2F2" w:themeFill="background1" w:themeFillShade="F2"/>
          </w:tcPr>
          <w:p w14:paraId="7A4D22EF" w14:textId="0D2D5D16" w:rsidR="000A6B49" w:rsidRPr="00E3149E" w:rsidRDefault="008F43B8" w:rsidP="007413DA">
            <w:pPr>
              <w:rPr>
                <w:sz w:val="20"/>
              </w:rPr>
            </w:pPr>
            <w:r w:rsidRPr="00E3149E">
              <w:rPr>
                <w:sz w:val="20"/>
              </w:rPr>
              <w:t>W2</w:t>
            </w:r>
          </w:p>
        </w:tc>
        <w:tc>
          <w:tcPr>
            <w:tcW w:w="1530" w:type="dxa"/>
            <w:shd w:val="clear" w:color="auto" w:fill="F2F2F2" w:themeFill="background1" w:themeFillShade="F2"/>
          </w:tcPr>
          <w:p w14:paraId="7C422EEB" w14:textId="32471901" w:rsidR="000A6B49" w:rsidRPr="00E3149E" w:rsidRDefault="008F43B8" w:rsidP="007413DA">
            <w:pPr>
              <w:rPr>
                <w:sz w:val="20"/>
              </w:rPr>
            </w:pPr>
            <w:r w:rsidRPr="00E3149E">
              <w:rPr>
                <w:sz w:val="20"/>
              </w:rPr>
              <w:t>W2 fixes</w:t>
            </w:r>
          </w:p>
        </w:tc>
        <w:tc>
          <w:tcPr>
            <w:tcW w:w="4158" w:type="dxa"/>
            <w:shd w:val="clear" w:color="auto" w:fill="F2F2F2" w:themeFill="background1" w:themeFillShade="F2"/>
          </w:tcPr>
          <w:p w14:paraId="120EF691" w14:textId="62018721" w:rsidR="000A6B49" w:rsidRDefault="008F43B8" w:rsidP="00B744EF">
            <w:pPr>
              <w:pStyle w:val="Tablenarrativecontent"/>
            </w:pPr>
            <w:r>
              <w:t xml:space="preserve">Small fixes that do not affect </w:t>
            </w:r>
            <w:r w:rsidR="00E3149E">
              <w:t xml:space="preserve">the </w:t>
            </w:r>
            <w:r>
              <w:t>model user: Eliminated the unused variable PHISET and changed INTEGER*8 variables in the SYSTDG algorithm to INTEGER*4. Thanks to Stewart Rounds USGS for noting these i</w:t>
            </w:r>
            <w:r w:rsidR="00E3149E">
              <w:t>tems</w:t>
            </w:r>
            <w:r>
              <w:t>.</w:t>
            </w:r>
          </w:p>
        </w:tc>
        <w:tc>
          <w:tcPr>
            <w:tcW w:w="1512" w:type="dxa"/>
            <w:shd w:val="clear" w:color="auto" w:fill="F2F2F2" w:themeFill="background1" w:themeFillShade="F2"/>
          </w:tcPr>
          <w:p w14:paraId="6315E2A1" w14:textId="41BDDEFA" w:rsidR="000A6B49" w:rsidRPr="00E3149E" w:rsidRDefault="008F43B8" w:rsidP="007413DA">
            <w:pPr>
              <w:rPr>
                <w:sz w:val="20"/>
              </w:rPr>
            </w:pPr>
            <w:r w:rsidRPr="00E3149E">
              <w:rPr>
                <w:sz w:val="20"/>
              </w:rPr>
              <w:t>11/13/2019</w:t>
            </w:r>
          </w:p>
        </w:tc>
      </w:tr>
      <w:tr w:rsidR="000A6B49" w:rsidRPr="00A8639A" w14:paraId="7D989A88" w14:textId="77777777" w:rsidTr="006D7C07">
        <w:trPr>
          <w:cantSplit/>
        </w:trPr>
        <w:tc>
          <w:tcPr>
            <w:tcW w:w="606" w:type="dxa"/>
            <w:shd w:val="clear" w:color="auto" w:fill="F2F2F2" w:themeFill="background1" w:themeFillShade="F2"/>
          </w:tcPr>
          <w:p w14:paraId="0847B9B3" w14:textId="5A8A8E76" w:rsidR="000A6B49" w:rsidRDefault="00E3149E" w:rsidP="007413DA">
            <w:r>
              <w:lastRenderedPageBreak/>
              <w:t>27</w:t>
            </w:r>
          </w:p>
        </w:tc>
        <w:tc>
          <w:tcPr>
            <w:tcW w:w="1194" w:type="dxa"/>
            <w:shd w:val="clear" w:color="auto" w:fill="F2F2F2" w:themeFill="background1" w:themeFillShade="F2"/>
          </w:tcPr>
          <w:p w14:paraId="42ABAD31" w14:textId="5489EF55" w:rsidR="000A6B49" w:rsidRPr="00E3149E" w:rsidRDefault="00E3149E" w:rsidP="007413DA">
            <w:pPr>
              <w:rPr>
                <w:sz w:val="20"/>
              </w:rPr>
            </w:pPr>
            <w:r w:rsidRPr="00E3149E">
              <w:rPr>
                <w:sz w:val="20"/>
              </w:rPr>
              <w:t>W2</w:t>
            </w:r>
          </w:p>
        </w:tc>
        <w:tc>
          <w:tcPr>
            <w:tcW w:w="1530" w:type="dxa"/>
            <w:shd w:val="clear" w:color="auto" w:fill="F2F2F2" w:themeFill="background1" w:themeFillShade="F2"/>
          </w:tcPr>
          <w:p w14:paraId="4F200E3C" w14:textId="704659D9" w:rsidR="000A6B49" w:rsidRPr="00E3149E" w:rsidRDefault="00E3149E" w:rsidP="007413DA">
            <w:pPr>
              <w:rPr>
                <w:sz w:val="20"/>
              </w:rPr>
            </w:pPr>
            <w:r w:rsidRPr="00E3149E">
              <w:rPr>
                <w:sz w:val="20"/>
              </w:rPr>
              <w:t>Turbidity</w:t>
            </w:r>
          </w:p>
        </w:tc>
        <w:tc>
          <w:tcPr>
            <w:tcW w:w="4158" w:type="dxa"/>
            <w:shd w:val="clear" w:color="auto" w:fill="F2F2F2" w:themeFill="background1" w:themeFillShade="F2"/>
          </w:tcPr>
          <w:p w14:paraId="509D1F19" w14:textId="1142141C" w:rsidR="000A6B49" w:rsidRDefault="00E3149E" w:rsidP="00B744EF">
            <w:pPr>
              <w:pStyle w:val="Tablenarrativecontent"/>
            </w:pPr>
            <w:r>
              <w:t>Turbidity can be used through the sediment diagenesis model as a derived variable. This will shortly be moved to a derived constituent in W2 and taken out of the sediment diagenesis subroutine. There was a coding error in the turbidity routine that was fixed:</w:t>
            </w:r>
          </w:p>
          <w:p w14:paraId="6C6F2FD6"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Pr>
                <w:rFonts w:ascii="Consolas" w:hAnsi="Consolas" w:cs="Consolas"/>
                <w:snapToGrid/>
                <w:color w:val="000000"/>
                <w:sz w:val="19"/>
                <w:szCs w:val="19"/>
              </w:rPr>
              <w:t xml:space="preserve">   </w:t>
            </w:r>
            <w:r w:rsidRPr="00E3149E">
              <w:rPr>
                <w:rFonts w:ascii="Consolas" w:hAnsi="Consolas" w:cs="Consolas"/>
                <w:snapToGrid/>
                <w:color w:val="000000"/>
                <w:sz w:val="14"/>
                <w:szCs w:val="14"/>
              </w:rPr>
              <w:t xml:space="preserve"> </w:t>
            </w:r>
            <w:proofErr w:type="gramStart"/>
            <w:r w:rsidRPr="00E3149E">
              <w:rPr>
                <w:rFonts w:ascii="Consolas" w:hAnsi="Consolas" w:cs="Consolas"/>
                <w:snapToGrid/>
                <w:color w:val="008000"/>
                <w:sz w:val="14"/>
                <w:szCs w:val="14"/>
              </w:rPr>
              <w:t>!</w:t>
            </w:r>
            <w:proofErr w:type="spellStart"/>
            <w:r w:rsidRPr="00843327">
              <w:rPr>
                <w:rFonts w:ascii="Courier New" w:hAnsi="Courier New" w:cs="Courier New"/>
                <w:snapToGrid/>
                <w:color w:val="008000"/>
                <w:sz w:val="16"/>
                <w:szCs w:val="16"/>
              </w:rPr>
              <w:t>CellTSSValue</w:t>
            </w:r>
            <w:proofErr w:type="spellEnd"/>
            <w:proofErr w:type="gramEnd"/>
            <w:r w:rsidRPr="00843327">
              <w:rPr>
                <w:rFonts w:ascii="Courier New" w:hAnsi="Courier New" w:cs="Courier New"/>
                <w:snapToGrid/>
                <w:color w:val="008000"/>
                <w:sz w:val="16"/>
                <w:szCs w:val="16"/>
              </w:rPr>
              <w:t xml:space="preserve"> = C1(K,SegNumI,6)</w:t>
            </w:r>
          </w:p>
          <w:p w14:paraId="008B0DCC"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w:t>
            </w:r>
            <w:proofErr w:type="spellStart"/>
            <w:r w:rsidRPr="00843327">
              <w:rPr>
                <w:rFonts w:ascii="Courier New" w:hAnsi="Courier New" w:cs="Courier New"/>
                <w:snapToGrid/>
                <w:color w:val="008000"/>
                <w:sz w:val="16"/>
                <w:szCs w:val="16"/>
              </w:rPr>
              <w:t>CellTSSValue</w:t>
            </w:r>
            <w:proofErr w:type="spellEnd"/>
            <w:proofErr w:type="gramEnd"/>
            <w:r w:rsidRPr="00843327">
              <w:rPr>
                <w:rFonts w:ascii="Courier New" w:hAnsi="Courier New" w:cs="Courier New"/>
                <w:snapToGrid/>
                <w:color w:val="008000"/>
                <w:sz w:val="16"/>
                <w:szCs w:val="16"/>
              </w:rPr>
              <w:t xml:space="preserve"> = TOTSS(</w:t>
            </w:r>
            <w:proofErr w:type="spellStart"/>
            <w:r w:rsidRPr="00843327">
              <w:rPr>
                <w:rFonts w:ascii="Courier New" w:hAnsi="Courier New" w:cs="Courier New"/>
                <w:snapToGrid/>
                <w:color w:val="008000"/>
                <w:sz w:val="16"/>
                <w:szCs w:val="16"/>
              </w:rPr>
              <w:t>K,SegNumI</w:t>
            </w:r>
            <w:proofErr w:type="spellEnd"/>
            <w:r w:rsidRPr="00843327">
              <w:rPr>
                <w:rFonts w:ascii="Courier New" w:hAnsi="Courier New" w:cs="Courier New"/>
                <w:snapToGrid/>
                <w:color w:val="008000"/>
                <w:sz w:val="16"/>
                <w:szCs w:val="16"/>
              </w:rPr>
              <w:t>)    !SW 11/15/2019      C1(</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719CF1B2"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1(K,SegNumI,6)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2CF12869"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2(K,SegNumI,6)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3AA814FE"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1(</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5D3A2DBD"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2(</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1BF980DB"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C1(</w:t>
            </w:r>
            <w:proofErr w:type="spellStart"/>
            <w:proofErr w:type="gramStart"/>
            <w:r w:rsidRPr="00843327">
              <w:rPr>
                <w:rFonts w:ascii="Courier New" w:hAnsi="Courier New" w:cs="Courier New"/>
                <w:snapToGrid/>
                <w:color w:val="000000"/>
                <w:sz w:val="16"/>
                <w:szCs w:val="16"/>
              </w:rPr>
              <w:t>K,SegNumI</w:t>
            </w:r>
            <w:proofErr w:type="gramEnd"/>
            <w:r w:rsidRPr="00843327">
              <w:rPr>
                <w:rFonts w:ascii="Courier New" w:hAnsi="Courier New" w:cs="Courier New"/>
                <w:snapToGrid/>
                <w:color w:val="000000"/>
                <w:sz w:val="16"/>
                <w:szCs w:val="16"/>
              </w:rPr>
              <w:t>,nturb</w:t>
            </w:r>
            <w:proofErr w:type="spellEnd"/>
            <w:r w:rsidRPr="00843327">
              <w:rPr>
                <w:rFonts w:ascii="Courier New" w:hAnsi="Courier New" w:cs="Courier New"/>
                <w:snapToGrid/>
                <w:color w:val="000000"/>
                <w:sz w:val="16"/>
                <w:szCs w:val="16"/>
              </w:rPr>
              <w:t xml:space="preserve">) = </w:t>
            </w:r>
            <w:r w:rsidRPr="00843327">
              <w:rPr>
                <w:rFonts w:ascii="Courier New" w:hAnsi="Courier New" w:cs="Courier New"/>
                <w:snapToGrid/>
                <w:color w:val="0000FF"/>
                <w:sz w:val="16"/>
                <w:szCs w:val="16"/>
              </w:rPr>
              <w:t>exp</w:t>
            </w:r>
            <w:r w:rsidRPr="00843327">
              <w:rPr>
                <w:rFonts w:ascii="Courier New" w:hAnsi="Courier New" w:cs="Courier New"/>
                <w:snapToGrid/>
                <w:color w:val="000000"/>
                <w:sz w:val="16"/>
                <w:szCs w:val="16"/>
              </w:rPr>
              <w:t>(</w:t>
            </w:r>
            <w:proofErr w:type="spellStart"/>
            <w:r w:rsidRPr="00843327">
              <w:rPr>
                <w:rFonts w:ascii="Courier New" w:hAnsi="Courier New" w:cs="Courier New"/>
                <w:snapToGrid/>
                <w:color w:val="000000"/>
                <w:sz w:val="16"/>
                <w:szCs w:val="16"/>
              </w:rPr>
              <w:t>CoeffA_Turb</w:t>
            </w:r>
            <w:proofErr w:type="spellEnd"/>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log</w:t>
            </w:r>
            <w:r w:rsidRPr="00843327">
              <w:rPr>
                <w:rFonts w:ascii="Courier New" w:hAnsi="Courier New" w:cs="Courier New"/>
                <w:snapToGrid/>
                <w:color w:val="000000"/>
                <w:sz w:val="16"/>
                <w:szCs w:val="16"/>
              </w:rPr>
              <w:t>(TOTSS(</w:t>
            </w:r>
            <w:proofErr w:type="spellStart"/>
            <w:r w:rsidRPr="00843327">
              <w:rPr>
                <w:rFonts w:ascii="Courier New" w:hAnsi="Courier New" w:cs="Courier New"/>
                <w:snapToGrid/>
                <w:color w:val="000000"/>
                <w:sz w:val="16"/>
                <w:szCs w:val="16"/>
              </w:rPr>
              <w:t>K,SegNumI</w:t>
            </w:r>
            <w:proofErr w:type="spellEnd"/>
            <w:r w:rsidRPr="00843327">
              <w:rPr>
                <w:rFonts w:ascii="Courier New" w:hAnsi="Courier New" w:cs="Courier New"/>
                <w:snapToGrid/>
                <w:color w:val="000000"/>
                <w:sz w:val="16"/>
                <w:szCs w:val="16"/>
              </w:rPr>
              <w:t xml:space="preserve">)) + </w:t>
            </w:r>
            <w:proofErr w:type="spellStart"/>
            <w:r w:rsidRPr="00843327">
              <w:rPr>
                <w:rFonts w:ascii="Courier New" w:hAnsi="Courier New" w:cs="Courier New"/>
                <w:snapToGrid/>
                <w:color w:val="000000"/>
                <w:sz w:val="16"/>
                <w:szCs w:val="16"/>
              </w:rPr>
              <w:t>CoeffB_Turb</w:t>
            </w:r>
            <w:proofErr w:type="spellEnd"/>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xml:space="preserve">!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1BCF010B" w14:textId="4DD11931" w:rsidR="00E3149E" w:rsidRDefault="00E3149E" w:rsidP="00E3149E">
            <w:pPr>
              <w:pStyle w:val="PlainText"/>
              <w:rPr>
                <w:rFonts w:ascii="Calibri" w:hAnsi="Calibri"/>
                <w:sz w:val="18"/>
                <w:szCs w:val="16"/>
              </w:rPr>
            </w:pPr>
            <w:r w:rsidRPr="00843327">
              <w:rPr>
                <w:snapToGrid/>
                <w:color w:val="000000"/>
                <w:sz w:val="16"/>
                <w:szCs w:val="16"/>
              </w:rPr>
              <w:t xml:space="preserve">                    C2(</w:t>
            </w:r>
            <w:proofErr w:type="spellStart"/>
            <w:proofErr w:type="gramStart"/>
            <w:r w:rsidRPr="00843327">
              <w:rPr>
                <w:snapToGrid/>
                <w:color w:val="000000"/>
                <w:sz w:val="16"/>
                <w:szCs w:val="16"/>
              </w:rPr>
              <w:t>K,SegNumI</w:t>
            </w:r>
            <w:proofErr w:type="gramEnd"/>
            <w:r w:rsidRPr="00843327">
              <w:rPr>
                <w:snapToGrid/>
                <w:color w:val="000000"/>
                <w:sz w:val="16"/>
                <w:szCs w:val="16"/>
              </w:rPr>
              <w:t>,nturb</w:t>
            </w:r>
            <w:proofErr w:type="spellEnd"/>
            <w:r w:rsidRPr="00843327">
              <w:rPr>
                <w:snapToGrid/>
                <w:color w:val="000000"/>
                <w:sz w:val="16"/>
                <w:szCs w:val="16"/>
              </w:rPr>
              <w:t>) = C1(</w:t>
            </w:r>
            <w:proofErr w:type="spellStart"/>
            <w:r w:rsidRPr="00843327">
              <w:rPr>
                <w:snapToGrid/>
                <w:color w:val="000000"/>
                <w:sz w:val="16"/>
                <w:szCs w:val="16"/>
              </w:rPr>
              <w:t>K,SegNumI,nturb</w:t>
            </w:r>
            <w:proofErr w:type="spellEnd"/>
            <w:r w:rsidRPr="00843327">
              <w:rPr>
                <w:snapToGrid/>
                <w:color w:val="000000"/>
                <w:sz w:val="16"/>
                <w:szCs w:val="16"/>
              </w:rPr>
              <w:t xml:space="preserve">)   </w:t>
            </w:r>
            <w:r w:rsidRPr="00843327">
              <w:rPr>
                <w:snapToGrid/>
                <w:color w:val="008000"/>
                <w:sz w:val="16"/>
                <w:szCs w:val="16"/>
              </w:rPr>
              <w:t>!exp(</w:t>
            </w:r>
            <w:proofErr w:type="spellStart"/>
            <w:r w:rsidRPr="00843327">
              <w:rPr>
                <w:snapToGrid/>
                <w:color w:val="008000"/>
                <w:sz w:val="16"/>
                <w:szCs w:val="16"/>
              </w:rPr>
              <w:t>CoeffA_Turb</w:t>
            </w:r>
            <w:proofErr w:type="spellEnd"/>
            <w:r w:rsidRPr="00843327">
              <w:rPr>
                <w:snapToGrid/>
                <w:color w:val="008000"/>
                <w:sz w:val="16"/>
                <w:szCs w:val="16"/>
              </w:rPr>
              <w:t>*log(</w:t>
            </w:r>
            <w:proofErr w:type="spellStart"/>
            <w:r w:rsidRPr="00843327">
              <w:rPr>
                <w:snapToGrid/>
                <w:color w:val="008000"/>
                <w:sz w:val="16"/>
                <w:szCs w:val="16"/>
              </w:rPr>
              <w:t>CellTSSValue</w:t>
            </w:r>
            <w:proofErr w:type="spellEnd"/>
            <w:r w:rsidRPr="00843327">
              <w:rPr>
                <w:snapToGrid/>
                <w:color w:val="008000"/>
                <w:sz w:val="16"/>
                <w:szCs w:val="16"/>
              </w:rPr>
              <w:t xml:space="preserve">) + </w:t>
            </w:r>
            <w:proofErr w:type="spellStart"/>
            <w:r w:rsidRPr="00843327">
              <w:rPr>
                <w:snapToGrid/>
                <w:color w:val="008000"/>
                <w:sz w:val="16"/>
                <w:szCs w:val="16"/>
              </w:rPr>
              <w:t>CoeffB_Turb</w:t>
            </w:r>
            <w:proofErr w:type="spellEnd"/>
            <w:r w:rsidRPr="00843327">
              <w:rPr>
                <w:snapToGrid/>
                <w:color w:val="008000"/>
                <w:sz w:val="16"/>
                <w:szCs w:val="16"/>
              </w:rPr>
              <w:t>)</w:t>
            </w:r>
          </w:p>
        </w:tc>
        <w:tc>
          <w:tcPr>
            <w:tcW w:w="1512" w:type="dxa"/>
            <w:shd w:val="clear" w:color="auto" w:fill="F2F2F2" w:themeFill="background1" w:themeFillShade="F2"/>
          </w:tcPr>
          <w:p w14:paraId="6F67D664" w14:textId="335C87B0" w:rsidR="000A6B49" w:rsidRPr="00E3149E" w:rsidRDefault="00E3149E" w:rsidP="007413DA">
            <w:pPr>
              <w:rPr>
                <w:sz w:val="20"/>
              </w:rPr>
            </w:pPr>
            <w:r w:rsidRPr="00E3149E">
              <w:rPr>
                <w:sz w:val="20"/>
              </w:rPr>
              <w:t>11/15/2019</w:t>
            </w:r>
          </w:p>
        </w:tc>
      </w:tr>
      <w:tr w:rsidR="000A6B49" w:rsidRPr="00A8639A" w14:paraId="0AF814F2" w14:textId="77777777" w:rsidTr="006D7C07">
        <w:trPr>
          <w:cantSplit/>
        </w:trPr>
        <w:tc>
          <w:tcPr>
            <w:tcW w:w="606" w:type="dxa"/>
            <w:shd w:val="clear" w:color="auto" w:fill="F2F2F2" w:themeFill="background1" w:themeFillShade="F2"/>
          </w:tcPr>
          <w:p w14:paraId="626D5C4C" w14:textId="263A2317" w:rsidR="000A6B49" w:rsidRDefault="00E3149E" w:rsidP="007413DA">
            <w:r>
              <w:t>28</w:t>
            </w:r>
          </w:p>
        </w:tc>
        <w:tc>
          <w:tcPr>
            <w:tcW w:w="1194" w:type="dxa"/>
            <w:shd w:val="clear" w:color="auto" w:fill="F2F2F2" w:themeFill="background1" w:themeFillShade="F2"/>
          </w:tcPr>
          <w:p w14:paraId="187ACA6B" w14:textId="63521A0C" w:rsidR="000A6B49" w:rsidRPr="00E3149E" w:rsidRDefault="00E3149E" w:rsidP="007413DA">
            <w:pPr>
              <w:rPr>
                <w:sz w:val="20"/>
              </w:rPr>
            </w:pPr>
            <w:r w:rsidRPr="00E3149E">
              <w:rPr>
                <w:sz w:val="20"/>
              </w:rPr>
              <w:t>W2</w:t>
            </w:r>
          </w:p>
        </w:tc>
        <w:tc>
          <w:tcPr>
            <w:tcW w:w="1530" w:type="dxa"/>
            <w:shd w:val="clear" w:color="auto" w:fill="F2F2F2" w:themeFill="background1" w:themeFillShade="F2"/>
          </w:tcPr>
          <w:p w14:paraId="39B4398C" w14:textId="39B4B7DA" w:rsidR="000A6B49" w:rsidRPr="00E3149E" w:rsidRDefault="00E3149E" w:rsidP="007413DA">
            <w:pPr>
              <w:rPr>
                <w:sz w:val="20"/>
              </w:rPr>
            </w:pPr>
            <w:r w:rsidRPr="00E3149E">
              <w:rPr>
                <w:sz w:val="20"/>
              </w:rPr>
              <w:t>Examples and User Manual</w:t>
            </w:r>
          </w:p>
        </w:tc>
        <w:tc>
          <w:tcPr>
            <w:tcW w:w="4158" w:type="dxa"/>
            <w:shd w:val="clear" w:color="auto" w:fill="F2F2F2" w:themeFill="background1" w:themeFillShade="F2"/>
          </w:tcPr>
          <w:p w14:paraId="52107F0F" w14:textId="53E67E98" w:rsidR="000A6B49" w:rsidRDefault="00E3149E" w:rsidP="005965C4">
            <w:pPr>
              <w:pStyle w:val="Tablenarrativecontent"/>
            </w:pPr>
            <w:r>
              <w:t xml:space="preserve">The kinetic flux output order for DOEP and DOAR was reversed in a couple of the input files in the model example files (in </w:t>
            </w:r>
            <w:r w:rsidRPr="005965C4">
              <w:rPr>
                <w:b/>
                <w:bCs/>
              </w:rPr>
              <w:t>w2_con.npt</w:t>
            </w:r>
            <w:r>
              <w:t>) and in one place in the User Manual. These were corrected.</w:t>
            </w:r>
          </w:p>
        </w:tc>
        <w:tc>
          <w:tcPr>
            <w:tcW w:w="1512" w:type="dxa"/>
            <w:shd w:val="clear" w:color="auto" w:fill="F2F2F2" w:themeFill="background1" w:themeFillShade="F2"/>
          </w:tcPr>
          <w:p w14:paraId="5DE73C10" w14:textId="2FA82141" w:rsidR="000A6B49" w:rsidRPr="00E3149E" w:rsidRDefault="00E3149E" w:rsidP="007413DA">
            <w:pPr>
              <w:rPr>
                <w:sz w:val="20"/>
              </w:rPr>
            </w:pPr>
            <w:r w:rsidRPr="00E3149E">
              <w:rPr>
                <w:sz w:val="20"/>
              </w:rPr>
              <w:t>11/15/2019</w:t>
            </w:r>
          </w:p>
        </w:tc>
      </w:tr>
      <w:tr w:rsidR="000A6B49" w:rsidRPr="00A8639A" w14:paraId="0753EEB6" w14:textId="77777777" w:rsidTr="006D7C07">
        <w:trPr>
          <w:cantSplit/>
        </w:trPr>
        <w:tc>
          <w:tcPr>
            <w:tcW w:w="606" w:type="dxa"/>
          </w:tcPr>
          <w:p w14:paraId="6A48474D" w14:textId="00E537F5" w:rsidR="000A6B49" w:rsidRDefault="00485128" w:rsidP="007413DA">
            <w:r>
              <w:lastRenderedPageBreak/>
              <w:t>29</w:t>
            </w:r>
          </w:p>
        </w:tc>
        <w:tc>
          <w:tcPr>
            <w:tcW w:w="1194" w:type="dxa"/>
          </w:tcPr>
          <w:p w14:paraId="71E4486F" w14:textId="49A3E2DF" w:rsidR="000A6B49" w:rsidRPr="00E3149E" w:rsidRDefault="00485128" w:rsidP="007413DA">
            <w:pPr>
              <w:rPr>
                <w:sz w:val="20"/>
              </w:rPr>
            </w:pPr>
            <w:r>
              <w:rPr>
                <w:sz w:val="20"/>
              </w:rPr>
              <w:t>W2</w:t>
            </w:r>
          </w:p>
        </w:tc>
        <w:tc>
          <w:tcPr>
            <w:tcW w:w="1530" w:type="dxa"/>
          </w:tcPr>
          <w:p w14:paraId="5DBBC701" w14:textId="67FAAC1C" w:rsidR="000A6B49" w:rsidRPr="00E3149E" w:rsidRDefault="00485128" w:rsidP="007413DA">
            <w:pPr>
              <w:rPr>
                <w:sz w:val="20"/>
              </w:rPr>
            </w:pPr>
            <w:r>
              <w:rPr>
                <w:sz w:val="20"/>
              </w:rPr>
              <w:t>Branch Active</w:t>
            </w:r>
          </w:p>
        </w:tc>
        <w:tc>
          <w:tcPr>
            <w:tcW w:w="4158" w:type="dxa"/>
          </w:tcPr>
          <w:p w14:paraId="75C6213A" w14:textId="75AD7745" w:rsidR="000A6B49" w:rsidRDefault="00485128" w:rsidP="007413DA">
            <w:pPr>
              <w:pStyle w:val="PlainText"/>
              <w:rPr>
                <w:rFonts w:ascii="Calibri" w:hAnsi="Calibri"/>
                <w:sz w:val="18"/>
                <w:szCs w:val="16"/>
              </w:rPr>
            </w:pPr>
            <w:r>
              <w:rPr>
                <w:rFonts w:ascii="Calibri" w:hAnsi="Calibri"/>
                <w:sz w:val="18"/>
                <w:szCs w:val="16"/>
              </w:rPr>
              <w:t>In the process of setting inflows to upstream inactive branches to branches that were still active, the following code was updated for complex, multi-waterbody systems: [Chris Berger]</w:t>
            </w:r>
          </w:p>
          <w:p w14:paraId="69545A1F" w14:textId="1E91B586" w:rsidR="005025A4" w:rsidRPr="00B439C4" w:rsidRDefault="005025A4" w:rsidP="005025A4">
            <w:pPr>
              <w:pStyle w:val="PlainText"/>
              <w:rPr>
                <w:sz w:val="16"/>
                <w:szCs w:val="16"/>
              </w:rPr>
            </w:pPr>
            <w:r w:rsidRPr="005025A4">
              <w:rPr>
                <w:rFonts w:ascii="Calibri" w:hAnsi="Calibri"/>
                <w:sz w:val="18"/>
                <w:szCs w:val="16"/>
              </w:rPr>
              <w:t xml:space="preserve">      </w:t>
            </w:r>
            <w:r w:rsidRPr="00B439C4">
              <w:rPr>
                <w:sz w:val="16"/>
                <w:szCs w:val="16"/>
              </w:rPr>
              <w:t>IF(BR_INACTIVE(JB</w:t>
            </w:r>
            <w:proofErr w:type="gramStart"/>
            <w:r w:rsidRPr="00B439C4">
              <w:rPr>
                <w:sz w:val="16"/>
                <w:szCs w:val="16"/>
              </w:rPr>
              <w:t>))THEN</w:t>
            </w:r>
            <w:proofErr w:type="gramEnd"/>
            <w:r w:rsidRPr="00B439C4">
              <w:rPr>
                <w:sz w:val="16"/>
                <w:szCs w:val="16"/>
              </w:rPr>
              <w:t xml:space="preserve"> ! CONVERT INFLOWS TO TRIBS SET TO THE </w:t>
            </w:r>
            <w:proofErr w:type="gramStart"/>
            <w:r w:rsidRPr="00B439C4">
              <w:rPr>
                <w:sz w:val="16"/>
                <w:szCs w:val="16"/>
              </w:rPr>
              <w:t>CUS(</w:t>
            </w:r>
            <w:proofErr w:type="gramEnd"/>
            <w:r w:rsidRPr="00B439C4">
              <w:rPr>
                <w:sz w:val="16"/>
                <w:szCs w:val="16"/>
              </w:rPr>
              <w:t>1) LOCATION</w:t>
            </w:r>
          </w:p>
          <w:p w14:paraId="6412554A" w14:textId="62B4CF39" w:rsidR="005025A4" w:rsidRPr="00B439C4" w:rsidRDefault="005025A4" w:rsidP="005025A4">
            <w:pPr>
              <w:pStyle w:val="PlainText"/>
              <w:rPr>
                <w:sz w:val="16"/>
                <w:szCs w:val="16"/>
              </w:rPr>
            </w:pPr>
            <w:r w:rsidRPr="00B439C4">
              <w:rPr>
                <w:sz w:val="16"/>
                <w:szCs w:val="16"/>
              </w:rPr>
              <w:t xml:space="preserve">   JTT=JTT+1</w:t>
            </w:r>
          </w:p>
          <w:p w14:paraId="2E5EE5A7" w14:textId="0BB67AE3" w:rsidR="005025A4" w:rsidRPr="00B439C4" w:rsidRDefault="005025A4" w:rsidP="005025A4">
            <w:pPr>
              <w:pStyle w:val="PlainText"/>
              <w:rPr>
                <w:sz w:val="16"/>
                <w:szCs w:val="16"/>
              </w:rPr>
            </w:pPr>
            <w:r w:rsidRPr="00B439C4">
              <w:rPr>
                <w:sz w:val="16"/>
                <w:szCs w:val="16"/>
              </w:rPr>
              <w:t xml:space="preserve">   </w:t>
            </w:r>
            <w:proofErr w:type="gramStart"/>
            <w:r w:rsidRPr="00B439C4">
              <w:rPr>
                <w:sz w:val="16"/>
                <w:szCs w:val="16"/>
              </w:rPr>
              <w:t>!ITR</w:t>
            </w:r>
            <w:proofErr w:type="gramEnd"/>
            <w:r w:rsidRPr="00B439C4">
              <w:rPr>
                <w:sz w:val="16"/>
                <w:szCs w:val="16"/>
              </w:rPr>
              <w:t>(JTT)=CUS(1) ! HARDWIRED TO FIRST BRANCH</w:t>
            </w:r>
          </w:p>
          <w:p w14:paraId="099D157B" w14:textId="6D815B79" w:rsidR="005025A4" w:rsidRPr="00B439C4" w:rsidRDefault="005025A4" w:rsidP="005025A4">
            <w:pPr>
              <w:pStyle w:val="PlainText"/>
              <w:rPr>
                <w:sz w:val="16"/>
                <w:szCs w:val="16"/>
              </w:rPr>
            </w:pPr>
            <w:r w:rsidRPr="00B439C4">
              <w:rPr>
                <w:sz w:val="16"/>
                <w:szCs w:val="16"/>
              </w:rPr>
              <w:t xml:space="preserve">   ITR(JTT)=</w:t>
            </w:r>
            <w:proofErr w:type="gramStart"/>
            <w:r w:rsidRPr="00B439C4">
              <w:rPr>
                <w:sz w:val="16"/>
                <w:szCs w:val="16"/>
                <w:highlight w:val="yellow"/>
              </w:rPr>
              <w:t>CUS(</w:t>
            </w:r>
            <w:proofErr w:type="spellStart"/>
            <w:proofErr w:type="gramEnd"/>
            <w:r w:rsidRPr="00B439C4">
              <w:rPr>
                <w:sz w:val="16"/>
                <w:szCs w:val="16"/>
                <w:highlight w:val="yellow"/>
              </w:rPr>
              <w:t>jbdn</w:t>
            </w:r>
            <w:proofErr w:type="spellEnd"/>
            <w:r w:rsidRPr="00B439C4">
              <w:rPr>
                <w:sz w:val="16"/>
                <w:szCs w:val="16"/>
                <w:highlight w:val="yellow"/>
              </w:rPr>
              <w:t>(</w:t>
            </w:r>
            <w:proofErr w:type="spellStart"/>
            <w:r w:rsidRPr="00B439C4">
              <w:rPr>
                <w:sz w:val="16"/>
                <w:szCs w:val="16"/>
                <w:highlight w:val="yellow"/>
              </w:rPr>
              <w:t>jw</w:t>
            </w:r>
            <w:proofErr w:type="spellEnd"/>
            <w:r w:rsidRPr="00B439C4">
              <w:rPr>
                <w:sz w:val="16"/>
                <w:szCs w:val="16"/>
                <w:highlight w:val="yellow"/>
              </w:rPr>
              <w:t>)</w:t>
            </w:r>
            <w:r w:rsidRPr="00B439C4">
              <w:rPr>
                <w:sz w:val="16"/>
                <w:szCs w:val="16"/>
              </w:rPr>
              <w:t xml:space="preserve">) ! changed HARDWIRE TO JBDN BRANCH  ! </w:t>
            </w:r>
            <w:proofErr w:type="spellStart"/>
            <w:r w:rsidRPr="00B439C4">
              <w:rPr>
                <w:sz w:val="16"/>
                <w:szCs w:val="16"/>
              </w:rPr>
              <w:t>cb</w:t>
            </w:r>
            <w:proofErr w:type="spellEnd"/>
            <w:r w:rsidRPr="00B439C4">
              <w:rPr>
                <w:sz w:val="16"/>
                <w:szCs w:val="16"/>
              </w:rPr>
              <w:t xml:space="preserve"> 11/20/19</w:t>
            </w:r>
          </w:p>
          <w:p w14:paraId="1AC5853C" w14:textId="55822568" w:rsidR="005025A4" w:rsidRPr="00B439C4" w:rsidRDefault="005025A4" w:rsidP="005025A4">
            <w:pPr>
              <w:pStyle w:val="PlainText"/>
              <w:rPr>
                <w:sz w:val="16"/>
                <w:szCs w:val="16"/>
              </w:rPr>
            </w:pPr>
            <w:r w:rsidRPr="00B439C4">
              <w:rPr>
                <w:sz w:val="16"/>
                <w:szCs w:val="16"/>
              </w:rPr>
              <w:t xml:space="preserve">   QTR(</w:t>
            </w:r>
            <w:proofErr w:type="gramStart"/>
            <w:r w:rsidRPr="00B439C4">
              <w:rPr>
                <w:sz w:val="16"/>
                <w:szCs w:val="16"/>
              </w:rPr>
              <w:t xml:space="preserve">JTT)   </w:t>
            </w:r>
            <w:proofErr w:type="gramEnd"/>
            <w:r w:rsidRPr="00B439C4">
              <w:rPr>
                <w:sz w:val="16"/>
                <w:szCs w:val="16"/>
              </w:rPr>
              <w:t xml:space="preserve">      = QIN(JB)</w:t>
            </w:r>
          </w:p>
          <w:p w14:paraId="3E933CF2" w14:textId="28E220D2" w:rsidR="005025A4" w:rsidRPr="00B439C4" w:rsidRDefault="005025A4" w:rsidP="007413DA">
            <w:pPr>
              <w:pStyle w:val="PlainText"/>
              <w:rPr>
                <w:sz w:val="16"/>
                <w:szCs w:val="16"/>
              </w:rPr>
            </w:pPr>
            <w:r w:rsidRPr="00B439C4">
              <w:rPr>
                <w:sz w:val="16"/>
                <w:szCs w:val="16"/>
              </w:rPr>
              <w:t>…</w:t>
            </w:r>
          </w:p>
          <w:p w14:paraId="4B3574EC" w14:textId="77777777" w:rsidR="005025A4" w:rsidRPr="00B439C4" w:rsidRDefault="005025A4" w:rsidP="005025A4">
            <w:pPr>
              <w:pStyle w:val="PlainText"/>
              <w:rPr>
                <w:sz w:val="16"/>
                <w:szCs w:val="16"/>
              </w:rPr>
            </w:pPr>
            <w:r w:rsidRPr="00B439C4">
              <w:rPr>
                <w:sz w:val="16"/>
                <w:szCs w:val="16"/>
              </w:rPr>
              <w:t>! including tributary flows for inactive branches</w:t>
            </w:r>
          </w:p>
          <w:p w14:paraId="5CD366F6" w14:textId="77777777" w:rsidR="005025A4" w:rsidRPr="00B439C4" w:rsidRDefault="005025A4" w:rsidP="005025A4">
            <w:pPr>
              <w:pStyle w:val="PlainText"/>
              <w:rPr>
                <w:sz w:val="16"/>
                <w:szCs w:val="16"/>
              </w:rPr>
            </w:pPr>
            <w:r w:rsidRPr="00B439C4">
              <w:rPr>
                <w:sz w:val="16"/>
                <w:szCs w:val="16"/>
              </w:rPr>
              <w:t xml:space="preserve">    DO JW=</w:t>
            </w:r>
            <w:proofErr w:type="gramStart"/>
            <w:r w:rsidRPr="00B439C4">
              <w:rPr>
                <w:sz w:val="16"/>
                <w:szCs w:val="16"/>
              </w:rPr>
              <w:t>1,NWB</w:t>
            </w:r>
            <w:proofErr w:type="gramEnd"/>
            <w:r w:rsidRPr="00B439C4">
              <w:rPr>
                <w:sz w:val="16"/>
                <w:szCs w:val="16"/>
              </w:rPr>
              <w:t xml:space="preserve">           ! </w:t>
            </w:r>
            <w:proofErr w:type="spellStart"/>
            <w:r w:rsidRPr="00B439C4">
              <w:rPr>
                <w:sz w:val="16"/>
                <w:szCs w:val="16"/>
              </w:rPr>
              <w:t>cb</w:t>
            </w:r>
            <w:proofErr w:type="spellEnd"/>
            <w:r w:rsidRPr="00B439C4">
              <w:rPr>
                <w:sz w:val="16"/>
                <w:szCs w:val="16"/>
              </w:rPr>
              <w:t xml:space="preserve"> 11/20/19</w:t>
            </w:r>
          </w:p>
          <w:p w14:paraId="3521D46B" w14:textId="77777777" w:rsidR="005025A4" w:rsidRPr="00B439C4" w:rsidRDefault="005025A4" w:rsidP="005025A4">
            <w:pPr>
              <w:pStyle w:val="PlainText"/>
              <w:rPr>
                <w:sz w:val="16"/>
                <w:szCs w:val="16"/>
              </w:rPr>
            </w:pPr>
            <w:r w:rsidRPr="00B439C4">
              <w:rPr>
                <w:sz w:val="16"/>
                <w:szCs w:val="16"/>
              </w:rPr>
              <w:t xml:space="preserve">      KT = KTWB(JW)</w:t>
            </w:r>
          </w:p>
          <w:p w14:paraId="6DDED9AC" w14:textId="77777777" w:rsidR="005025A4" w:rsidRPr="00B439C4" w:rsidRDefault="005025A4" w:rsidP="005025A4">
            <w:pPr>
              <w:pStyle w:val="PlainText"/>
              <w:rPr>
                <w:sz w:val="16"/>
                <w:szCs w:val="16"/>
              </w:rPr>
            </w:pPr>
            <w:r w:rsidRPr="00B439C4">
              <w:rPr>
                <w:sz w:val="16"/>
                <w:szCs w:val="16"/>
              </w:rPr>
              <w:t xml:space="preserve">      DO JB=BS(JW</w:t>
            </w:r>
            <w:proofErr w:type="gramStart"/>
            <w:r w:rsidRPr="00B439C4">
              <w:rPr>
                <w:sz w:val="16"/>
                <w:szCs w:val="16"/>
              </w:rPr>
              <w:t>),BE</w:t>
            </w:r>
            <w:proofErr w:type="gramEnd"/>
            <w:r w:rsidRPr="00B439C4">
              <w:rPr>
                <w:sz w:val="16"/>
                <w:szCs w:val="16"/>
              </w:rPr>
              <w:t>(JW)</w:t>
            </w:r>
          </w:p>
          <w:p w14:paraId="19517C4B" w14:textId="77777777" w:rsidR="005025A4" w:rsidRPr="00B439C4" w:rsidRDefault="005025A4" w:rsidP="005025A4">
            <w:pPr>
              <w:pStyle w:val="PlainText"/>
              <w:rPr>
                <w:sz w:val="16"/>
                <w:szCs w:val="16"/>
              </w:rPr>
            </w:pPr>
            <w:r w:rsidRPr="00B439C4">
              <w:rPr>
                <w:sz w:val="16"/>
                <w:szCs w:val="16"/>
              </w:rPr>
              <w:t xml:space="preserve">        IF(BR_INACTIVE(JB</w:t>
            </w:r>
            <w:proofErr w:type="gramStart"/>
            <w:r w:rsidRPr="00B439C4">
              <w:rPr>
                <w:sz w:val="16"/>
                <w:szCs w:val="16"/>
              </w:rPr>
              <w:t>))then</w:t>
            </w:r>
            <w:proofErr w:type="gramEnd"/>
          </w:p>
          <w:p w14:paraId="661A16CB" w14:textId="77777777" w:rsidR="005025A4" w:rsidRPr="00B439C4" w:rsidRDefault="005025A4" w:rsidP="005025A4">
            <w:pPr>
              <w:pStyle w:val="PlainText"/>
              <w:rPr>
                <w:sz w:val="16"/>
                <w:szCs w:val="16"/>
              </w:rPr>
            </w:pPr>
            <w:r w:rsidRPr="00B439C4">
              <w:rPr>
                <w:sz w:val="16"/>
                <w:szCs w:val="16"/>
              </w:rPr>
              <w:t xml:space="preserve">          IU = CUS(JB)</w:t>
            </w:r>
          </w:p>
          <w:p w14:paraId="11E969E0" w14:textId="77777777" w:rsidR="005025A4" w:rsidRPr="00B439C4" w:rsidRDefault="005025A4" w:rsidP="005025A4">
            <w:pPr>
              <w:pStyle w:val="PlainText"/>
              <w:rPr>
                <w:sz w:val="16"/>
                <w:szCs w:val="16"/>
              </w:rPr>
            </w:pPr>
            <w:r w:rsidRPr="00B439C4">
              <w:rPr>
                <w:sz w:val="16"/>
                <w:szCs w:val="16"/>
              </w:rPr>
              <w:t xml:space="preserve">          ID = DS(JB)</w:t>
            </w:r>
          </w:p>
          <w:p w14:paraId="428F8114" w14:textId="77777777" w:rsidR="005025A4" w:rsidRPr="00B439C4" w:rsidRDefault="005025A4" w:rsidP="005025A4">
            <w:pPr>
              <w:pStyle w:val="PlainText"/>
              <w:rPr>
                <w:sz w:val="16"/>
                <w:szCs w:val="16"/>
              </w:rPr>
            </w:pPr>
            <w:r w:rsidRPr="00B439C4">
              <w:rPr>
                <w:sz w:val="16"/>
                <w:szCs w:val="16"/>
              </w:rPr>
              <w:t xml:space="preserve">          IF (TRIBUTARIES) THEN</w:t>
            </w:r>
          </w:p>
          <w:p w14:paraId="1657B9C7" w14:textId="77777777" w:rsidR="005025A4" w:rsidRPr="00B439C4" w:rsidRDefault="005025A4" w:rsidP="005025A4">
            <w:pPr>
              <w:pStyle w:val="PlainText"/>
              <w:rPr>
                <w:sz w:val="16"/>
                <w:szCs w:val="16"/>
              </w:rPr>
            </w:pPr>
            <w:r w:rsidRPr="00B439C4">
              <w:rPr>
                <w:sz w:val="16"/>
                <w:szCs w:val="16"/>
              </w:rPr>
              <w:t xml:space="preserve">           DO JT=</w:t>
            </w:r>
            <w:proofErr w:type="gramStart"/>
            <w:r w:rsidRPr="00B439C4">
              <w:rPr>
                <w:sz w:val="16"/>
                <w:szCs w:val="16"/>
              </w:rPr>
              <w:t>1,JTT</w:t>
            </w:r>
            <w:proofErr w:type="gramEnd"/>
          </w:p>
          <w:p w14:paraId="3E7ED525" w14:textId="77777777" w:rsidR="005025A4" w:rsidRPr="00B439C4" w:rsidRDefault="005025A4" w:rsidP="005025A4">
            <w:pPr>
              <w:pStyle w:val="PlainText"/>
              <w:rPr>
                <w:sz w:val="16"/>
                <w:szCs w:val="16"/>
              </w:rPr>
            </w:pPr>
          </w:p>
          <w:p w14:paraId="22C3BBB8" w14:textId="77777777" w:rsidR="005025A4" w:rsidRPr="00B439C4" w:rsidRDefault="005025A4" w:rsidP="005025A4">
            <w:pPr>
              <w:pStyle w:val="PlainText"/>
              <w:rPr>
                <w:sz w:val="16"/>
                <w:szCs w:val="16"/>
              </w:rPr>
            </w:pPr>
            <w:proofErr w:type="gramStart"/>
            <w:r w:rsidRPr="00B439C4">
              <w:rPr>
                <w:sz w:val="16"/>
                <w:szCs w:val="16"/>
              </w:rPr>
              <w:t>!*</w:t>
            </w:r>
            <w:proofErr w:type="gramEnd"/>
            <w:r w:rsidRPr="00B439C4">
              <w:rPr>
                <w:sz w:val="16"/>
                <w:szCs w:val="16"/>
              </w:rPr>
              <w:t>********* Inflow fractions</w:t>
            </w:r>
          </w:p>
          <w:p w14:paraId="4A053C10" w14:textId="77777777" w:rsidR="005025A4" w:rsidRPr="00B439C4" w:rsidRDefault="005025A4" w:rsidP="005025A4">
            <w:pPr>
              <w:pStyle w:val="PlainText"/>
              <w:rPr>
                <w:sz w:val="16"/>
                <w:szCs w:val="16"/>
              </w:rPr>
            </w:pPr>
          </w:p>
          <w:p w14:paraId="45DE10D2" w14:textId="77777777" w:rsidR="005025A4" w:rsidRPr="00B439C4" w:rsidRDefault="005025A4" w:rsidP="005025A4">
            <w:pPr>
              <w:pStyle w:val="PlainText"/>
              <w:rPr>
                <w:sz w:val="16"/>
                <w:szCs w:val="16"/>
              </w:rPr>
            </w:pPr>
            <w:r w:rsidRPr="00B439C4">
              <w:rPr>
                <w:sz w:val="16"/>
                <w:szCs w:val="16"/>
              </w:rPr>
              <w:t xml:space="preserve">            IF (JB == JBTR(JT)) THEN</w:t>
            </w:r>
          </w:p>
          <w:p w14:paraId="73382E6A" w14:textId="77777777" w:rsidR="005025A4" w:rsidRPr="00B439C4" w:rsidRDefault="005025A4" w:rsidP="005025A4">
            <w:pPr>
              <w:pStyle w:val="PlainText"/>
              <w:rPr>
                <w:sz w:val="16"/>
                <w:szCs w:val="16"/>
              </w:rPr>
            </w:pPr>
            <w:r w:rsidRPr="00B439C4">
              <w:rPr>
                <w:sz w:val="16"/>
                <w:szCs w:val="16"/>
              </w:rPr>
              <w:t xml:space="preserve">              I = </w:t>
            </w:r>
            <w:proofErr w:type="spellStart"/>
            <w:r w:rsidRPr="00B439C4">
              <w:rPr>
                <w:sz w:val="16"/>
                <w:szCs w:val="16"/>
              </w:rPr>
              <w:t>cus</w:t>
            </w:r>
            <w:proofErr w:type="spellEnd"/>
            <w:r w:rsidRPr="00B439C4">
              <w:rPr>
                <w:sz w:val="16"/>
                <w:szCs w:val="16"/>
              </w:rPr>
              <w:t>(</w:t>
            </w:r>
            <w:proofErr w:type="spellStart"/>
            <w:r w:rsidRPr="00B439C4">
              <w:rPr>
                <w:sz w:val="16"/>
                <w:szCs w:val="16"/>
              </w:rPr>
              <w:t>jbdn</w:t>
            </w:r>
            <w:proofErr w:type="spellEnd"/>
            <w:r w:rsidRPr="00B439C4">
              <w:rPr>
                <w:sz w:val="16"/>
                <w:szCs w:val="16"/>
              </w:rPr>
              <w:t>(</w:t>
            </w:r>
            <w:proofErr w:type="spellStart"/>
            <w:r w:rsidRPr="00B439C4">
              <w:rPr>
                <w:sz w:val="16"/>
                <w:szCs w:val="16"/>
              </w:rPr>
              <w:t>jw</w:t>
            </w:r>
            <w:proofErr w:type="spellEnd"/>
            <w:proofErr w:type="gramStart"/>
            <w:r w:rsidRPr="00B439C4">
              <w:rPr>
                <w:sz w:val="16"/>
                <w:szCs w:val="16"/>
              </w:rPr>
              <w:t xml:space="preserve">))   </w:t>
            </w:r>
            <w:proofErr w:type="gramEnd"/>
            <w:r w:rsidRPr="00B439C4">
              <w:rPr>
                <w:sz w:val="16"/>
                <w:szCs w:val="16"/>
              </w:rPr>
              <w:t xml:space="preserve">     ! placing tributary flows in upstream end of main branch</w:t>
            </w:r>
          </w:p>
          <w:p w14:paraId="4D598873" w14:textId="77777777" w:rsidR="005025A4" w:rsidRPr="00B439C4" w:rsidRDefault="005025A4" w:rsidP="005025A4">
            <w:pPr>
              <w:pStyle w:val="PlainText"/>
              <w:rPr>
                <w:sz w:val="16"/>
                <w:szCs w:val="16"/>
              </w:rPr>
            </w:pPr>
            <w:r w:rsidRPr="00B439C4">
              <w:rPr>
                <w:sz w:val="16"/>
                <w:szCs w:val="16"/>
              </w:rPr>
              <w:t xml:space="preserve">              QTRF(</w:t>
            </w:r>
            <w:proofErr w:type="gramStart"/>
            <w:r w:rsidRPr="00B439C4">
              <w:rPr>
                <w:sz w:val="16"/>
                <w:szCs w:val="16"/>
              </w:rPr>
              <w:t>KT:KB</w:t>
            </w:r>
            <w:proofErr w:type="gramEnd"/>
            <w:r w:rsidRPr="00B439C4">
              <w:rPr>
                <w:sz w:val="16"/>
                <w:szCs w:val="16"/>
              </w:rPr>
              <w:t xml:space="preserve">(I),JT) = 0.0                </w:t>
            </w:r>
          </w:p>
          <w:p w14:paraId="7ED48C00" w14:textId="77777777" w:rsidR="005025A4" w:rsidRPr="00B439C4" w:rsidRDefault="005025A4" w:rsidP="005025A4">
            <w:pPr>
              <w:pStyle w:val="PlainText"/>
              <w:rPr>
                <w:sz w:val="16"/>
                <w:szCs w:val="16"/>
              </w:rPr>
            </w:pPr>
            <w:r w:rsidRPr="00B439C4">
              <w:rPr>
                <w:sz w:val="16"/>
                <w:szCs w:val="16"/>
              </w:rPr>
              <w:t xml:space="preserve">              KTTR(JT) = KT</w:t>
            </w:r>
          </w:p>
          <w:p w14:paraId="3B0BCF3E" w14:textId="77777777" w:rsidR="005025A4" w:rsidRPr="00B439C4" w:rsidRDefault="005025A4" w:rsidP="005025A4">
            <w:pPr>
              <w:pStyle w:val="PlainText"/>
              <w:rPr>
                <w:sz w:val="16"/>
                <w:szCs w:val="16"/>
              </w:rPr>
            </w:pPr>
            <w:r w:rsidRPr="00B439C4">
              <w:rPr>
                <w:sz w:val="16"/>
                <w:szCs w:val="16"/>
              </w:rPr>
              <w:t xml:space="preserve">              KBTR(JT) = KB(I)                </w:t>
            </w:r>
          </w:p>
          <w:p w14:paraId="4F1A3F16" w14:textId="77777777" w:rsidR="005025A4" w:rsidRPr="00B439C4" w:rsidRDefault="005025A4" w:rsidP="005025A4">
            <w:pPr>
              <w:pStyle w:val="PlainText"/>
              <w:rPr>
                <w:sz w:val="16"/>
                <w:szCs w:val="16"/>
              </w:rPr>
            </w:pPr>
            <w:r w:rsidRPr="00B439C4">
              <w:rPr>
                <w:sz w:val="16"/>
                <w:szCs w:val="16"/>
              </w:rPr>
              <w:t xml:space="preserve">              KTTR(JT) = MAX(</w:t>
            </w:r>
            <w:proofErr w:type="gramStart"/>
            <w:r w:rsidRPr="00B439C4">
              <w:rPr>
                <w:sz w:val="16"/>
                <w:szCs w:val="16"/>
              </w:rPr>
              <w:t>KT,KTTR</w:t>
            </w:r>
            <w:proofErr w:type="gramEnd"/>
            <w:r w:rsidRPr="00B439C4">
              <w:rPr>
                <w:sz w:val="16"/>
                <w:szCs w:val="16"/>
              </w:rPr>
              <w:t>(JT))</w:t>
            </w:r>
          </w:p>
          <w:p w14:paraId="3CF3065C" w14:textId="77777777" w:rsidR="005025A4" w:rsidRPr="00B439C4" w:rsidRDefault="005025A4" w:rsidP="005025A4">
            <w:pPr>
              <w:pStyle w:val="PlainText"/>
              <w:rPr>
                <w:sz w:val="16"/>
                <w:szCs w:val="16"/>
              </w:rPr>
            </w:pPr>
            <w:r w:rsidRPr="00B439C4">
              <w:rPr>
                <w:sz w:val="16"/>
                <w:szCs w:val="16"/>
              </w:rPr>
              <w:t xml:space="preserve">              KBTR(JT) = MIN(KB(I</w:t>
            </w:r>
            <w:proofErr w:type="gramStart"/>
            <w:r w:rsidRPr="00B439C4">
              <w:rPr>
                <w:sz w:val="16"/>
                <w:szCs w:val="16"/>
              </w:rPr>
              <w:t>),KBTR</w:t>
            </w:r>
            <w:proofErr w:type="gramEnd"/>
            <w:r w:rsidRPr="00B439C4">
              <w:rPr>
                <w:sz w:val="16"/>
                <w:szCs w:val="16"/>
              </w:rPr>
              <w:t>(JT))</w:t>
            </w:r>
          </w:p>
          <w:p w14:paraId="5247C951" w14:textId="77777777" w:rsidR="005025A4" w:rsidRPr="00B439C4" w:rsidRDefault="005025A4" w:rsidP="005025A4">
            <w:pPr>
              <w:pStyle w:val="PlainText"/>
              <w:rPr>
                <w:sz w:val="16"/>
                <w:szCs w:val="16"/>
              </w:rPr>
            </w:pPr>
            <w:r w:rsidRPr="00B439C4">
              <w:rPr>
                <w:sz w:val="16"/>
                <w:szCs w:val="16"/>
              </w:rPr>
              <w:t xml:space="preserve">              IF (KBTR(JT) &lt; KTTR(JT)) KBTR(JT) = KTTR(JT)</w:t>
            </w:r>
          </w:p>
          <w:p w14:paraId="270316B9" w14:textId="77777777" w:rsidR="005025A4" w:rsidRPr="00B439C4" w:rsidRDefault="005025A4" w:rsidP="005025A4">
            <w:pPr>
              <w:pStyle w:val="PlainText"/>
              <w:rPr>
                <w:sz w:val="16"/>
                <w:szCs w:val="16"/>
              </w:rPr>
            </w:pPr>
            <w:r w:rsidRPr="00B439C4">
              <w:rPr>
                <w:sz w:val="16"/>
                <w:szCs w:val="16"/>
              </w:rPr>
              <w:t xml:space="preserve">              BHSUM = 0.0</w:t>
            </w:r>
          </w:p>
          <w:p w14:paraId="3C8B7912"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4DB0746A" w14:textId="77777777" w:rsidR="005025A4" w:rsidRPr="00B439C4" w:rsidRDefault="005025A4" w:rsidP="005025A4">
            <w:pPr>
              <w:pStyle w:val="PlainText"/>
              <w:rPr>
                <w:sz w:val="16"/>
                <w:szCs w:val="16"/>
              </w:rPr>
            </w:pPr>
            <w:r w:rsidRPr="00B439C4">
              <w:rPr>
                <w:sz w:val="16"/>
                <w:szCs w:val="16"/>
              </w:rPr>
              <w:t xml:space="preserve">                BHSUM = BHSUM+BH2(</w:t>
            </w:r>
            <w:proofErr w:type="gramStart"/>
            <w:r w:rsidRPr="00B439C4">
              <w:rPr>
                <w:sz w:val="16"/>
                <w:szCs w:val="16"/>
              </w:rPr>
              <w:t>K,I</w:t>
            </w:r>
            <w:proofErr w:type="gramEnd"/>
            <w:r w:rsidRPr="00B439C4">
              <w:rPr>
                <w:sz w:val="16"/>
                <w:szCs w:val="16"/>
              </w:rPr>
              <w:t>)</w:t>
            </w:r>
          </w:p>
          <w:p w14:paraId="056EEE4A" w14:textId="77777777" w:rsidR="005025A4" w:rsidRPr="00B439C4" w:rsidRDefault="005025A4" w:rsidP="005025A4">
            <w:pPr>
              <w:pStyle w:val="PlainText"/>
              <w:rPr>
                <w:sz w:val="16"/>
                <w:szCs w:val="16"/>
              </w:rPr>
            </w:pPr>
            <w:r w:rsidRPr="00B439C4">
              <w:rPr>
                <w:sz w:val="16"/>
                <w:szCs w:val="16"/>
              </w:rPr>
              <w:t xml:space="preserve">              END DO</w:t>
            </w:r>
          </w:p>
          <w:p w14:paraId="0BB82FF4"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3414576B" w14:textId="77777777" w:rsidR="005025A4" w:rsidRPr="00B439C4" w:rsidRDefault="005025A4" w:rsidP="005025A4">
            <w:pPr>
              <w:pStyle w:val="PlainText"/>
              <w:rPr>
                <w:sz w:val="16"/>
                <w:szCs w:val="16"/>
              </w:rPr>
            </w:pPr>
            <w:r w:rsidRPr="00B439C4">
              <w:rPr>
                <w:sz w:val="16"/>
                <w:szCs w:val="16"/>
              </w:rPr>
              <w:t xml:space="preserve">                 QTRF(</w:t>
            </w:r>
            <w:proofErr w:type="gramStart"/>
            <w:r w:rsidRPr="00B439C4">
              <w:rPr>
                <w:sz w:val="16"/>
                <w:szCs w:val="16"/>
              </w:rPr>
              <w:t>K,JT</w:t>
            </w:r>
            <w:proofErr w:type="gramEnd"/>
            <w:r w:rsidRPr="00B439C4">
              <w:rPr>
                <w:sz w:val="16"/>
                <w:szCs w:val="16"/>
              </w:rPr>
              <w:t>) = BH2(K,I)/BHSUM</w:t>
            </w:r>
          </w:p>
          <w:p w14:paraId="0B6A6B0E" w14:textId="77777777" w:rsidR="005025A4" w:rsidRPr="00B439C4" w:rsidRDefault="005025A4" w:rsidP="005025A4">
            <w:pPr>
              <w:pStyle w:val="PlainText"/>
              <w:rPr>
                <w:sz w:val="16"/>
                <w:szCs w:val="16"/>
              </w:rPr>
            </w:pPr>
            <w:r w:rsidRPr="00B439C4">
              <w:rPr>
                <w:sz w:val="16"/>
                <w:szCs w:val="16"/>
              </w:rPr>
              <w:t xml:space="preserve">              END DO</w:t>
            </w:r>
          </w:p>
          <w:p w14:paraId="0C99C0FF"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018DA000" w14:textId="77777777" w:rsidR="005025A4" w:rsidRPr="00B439C4" w:rsidRDefault="005025A4" w:rsidP="005025A4">
            <w:pPr>
              <w:pStyle w:val="PlainText"/>
              <w:rPr>
                <w:sz w:val="16"/>
                <w:szCs w:val="16"/>
              </w:rPr>
            </w:pPr>
            <w:r w:rsidRPr="00B439C4">
              <w:rPr>
                <w:sz w:val="16"/>
                <w:szCs w:val="16"/>
              </w:rPr>
              <w:t xml:space="preserve">                QSS(</w:t>
            </w:r>
            <w:proofErr w:type="gramStart"/>
            <w:r w:rsidRPr="00B439C4">
              <w:rPr>
                <w:sz w:val="16"/>
                <w:szCs w:val="16"/>
              </w:rPr>
              <w:t>K,I</w:t>
            </w:r>
            <w:proofErr w:type="gramEnd"/>
            <w:r w:rsidRPr="00B439C4">
              <w:rPr>
                <w:sz w:val="16"/>
                <w:szCs w:val="16"/>
              </w:rPr>
              <w:t>) = QSS(K,I)+QTR(JT)*QTRF(K,JT)</w:t>
            </w:r>
          </w:p>
          <w:p w14:paraId="313FDDAB" w14:textId="77777777" w:rsidR="005025A4" w:rsidRPr="00B439C4" w:rsidRDefault="005025A4" w:rsidP="005025A4">
            <w:pPr>
              <w:pStyle w:val="PlainText"/>
              <w:rPr>
                <w:sz w:val="16"/>
                <w:szCs w:val="16"/>
              </w:rPr>
            </w:pPr>
            <w:r w:rsidRPr="00B439C4">
              <w:rPr>
                <w:sz w:val="16"/>
                <w:szCs w:val="16"/>
              </w:rPr>
              <w:t xml:space="preserve">              END DO</w:t>
            </w:r>
          </w:p>
          <w:p w14:paraId="7A27AF67" w14:textId="77777777" w:rsidR="005025A4" w:rsidRPr="00B439C4" w:rsidRDefault="005025A4" w:rsidP="005025A4">
            <w:pPr>
              <w:pStyle w:val="PlainText"/>
              <w:rPr>
                <w:sz w:val="16"/>
                <w:szCs w:val="16"/>
              </w:rPr>
            </w:pPr>
            <w:r w:rsidRPr="00B439C4">
              <w:rPr>
                <w:sz w:val="16"/>
                <w:szCs w:val="16"/>
              </w:rPr>
              <w:t xml:space="preserve">            END IF</w:t>
            </w:r>
          </w:p>
          <w:p w14:paraId="5F80F64B" w14:textId="77777777" w:rsidR="005025A4" w:rsidRPr="00B439C4" w:rsidRDefault="005025A4" w:rsidP="005025A4">
            <w:pPr>
              <w:pStyle w:val="PlainText"/>
              <w:rPr>
                <w:sz w:val="16"/>
                <w:szCs w:val="16"/>
              </w:rPr>
            </w:pPr>
            <w:r w:rsidRPr="00B439C4">
              <w:rPr>
                <w:sz w:val="16"/>
                <w:szCs w:val="16"/>
              </w:rPr>
              <w:t xml:space="preserve">          END DO</w:t>
            </w:r>
          </w:p>
          <w:p w14:paraId="717584D1" w14:textId="77777777" w:rsidR="005025A4" w:rsidRPr="00B439C4" w:rsidRDefault="005025A4" w:rsidP="005025A4">
            <w:pPr>
              <w:pStyle w:val="PlainText"/>
              <w:rPr>
                <w:sz w:val="16"/>
                <w:szCs w:val="16"/>
              </w:rPr>
            </w:pPr>
            <w:r w:rsidRPr="00B439C4">
              <w:rPr>
                <w:sz w:val="16"/>
                <w:szCs w:val="16"/>
              </w:rPr>
              <w:t xml:space="preserve">         END IF</w:t>
            </w:r>
          </w:p>
          <w:p w14:paraId="44754381" w14:textId="77777777" w:rsidR="005025A4" w:rsidRPr="00B439C4" w:rsidRDefault="005025A4" w:rsidP="005025A4">
            <w:pPr>
              <w:pStyle w:val="PlainText"/>
              <w:rPr>
                <w:sz w:val="16"/>
                <w:szCs w:val="16"/>
              </w:rPr>
            </w:pPr>
            <w:r w:rsidRPr="00B439C4">
              <w:rPr>
                <w:sz w:val="16"/>
                <w:szCs w:val="16"/>
              </w:rPr>
              <w:t xml:space="preserve">        end if</w:t>
            </w:r>
          </w:p>
          <w:p w14:paraId="61AB962F" w14:textId="77777777" w:rsidR="005025A4" w:rsidRPr="00B439C4" w:rsidRDefault="005025A4" w:rsidP="005025A4">
            <w:pPr>
              <w:pStyle w:val="PlainText"/>
              <w:rPr>
                <w:sz w:val="16"/>
                <w:szCs w:val="16"/>
              </w:rPr>
            </w:pPr>
            <w:r w:rsidRPr="00B439C4">
              <w:rPr>
                <w:sz w:val="16"/>
                <w:szCs w:val="16"/>
              </w:rPr>
              <w:t xml:space="preserve">      end do</w:t>
            </w:r>
          </w:p>
          <w:p w14:paraId="097EB5EB" w14:textId="0EAD7F9D" w:rsidR="00485128" w:rsidRPr="00B439C4" w:rsidRDefault="005025A4" w:rsidP="005025A4">
            <w:pPr>
              <w:pStyle w:val="PlainText"/>
              <w:rPr>
                <w:sz w:val="16"/>
                <w:szCs w:val="16"/>
              </w:rPr>
            </w:pPr>
            <w:r w:rsidRPr="00B439C4">
              <w:rPr>
                <w:sz w:val="16"/>
                <w:szCs w:val="16"/>
              </w:rPr>
              <w:t xml:space="preserve">    end do</w:t>
            </w:r>
          </w:p>
          <w:p w14:paraId="07CE54CC" w14:textId="4CF5B71D" w:rsidR="00485128" w:rsidRDefault="00485128" w:rsidP="007413DA">
            <w:pPr>
              <w:pStyle w:val="PlainText"/>
              <w:rPr>
                <w:rFonts w:ascii="Calibri" w:hAnsi="Calibri"/>
                <w:sz w:val="18"/>
                <w:szCs w:val="16"/>
              </w:rPr>
            </w:pPr>
          </w:p>
        </w:tc>
        <w:tc>
          <w:tcPr>
            <w:tcW w:w="1512" w:type="dxa"/>
          </w:tcPr>
          <w:p w14:paraId="1197CB03" w14:textId="31E81C6A" w:rsidR="000A6B49" w:rsidRPr="00E3149E" w:rsidRDefault="00485128" w:rsidP="007413DA">
            <w:pPr>
              <w:rPr>
                <w:sz w:val="20"/>
              </w:rPr>
            </w:pPr>
            <w:r>
              <w:rPr>
                <w:sz w:val="20"/>
              </w:rPr>
              <w:t>11/22/2019</w:t>
            </w:r>
          </w:p>
        </w:tc>
      </w:tr>
      <w:tr w:rsidR="000A6B49" w:rsidRPr="00A8639A" w14:paraId="05C2D641" w14:textId="77777777" w:rsidTr="006D7C07">
        <w:trPr>
          <w:cantSplit/>
        </w:trPr>
        <w:tc>
          <w:tcPr>
            <w:tcW w:w="606" w:type="dxa"/>
          </w:tcPr>
          <w:p w14:paraId="39F96D92" w14:textId="6295F982" w:rsidR="000A6B49" w:rsidRDefault="00BE64F4" w:rsidP="007413DA">
            <w:r>
              <w:lastRenderedPageBreak/>
              <w:t>30</w:t>
            </w:r>
          </w:p>
        </w:tc>
        <w:tc>
          <w:tcPr>
            <w:tcW w:w="1194" w:type="dxa"/>
          </w:tcPr>
          <w:p w14:paraId="30ED4F62" w14:textId="2DB3754D" w:rsidR="000A6B49" w:rsidRPr="00E3149E" w:rsidRDefault="00BE64F4" w:rsidP="007413DA">
            <w:pPr>
              <w:rPr>
                <w:sz w:val="20"/>
              </w:rPr>
            </w:pPr>
            <w:r>
              <w:rPr>
                <w:sz w:val="20"/>
              </w:rPr>
              <w:t>W2</w:t>
            </w:r>
          </w:p>
        </w:tc>
        <w:tc>
          <w:tcPr>
            <w:tcW w:w="1530" w:type="dxa"/>
          </w:tcPr>
          <w:p w14:paraId="1B0B382C" w14:textId="176596FE" w:rsidR="000A6B49" w:rsidRPr="00E3149E" w:rsidRDefault="00BE64F4" w:rsidP="007413DA">
            <w:pPr>
              <w:rPr>
                <w:sz w:val="20"/>
              </w:rPr>
            </w:pPr>
            <w:r>
              <w:rPr>
                <w:sz w:val="20"/>
              </w:rPr>
              <w:t>WRN output</w:t>
            </w:r>
          </w:p>
        </w:tc>
        <w:tc>
          <w:tcPr>
            <w:tcW w:w="4158" w:type="dxa"/>
          </w:tcPr>
          <w:p w14:paraId="755FA59C" w14:textId="77777777" w:rsidR="00BE64F4" w:rsidRDefault="00BE64F4" w:rsidP="00B439C4">
            <w:pPr>
              <w:pStyle w:val="Tablenarrativecontent"/>
            </w:pPr>
            <w:r>
              <w:t xml:space="preserve">The warning output format was improved when there were volume balance errors – thanks to Stewart Rounds, who defies retirement to provide model improvements!! </w:t>
            </w:r>
          </w:p>
          <w:p w14:paraId="3C24A06B" w14:textId="77777777" w:rsidR="00BE64F4" w:rsidRDefault="00BE64F4" w:rsidP="00B439C4">
            <w:pPr>
              <w:pStyle w:val="Tablenarrativecontent"/>
            </w:pPr>
          </w:p>
          <w:p w14:paraId="7BE6A8D5" w14:textId="5B07129E" w:rsidR="000A6B49" w:rsidRDefault="00BE64F4" w:rsidP="00B439C4">
            <w:pPr>
              <w:pStyle w:val="Tablenarrativecontent"/>
            </w:pPr>
            <w:r>
              <w:t xml:space="preserve">In the subroutine, </w:t>
            </w:r>
            <w:proofErr w:type="gramStart"/>
            <w:r w:rsidRPr="00B439C4">
              <w:rPr>
                <w:rFonts w:asciiTheme="minorHAnsi" w:hAnsiTheme="minorHAnsi" w:cs="Times New Roman"/>
                <w:b/>
                <w:bCs/>
                <w:szCs w:val="18"/>
              </w:rPr>
              <w:t>balances.f</w:t>
            </w:r>
            <w:proofErr w:type="gramEnd"/>
            <w:r w:rsidRPr="00B439C4">
              <w:rPr>
                <w:rFonts w:asciiTheme="minorHAnsi" w:hAnsiTheme="minorHAnsi" w:cs="Times New Roman"/>
                <w:b/>
                <w:bCs/>
                <w:szCs w:val="18"/>
              </w:rPr>
              <w:t>90</w:t>
            </w:r>
            <w:r w:rsidRPr="005965C4">
              <w:rPr>
                <w:szCs w:val="18"/>
              </w:rPr>
              <w:t>, the</w:t>
            </w:r>
            <w:r>
              <w:t xml:space="preserve"> new code is shown below:</w:t>
            </w:r>
          </w:p>
          <w:p w14:paraId="6657F7F7" w14:textId="77777777" w:rsidR="00BE64F4" w:rsidRPr="00843327" w:rsidRDefault="00BE64F4" w:rsidP="00BE64F4">
            <w:pPr>
              <w:pStyle w:val="PlainText"/>
              <w:rPr>
                <w:sz w:val="16"/>
                <w:szCs w:val="16"/>
              </w:rPr>
            </w:pPr>
            <w:r w:rsidRPr="00843327">
              <w:rPr>
                <w:rFonts w:ascii="Calibri" w:hAnsi="Calibri"/>
                <w:sz w:val="16"/>
                <w:szCs w:val="16"/>
              </w:rPr>
              <w:t xml:space="preserve">            </w:t>
            </w:r>
            <w:r w:rsidRPr="00843327">
              <w:rPr>
                <w:sz w:val="16"/>
                <w:szCs w:val="16"/>
              </w:rPr>
              <w:t>IF (VOLUME_WARNING) THEN        WRITE(WRN,'(</w:t>
            </w:r>
            <w:proofErr w:type="gramStart"/>
            <w:r w:rsidRPr="00843327">
              <w:rPr>
                <w:sz w:val="16"/>
                <w:szCs w:val="16"/>
              </w:rPr>
              <w:t>A,F</w:t>
            </w:r>
            <w:proofErr w:type="gramEnd"/>
            <w:r w:rsidRPr="00843327">
              <w:rPr>
                <w:sz w:val="16"/>
                <w:szCs w:val="16"/>
              </w:rPr>
              <w:t>0.4,/A,I0,A,I0,A,I0,3(:/A,E15.8,A))')                                     &amp;  'COMPUTATIONAL WARNING AT JULIAN DAY = ',JDAY,                                                         &amp;</w:t>
            </w:r>
          </w:p>
          <w:p w14:paraId="7DA23BCF" w14:textId="57D0B5F1" w:rsidR="00BE64F4" w:rsidRPr="00843327" w:rsidRDefault="00BE64F4" w:rsidP="00BE64F4">
            <w:pPr>
              <w:pStyle w:val="PlainText"/>
              <w:rPr>
                <w:sz w:val="16"/>
                <w:szCs w:val="16"/>
              </w:rPr>
            </w:pPr>
            <w:r w:rsidRPr="00843327">
              <w:rPr>
                <w:sz w:val="16"/>
                <w:szCs w:val="16"/>
              </w:rPr>
              <w:t xml:space="preserve">'WATERBODY=', JW, ', BRANCH=', JB, ', KT=', </w:t>
            </w:r>
            <w:proofErr w:type="gramStart"/>
            <w:r w:rsidRPr="00843327">
              <w:rPr>
                <w:sz w:val="16"/>
                <w:szCs w:val="16"/>
              </w:rPr>
              <w:t xml:space="preserve">KT,   </w:t>
            </w:r>
            <w:proofErr w:type="gramEnd"/>
            <w:r w:rsidRPr="00843327">
              <w:rPr>
                <w:sz w:val="16"/>
                <w:szCs w:val="16"/>
              </w:rPr>
              <w:t xml:space="preserve">                                                     &amp;</w:t>
            </w:r>
          </w:p>
          <w:p w14:paraId="53DD6677" w14:textId="48A7FE6B" w:rsidR="00BE64F4" w:rsidRPr="00843327" w:rsidRDefault="00BE64F4" w:rsidP="00BE64F4">
            <w:pPr>
              <w:pStyle w:val="PlainText"/>
              <w:rPr>
                <w:sz w:val="16"/>
                <w:szCs w:val="16"/>
              </w:rPr>
            </w:pPr>
            <w:r w:rsidRPr="00843327">
              <w:rPr>
                <w:sz w:val="16"/>
                <w:szCs w:val="16"/>
              </w:rPr>
              <w:t xml:space="preserve">'SPATIAL </w:t>
            </w:r>
            <w:proofErr w:type="gramStart"/>
            <w:r w:rsidRPr="00843327">
              <w:rPr>
                <w:sz w:val="16"/>
                <w:szCs w:val="16"/>
              </w:rPr>
              <w:t>CHANGE  =</w:t>
            </w:r>
            <w:proofErr w:type="gramEnd"/>
            <w:r w:rsidRPr="00843327">
              <w:rPr>
                <w:sz w:val="16"/>
                <w:szCs w:val="16"/>
              </w:rPr>
              <w:t>', VOLSBR(JB), ' M^3',                                                               &amp;</w:t>
            </w:r>
          </w:p>
          <w:p w14:paraId="6FB0BD37" w14:textId="6B88497D" w:rsidR="00BE64F4" w:rsidRPr="00843327" w:rsidRDefault="00BE64F4" w:rsidP="00BE64F4">
            <w:pPr>
              <w:pStyle w:val="PlainText"/>
              <w:rPr>
                <w:sz w:val="16"/>
                <w:szCs w:val="16"/>
              </w:rPr>
            </w:pPr>
            <w:r w:rsidRPr="00843327">
              <w:rPr>
                <w:sz w:val="16"/>
                <w:szCs w:val="16"/>
              </w:rPr>
              <w:t>'TEMPORAL CHANGE =', VOLTBR(JB), ' M^3</w:t>
            </w:r>
            <w:proofErr w:type="gramStart"/>
            <w:r w:rsidRPr="00843327">
              <w:rPr>
                <w:sz w:val="16"/>
                <w:szCs w:val="16"/>
              </w:rPr>
              <w:t xml:space="preserve">',   </w:t>
            </w:r>
            <w:proofErr w:type="gramEnd"/>
            <w:r w:rsidRPr="00843327">
              <w:rPr>
                <w:sz w:val="16"/>
                <w:szCs w:val="16"/>
              </w:rPr>
              <w:t xml:space="preserve">                                                            &amp;</w:t>
            </w:r>
          </w:p>
          <w:p w14:paraId="6A57ECF3" w14:textId="7AF94846" w:rsidR="00BE64F4" w:rsidRPr="00843327" w:rsidRDefault="00BE64F4" w:rsidP="00BE64F4">
            <w:pPr>
              <w:pStyle w:val="PlainText"/>
              <w:rPr>
                <w:sz w:val="16"/>
                <w:szCs w:val="16"/>
              </w:rPr>
            </w:pPr>
            <w:r w:rsidRPr="00843327">
              <w:rPr>
                <w:sz w:val="16"/>
                <w:szCs w:val="16"/>
              </w:rPr>
              <w:t xml:space="preserve">'VOLUME ERROR    =', VOLSBR(JB)-VOLTBR(JB), ' M^3'                                        </w:t>
            </w:r>
            <w:proofErr w:type="gramStart"/>
            <w:r w:rsidRPr="00843327">
              <w:rPr>
                <w:sz w:val="16"/>
                <w:szCs w:val="16"/>
              </w:rPr>
              <w:t xml:space="preserve">  !SR</w:t>
            </w:r>
            <w:proofErr w:type="gramEnd"/>
            <w:r w:rsidRPr="00843327">
              <w:rPr>
                <w:sz w:val="16"/>
                <w:szCs w:val="16"/>
              </w:rPr>
              <w:t xml:space="preserve"> 11/16/19</w:t>
            </w:r>
          </w:p>
          <w:p w14:paraId="4A2A1DCA" w14:textId="4B5E17BA" w:rsidR="00BE64F4" w:rsidRPr="00843327" w:rsidRDefault="00BE64F4" w:rsidP="00BE64F4">
            <w:pPr>
              <w:pStyle w:val="PlainText"/>
              <w:rPr>
                <w:sz w:val="16"/>
                <w:szCs w:val="16"/>
              </w:rPr>
            </w:pPr>
            <w:r w:rsidRPr="00843327">
              <w:rPr>
                <w:sz w:val="16"/>
                <w:szCs w:val="16"/>
              </w:rPr>
              <w:t xml:space="preserve"> WRITE (</w:t>
            </w:r>
            <w:proofErr w:type="gramStart"/>
            <w:r w:rsidRPr="00843327">
              <w:rPr>
                <w:sz w:val="16"/>
                <w:szCs w:val="16"/>
              </w:rPr>
              <w:t>WRN,*</w:t>
            </w:r>
            <w:proofErr w:type="gramEnd"/>
            <w:r w:rsidRPr="00843327">
              <w:rPr>
                <w:sz w:val="16"/>
                <w:szCs w:val="16"/>
              </w:rPr>
              <w:t>) 'LAYER CHANGE:', LAYERCHANGE(JW)</w:t>
            </w:r>
          </w:p>
          <w:p w14:paraId="4CC59D5B" w14:textId="2EB1ED79" w:rsidR="00BE64F4" w:rsidRPr="00843327" w:rsidRDefault="00BE64F4" w:rsidP="00BE64F4">
            <w:pPr>
              <w:pStyle w:val="PlainText"/>
              <w:rPr>
                <w:sz w:val="16"/>
                <w:szCs w:val="16"/>
              </w:rPr>
            </w:pPr>
            <w:r w:rsidRPr="00843327">
              <w:rPr>
                <w:sz w:val="16"/>
                <w:szCs w:val="16"/>
              </w:rPr>
              <w:t xml:space="preserve"> WRITE (</w:t>
            </w:r>
            <w:proofErr w:type="gramStart"/>
            <w:r w:rsidRPr="00843327">
              <w:rPr>
                <w:sz w:val="16"/>
                <w:szCs w:val="16"/>
              </w:rPr>
              <w:t>WRN,*</w:t>
            </w:r>
            <w:proofErr w:type="gramEnd"/>
            <w:r w:rsidRPr="00843327">
              <w:rPr>
                <w:sz w:val="16"/>
                <w:szCs w:val="16"/>
              </w:rPr>
              <w:t>) 'SZ', SZ(CUS(JB):DS(JB)), 'Z', Z(CUS(JB):DS(JB)), 'H2KT', H2(KT,CUS(JB):DS(JB)),                       &amp;</w:t>
            </w:r>
          </w:p>
          <w:p w14:paraId="54329721" w14:textId="5698807F" w:rsidR="00BE64F4" w:rsidRPr="00843327" w:rsidRDefault="00BE64F4" w:rsidP="00BE64F4">
            <w:pPr>
              <w:pStyle w:val="PlainText"/>
              <w:rPr>
                <w:sz w:val="16"/>
                <w:szCs w:val="16"/>
              </w:rPr>
            </w:pPr>
            <w:r w:rsidRPr="00843327">
              <w:rPr>
                <w:sz w:val="16"/>
                <w:szCs w:val="16"/>
              </w:rPr>
              <w:t>'H1KT', H1(</w:t>
            </w:r>
            <w:proofErr w:type="gramStart"/>
            <w:r w:rsidRPr="00843327">
              <w:rPr>
                <w:sz w:val="16"/>
                <w:szCs w:val="16"/>
              </w:rPr>
              <w:t>KT,CUS</w:t>
            </w:r>
            <w:proofErr w:type="gramEnd"/>
            <w:r w:rsidRPr="00843327">
              <w:rPr>
                <w:sz w:val="16"/>
                <w:szCs w:val="16"/>
              </w:rPr>
              <w:t>(JB):DS(JB)), 'WSE', ELWS(CUS(JB):DS(JB)), 'Q', Q(CUS(JB):DS(JB)),                    &amp;</w:t>
            </w:r>
          </w:p>
          <w:p w14:paraId="33DCBC7C" w14:textId="77EF8627" w:rsidR="00BE64F4" w:rsidRPr="00843327" w:rsidRDefault="00BE64F4" w:rsidP="00BE64F4">
            <w:pPr>
              <w:pStyle w:val="PlainText"/>
              <w:rPr>
                <w:sz w:val="16"/>
                <w:szCs w:val="16"/>
              </w:rPr>
            </w:pPr>
            <w:r w:rsidRPr="00843327">
              <w:rPr>
                <w:sz w:val="16"/>
                <w:szCs w:val="16"/>
              </w:rPr>
              <w:t>'QC', QC(CUS(JB):DS(JB)), 'T1', T1(</w:t>
            </w:r>
            <w:proofErr w:type="gramStart"/>
            <w:r w:rsidRPr="00843327">
              <w:rPr>
                <w:sz w:val="16"/>
                <w:szCs w:val="16"/>
              </w:rPr>
              <w:t>KT,CUS</w:t>
            </w:r>
            <w:proofErr w:type="gramEnd"/>
            <w:r w:rsidRPr="00843327">
              <w:rPr>
                <w:sz w:val="16"/>
                <w:szCs w:val="16"/>
              </w:rPr>
              <w:t>(JB):DS(JB)), 'T2', T2(KT,CUS(JB):DS(JB)),                    &amp;</w:t>
            </w:r>
          </w:p>
          <w:p w14:paraId="36379F50" w14:textId="0A228019" w:rsidR="00BE64F4" w:rsidRPr="00843327" w:rsidRDefault="00BE64F4" w:rsidP="00BE64F4">
            <w:pPr>
              <w:pStyle w:val="PlainText"/>
              <w:rPr>
                <w:sz w:val="16"/>
                <w:szCs w:val="16"/>
              </w:rPr>
            </w:pPr>
            <w:r w:rsidRPr="00843327">
              <w:rPr>
                <w:sz w:val="16"/>
                <w:szCs w:val="16"/>
              </w:rPr>
              <w:t>'SUKT', SU(</w:t>
            </w:r>
            <w:proofErr w:type="gramStart"/>
            <w:r w:rsidRPr="00843327">
              <w:rPr>
                <w:sz w:val="16"/>
                <w:szCs w:val="16"/>
              </w:rPr>
              <w:t>KT,CUS</w:t>
            </w:r>
            <w:proofErr w:type="gramEnd"/>
            <w:r w:rsidRPr="00843327">
              <w:rPr>
                <w:sz w:val="16"/>
                <w:szCs w:val="16"/>
              </w:rPr>
              <w:t>(JB):DS(JB)), 'UKT', U(KT,CUS(JB):DS(JB)), 'QIN', QINSUM(JB),                         &amp;</w:t>
            </w:r>
          </w:p>
          <w:p w14:paraId="0EE797BB" w14:textId="443D0237" w:rsidR="00BE64F4" w:rsidRPr="00843327" w:rsidRDefault="00BE64F4" w:rsidP="00BE64F4">
            <w:pPr>
              <w:pStyle w:val="PlainText"/>
              <w:rPr>
                <w:sz w:val="16"/>
                <w:szCs w:val="16"/>
              </w:rPr>
            </w:pPr>
            <w:r w:rsidRPr="00843327">
              <w:rPr>
                <w:sz w:val="16"/>
                <w:szCs w:val="16"/>
              </w:rPr>
              <w:t xml:space="preserve">'QTR', QTR, 'QWD', QWD  </w:t>
            </w:r>
            <w:proofErr w:type="gramStart"/>
            <w:r w:rsidRPr="00843327">
              <w:rPr>
                <w:sz w:val="16"/>
                <w:szCs w:val="16"/>
              </w:rPr>
              <w:t xml:space="preserve">  !SR</w:t>
            </w:r>
            <w:proofErr w:type="gramEnd"/>
            <w:r w:rsidRPr="00843327">
              <w:rPr>
                <w:sz w:val="16"/>
                <w:szCs w:val="16"/>
              </w:rPr>
              <w:t xml:space="preserve"> 11/16/19</w:t>
            </w:r>
          </w:p>
          <w:p w14:paraId="1876B419" w14:textId="487A77E4" w:rsidR="00BE64F4" w:rsidRDefault="00BE64F4" w:rsidP="00BE64F4">
            <w:pPr>
              <w:pStyle w:val="PlainText"/>
              <w:rPr>
                <w:rFonts w:ascii="Calibri" w:hAnsi="Calibri"/>
                <w:sz w:val="18"/>
                <w:szCs w:val="16"/>
              </w:rPr>
            </w:pPr>
            <w:r w:rsidRPr="00843327">
              <w:rPr>
                <w:sz w:val="16"/>
                <w:szCs w:val="16"/>
              </w:rPr>
              <w:t xml:space="preserve">      WARNING_OPEN   </w:t>
            </w:r>
            <w:proofErr w:type="gramStart"/>
            <w:r w:rsidRPr="00843327">
              <w:rPr>
                <w:sz w:val="16"/>
                <w:szCs w:val="16"/>
              </w:rPr>
              <w:t>= .TRUE</w:t>
            </w:r>
            <w:proofErr w:type="gramEnd"/>
            <w:r w:rsidRPr="00843327">
              <w:rPr>
                <w:sz w:val="16"/>
                <w:szCs w:val="16"/>
              </w:rPr>
              <w:t>.</w:t>
            </w:r>
          </w:p>
        </w:tc>
        <w:tc>
          <w:tcPr>
            <w:tcW w:w="1512" w:type="dxa"/>
          </w:tcPr>
          <w:p w14:paraId="1CE7DAD5" w14:textId="2048C55A" w:rsidR="000A6B49" w:rsidRPr="00E3149E" w:rsidRDefault="00BE64F4" w:rsidP="007413DA">
            <w:pPr>
              <w:rPr>
                <w:sz w:val="20"/>
              </w:rPr>
            </w:pPr>
            <w:r>
              <w:rPr>
                <w:sz w:val="20"/>
              </w:rPr>
              <w:t>12/2/2019</w:t>
            </w:r>
          </w:p>
        </w:tc>
      </w:tr>
      <w:tr w:rsidR="000A6B49" w:rsidRPr="00A8639A" w14:paraId="292B48A0" w14:textId="77777777" w:rsidTr="006D7C07">
        <w:trPr>
          <w:cantSplit/>
        </w:trPr>
        <w:tc>
          <w:tcPr>
            <w:tcW w:w="606" w:type="dxa"/>
          </w:tcPr>
          <w:p w14:paraId="1EA229EC" w14:textId="128D7A8B" w:rsidR="000A6B49" w:rsidRDefault="00AF732D" w:rsidP="007413DA">
            <w:r>
              <w:lastRenderedPageBreak/>
              <w:t>31</w:t>
            </w:r>
          </w:p>
        </w:tc>
        <w:tc>
          <w:tcPr>
            <w:tcW w:w="1194" w:type="dxa"/>
          </w:tcPr>
          <w:p w14:paraId="4E2EFFF3" w14:textId="7AFE3236" w:rsidR="000A6B49" w:rsidRPr="00E3149E" w:rsidRDefault="00AF732D" w:rsidP="007413DA">
            <w:pPr>
              <w:rPr>
                <w:sz w:val="20"/>
              </w:rPr>
            </w:pPr>
            <w:r>
              <w:rPr>
                <w:sz w:val="20"/>
              </w:rPr>
              <w:t>W2</w:t>
            </w:r>
          </w:p>
        </w:tc>
        <w:tc>
          <w:tcPr>
            <w:tcW w:w="1530" w:type="dxa"/>
          </w:tcPr>
          <w:p w14:paraId="7C1DF679" w14:textId="4360CD02" w:rsidR="000A6B49" w:rsidRPr="00E3149E" w:rsidRDefault="00AF732D" w:rsidP="007413DA">
            <w:pPr>
              <w:rPr>
                <w:sz w:val="20"/>
              </w:rPr>
            </w:pPr>
            <w:r>
              <w:rPr>
                <w:sz w:val="20"/>
              </w:rPr>
              <w:t>W2 Error Dump</w:t>
            </w:r>
          </w:p>
        </w:tc>
        <w:tc>
          <w:tcPr>
            <w:tcW w:w="4158" w:type="dxa"/>
          </w:tcPr>
          <w:p w14:paraId="6DA42972" w14:textId="13D481C7" w:rsidR="00AF732D" w:rsidRPr="005965C4" w:rsidRDefault="00AF732D" w:rsidP="00434CA6">
            <w:pPr>
              <w:pStyle w:val="Tablenarrativecontent"/>
            </w:pPr>
            <w:r w:rsidRPr="005965C4">
              <w:t xml:space="preserve">The </w:t>
            </w:r>
            <w:r w:rsidRPr="005965C4">
              <w:rPr>
                <w:b/>
                <w:bCs/>
              </w:rPr>
              <w:t>W2ErrorDump.opt</w:t>
            </w:r>
            <w:r w:rsidRPr="005965C4">
              <w:t xml:space="preserve"> file output format was changed to be easier to analyze. The file was changed to </w:t>
            </w:r>
            <w:r w:rsidRPr="00687DB8">
              <w:rPr>
                <w:b/>
                <w:bCs/>
                <w:rPrChange w:id="95" w:author="Honnalore Steissberg" w:date="2021-09-14T11:41:00Z">
                  <w:rPr/>
                </w:rPrChange>
              </w:rPr>
              <w:t>W2ErrorDump</w:t>
            </w:r>
            <w:del w:id="96" w:author="Honnalore Steissberg" w:date="2021-09-14T11:41:00Z">
              <w:r w:rsidRPr="00687DB8" w:rsidDel="00687DB8">
                <w:rPr>
                  <w:b/>
                  <w:bCs/>
                  <w:rPrChange w:id="97" w:author="Honnalore Steissberg" w:date="2021-09-14T11:41:00Z">
                    <w:rPr/>
                  </w:rPrChange>
                </w:rPr>
                <w:delText xml:space="preserve"> </w:delText>
              </w:r>
            </w:del>
            <w:r w:rsidRPr="00687DB8">
              <w:rPr>
                <w:b/>
                <w:bCs/>
                <w:rPrChange w:id="98" w:author="Honnalore Steissberg" w:date="2021-09-14T11:41:00Z">
                  <w:rPr/>
                </w:rPrChange>
              </w:rPr>
              <w:t>.csv</w:t>
            </w:r>
            <w:r w:rsidRPr="005965C4">
              <w:t xml:space="preserve"> to facilitate opening in Excel and for general plotting. The new code is from Stewart Rounds and is found in </w:t>
            </w:r>
            <w:proofErr w:type="gramStart"/>
            <w:r w:rsidRPr="005965C4">
              <w:rPr>
                <w:b/>
                <w:bCs/>
              </w:rPr>
              <w:t>endsimulation.f</w:t>
            </w:r>
            <w:proofErr w:type="gramEnd"/>
            <w:r w:rsidRPr="005965C4">
              <w:rPr>
                <w:b/>
                <w:bCs/>
              </w:rPr>
              <w:t>90</w:t>
            </w:r>
            <w:r w:rsidRPr="005965C4">
              <w:t>.</w:t>
            </w:r>
          </w:p>
          <w:p w14:paraId="4A411900" w14:textId="77777777" w:rsidR="00AF732D" w:rsidRPr="00434CA6" w:rsidRDefault="00AF732D" w:rsidP="00434CA6">
            <w:pPr>
              <w:pStyle w:val="Tablenarrativecontent"/>
              <w:rPr>
                <w:rFonts w:ascii="Courier New" w:hAnsi="Courier New"/>
                <w:snapToGrid/>
                <w:color w:val="000000"/>
                <w:sz w:val="16"/>
              </w:rPr>
            </w:pPr>
            <w:r w:rsidRPr="00434CA6">
              <w:t>Old code</w:t>
            </w:r>
            <w:r w:rsidRPr="00843327">
              <w:t>:</w:t>
            </w:r>
            <w:proofErr w:type="gramStart"/>
            <w:r>
              <w:rPr>
                <w:rFonts w:ascii="Consolas" w:hAnsi="Consolas" w:cs="Consolas"/>
                <w:snapToGrid/>
                <w:color w:val="000000"/>
                <w:sz w:val="19"/>
                <w:szCs w:val="19"/>
              </w:rPr>
              <w:t xml:space="preserve">  </w:t>
            </w:r>
            <w:r w:rsidRPr="00434CA6">
              <w:rPr>
                <w:rFonts w:ascii="Courier New" w:hAnsi="Courier New"/>
                <w:snapToGrid/>
                <w:color w:val="008000"/>
                <w:sz w:val="16"/>
              </w:rPr>
              <w:t>!OPEN</w:t>
            </w:r>
            <w:proofErr w:type="gramEnd"/>
            <w:r w:rsidRPr="00434CA6">
              <w:rPr>
                <w:rFonts w:ascii="Courier New" w:hAnsi="Courier New"/>
                <w:snapToGrid/>
                <w:color w:val="008000"/>
                <w:sz w:val="16"/>
              </w:rPr>
              <w:t>(W2ERR,FILE='W2Errordump.opt',status='unknown')</w:t>
            </w:r>
          </w:p>
          <w:p w14:paraId="3E69017F" w14:textId="7777777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!WRITE(w2err,*)'JDAY',jday,'SZ',sz,'Z',z,'H2KT',h2(kt,1:imx),'H1KT',h1(kt,1:imx),'BHR1',bhr1(kt,1:imx),'BHR2',bhr2(kt,1:imx),'WSE',elws,'Q',q,'QC',qc,'QERR',qerr,'T1',t1(kt,1:imx),'T2',t2(kt,1:imx),'SUKT',su(kt,1:imx),&amp;</w:t>
            </w:r>
          </w:p>
          <w:p w14:paraId="5D6B3F93" w14:textId="7777777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                        '</w:t>
            </w:r>
            <w:proofErr w:type="spellStart"/>
            <w:r w:rsidRPr="00434CA6">
              <w:rPr>
                <w:rFonts w:ascii="Courier New" w:hAnsi="Courier New" w:cs="Courier New"/>
                <w:snapToGrid/>
                <w:color w:val="008000"/>
                <w:sz w:val="16"/>
                <w:szCs w:val="16"/>
              </w:rPr>
              <w:t>UKT</w:t>
            </w:r>
            <w:proofErr w:type="gramStart"/>
            <w:r w:rsidRPr="00434CA6">
              <w:rPr>
                <w:rFonts w:ascii="Courier New" w:hAnsi="Courier New" w:cs="Courier New"/>
                <w:snapToGrid/>
                <w:color w:val="008000"/>
                <w:sz w:val="16"/>
                <w:szCs w:val="16"/>
              </w:rPr>
              <w:t>',u</w:t>
            </w:r>
            <w:proofErr w:type="spellEnd"/>
            <w:proofErr w:type="gramEnd"/>
            <w:r w:rsidRPr="00434CA6">
              <w:rPr>
                <w:rFonts w:ascii="Courier New" w:hAnsi="Courier New" w:cs="Courier New"/>
                <w:snapToGrid/>
                <w:color w:val="008000"/>
                <w:sz w:val="16"/>
                <w:szCs w:val="16"/>
              </w:rPr>
              <w:t>(kt,1:imx),'QIN',qin,'QTR',</w:t>
            </w:r>
            <w:proofErr w:type="spellStart"/>
            <w:r w:rsidRPr="00434CA6">
              <w:rPr>
                <w:rFonts w:ascii="Courier New" w:hAnsi="Courier New" w:cs="Courier New"/>
                <w:snapToGrid/>
                <w:color w:val="008000"/>
                <w:sz w:val="16"/>
                <w:szCs w:val="16"/>
              </w:rPr>
              <w:t>qtr</w:t>
            </w:r>
            <w:proofErr w:type="spellEnd"/>
            <w:r w:rsidRPr="00434CA6">
              <w:rPr>
                <w:rFonts w:ascii="Courier New" w:hAnsi="Courier New" w:cs="Courier New"/>
                <w:snapToGrid/>
                <w:color w:val="008000"/>
                <w:sz w:val="16"/>
                <w:szCs w:val="16"/>
              </w:rPr>
              <w:t>,'QWD',</w:t>
            </w:r>
            <w:proofErr w:type="spellStart"/>
            <w:r w:rsidRPr="00434CA6">
              <w:rPr>
                <w:rFonts w:ascii="Courier New" w:hAnsi="Courier New" w:cs="Courier New"/>
                <w:snapToGrid/>
                <w:color w:val="008000"/>
                <w:sz w:val="16"/>
                <w:szCs w:val="16"/>
              </w:rPr>
              <w:t>qwd</w:t>
            </w:r>
            <w:proofErr w:type="spellEnd"/>
          </w:p>
          <w:p w14:paraId="4A4F1920" w14:textId="7672CD74" w:rsidR="00AF732D" w:rsidRDefault="00AF732D" w:rsidP="007413DA">
            <w:pPr>
              <w:autoSpaceDE w:val="0"/>
              <w:autoSpaceDN w:val="0"/>
              <w:adjustRightInd w:val="0"/>
              <w:rPr>
                <w:sz w:val="18"/>
                <w:szCs w:val="16"/>
              </w:rPr>
            </w:pPr>
          </w:p>
          <w:p w14:paraId="15495B98" w14:textId="77777777" w:rsidR="00AF732D" w:rsidRPr="00434CA6" w:rsidRDefault="00AF732D" w:rsidP="00434CA6">
            <w:pPr>
              <w:pStyle w:val="Tablenarrativecontent"/>
            </w:pPr>
            <w:r w:rsidRPr="00434CA6">
              <w:t>New Code:</w:t>
            </w:r>
          </w:p>
          <w:p w14:paraId="74DA2592" w14:textId="546E9CD1"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FF"/>
                <w:sz w:val="16"/>
                <w:szCs w:val="16"/>
              </w:rPr>
              <w:t>OPEN</w:t>
            </w:r>
            <w:r w:rsidRPr="00434CA6">
              <w:rPr>
                <w:rFonts w:ascii="Courier New" w:hAnsi="Courier New" w:cs="Courier New"/>
                <w:snapToGrid/>
                <w:color w:val="000000"/>
                <w:sz w:val="16"/>
                <w:szCs w:val="16"/>
              </w:rPr>
              <w:t xml:space="preserve"> (W2</w:t>
            </w:r>
            <w:proofErr w:type="gramStart"/>
            <w:r w:rsidRPr="00434CA6">
              <w:rPr>
                <w:rFonts w:ascii="Courier New" w:hAnsi="Courier New" w:cs="Courier New"/>
                <w:snapToGrid/>
                <w:color w:val="000000"/>
                <w:sz w:val="16"/>
                <w:szCs w:val="16"/>
              </w:rPr>
              <w:t>ERR,FILE</w:t>
            </w:r>
            <w:proofErr w:type="gramEnd"/>
            <w:r w:rsidRPr="00434CA6">
              <w:rPr>
                <w:rFonts w:ascii="Courier New" w:hAnsi="Courier New" w:cs="Courier New"/>
                <w:snapToGrid/>
                <w:color w:val="000000"/>
                <w:sz w:val="16"/>
                <w:szCs w:val="16"/>
              </w:rPr>
              <w:t>=</w:t>
            </w:r>
            <w:r w:rsidRPr="00434CA6">
              <w:rPr>
                <w:rFonts w:ascii="Courier New" w:hAnsi="Courier New" w:cs="Courier New"/>
                <w:snapToGrid/>
                <w:color w:val="A31515"/>
                <w:sz w:val="16"/>
                <w:szCs w:val="16"/>
              </w:rPr>
              <w:t>'W2Errordump.csv'</w:t>
            </w:r>
            <w:r w:rsidRPr="00434CA6">
              <w:rPr>
                <w:rFonts w:ascii="Courier New" w:hAnsi="Courier New" w:cs="Courier New"/>
                <w:snapToGrid/>
                <w:color w:val="000000"/>
                <w:sz w:val="16"/>
                <w:szCs w:val="16"/>
              </w:rPr>
              <w:t>,status=</w:t>
            </w:r>
            <w:r w:rsidRPr="00434CA6">
              <w:rPr>
                <w:rFonts w:ascii="Courier New" w:hAnsi="Courier New" w:cs="Courier New"/>
                <w:snapToGrid/>
                <w:color w:val="A31515"/>
                <w:sz w:val="16"/>
                <w:szCs w:val="16"/>
              </w:rPr>
              <w:t>'unknown'</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 xml:space="preserve">                             </w:t>
            </w:r>
          </w:p>
          <w:p w14:paraId="6FE053AA" w14:textId="3282EF25"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w:t>
            </w:r>
            <w:proofErr w:type="gramStart"/>
            <w:r w:rsidRPr="00434CA6">
              <w:rPr>
                <w:rFonts w:ascii="Courier New" w:hAnsi="Courier New" w:cs="Courier New"/>
                <w:snapToGrid/>
                <w:color w:val="000000"/>
                <w:sz w:val="16"/>
                <w:szCs w:val="16"/>
              </w:rPr>
              <w:t>ERR,*</w:t>
            </w:r>
            <w:proofErr w:type="gramEnd"/>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'JDAY = '</w:t>
            </w:r>
            <w:r w:rsidRPr="00434CA6">
              <w:rPr>
                <w:rFonts w:ascii="Courier New" w:hAnsi="Courier New" w:cs="Courier New"/>
                <w:snapToGrid/>
                <w:color w:val="000000"/>
                <w:sz w:val="16"/>
                <w:szCs w:val="16"/>
              </w:rPr>
              <w:t xml:space="preserve">, JDAY                                                                                   </w:t>
            </w:r>
          </w:p>
          <w:p w14:paraId="0BF683E4" w14:textId="641D2386"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'QIN:'</w:t>
            </w:r>
            <w:r w:rsidRPr="00434CA6">
              <w:rPr>
                <w:rFonts w:ascii="Courier New" w:hAnsi="Courier New" w:cs="Courier New"/>
                <w:snapToGrid/>
                <w:color w:val="000000"/>
                <w:sz w:val="16"/>
                <w:szCs w:val="16"/>
              </w:rPr>
              <w:t xml:space="preserve">, (QIN(J),J=1,NBR)                                                       </w:t>
            </w:r>
          </w:p>
          <w:p w14:paraId="0B2E814C" w14:textId="4CE8B7A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'QTR:'</w:t>
            </w:r>
            <w:r w:rsidRPr="00434CA6">
              <w:rPr>
                <w:rFonts w:ascii="Courier New" w:hAnsi="Courier New" w:cs="Courier New"/>
                <w:snapToGrid/>
                <w:color w:val="000000"/>
                <w:sz w:val="16"/>
                <w:szCs w:val="16"/>
              </w:rPr>
              <w:t xml:space="preserve">, (QTR(J),J=1,NTRT)                                                      </w:t>
            </w:r>
          </w:p>
          <w:p w14:paraId="1222EE52" w14:textId="16DA51B2"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'QDT:'</w:t>
            </w:r>
            <w:r w:rsidRPr="00434CA6">
              <w:rPr>
                <w:rFonts w:ascii="Courier New" w:hAnsi="Courier New" w:cs="Courier New"/>
                <w:snapToGrid/>
                <w:color w:val="000000"/>
                <w:sz w:val="16"/>
                <w:szCs w:val="16"/>
              </w:rPr>
              <w:t xml:space="preserve">, (QDTR(J),J=1,NBR)                                                      </w:t>
            </w:r>
          </w:p>
          <w:p w14:paraId="611D6B9F" w14:textId="507CCCD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'QWD:'</w:t>
            </w:r>
            <w:r w:rsidRPr="00434CA6">
              <w:rPr>
                <w:rFonts w:ascii="Courier New" w:hAnsi="Courier New" w:cs="Courier New"/>
                <w:snapToGrid/>
                <w:color w:val="000000"/>
                <w:sz w:val="16"/>
                <w:szCs w:val="16"/>
              </w:rPr>
              <w:t xml:space="preserve">, (QWD(J),J=1,NWDT)                                                      </w:t>
            </w:r>
          </w:p>
          <w:p w14:paraId="40B69691" w14:textId="5ECB304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w:t>
            </w:r>
            <w:proofErr w:type="gramStart"/>
            <w:r w:rsidRPr="00434CA6">
              <w:rPr>
                <w:rFonts w:ascii="Courier New" w:hAnsi="Courier New" w:cs="Courier New"/>
                <w:snapToGrid/>
                <w:color w:val="A31515"/>
                <w:sz w:val="16"/>
                <w:szCs w:val="16"/>
              </w:rPr>
              <w:t>SEG,BRANCH</w:t>
            </w:r>
            <w:proofErr w:type="gramEnd"/>
            <w:r w:rsidRPr="00434CA6">
              <w:rPr>
                <w:rFonts w:ascii="Courier New" w:hAnsi="Courier New" w:cs="Courier New"/>
                <w:snapToGrid/>
                <w:color w:val="A31515"/>
                <w:sz w:val="16"/>
                <w:szCs w:val="16"/>
              </w:rPr>
              <w:t>,KT,WSE,SZ,Z,Q,QC,QERR,H2KT,H1KT,BHR1,BHR2,T1,T2,SUKT,UKT'</w:t>
            </w:r>
            <w:r w:rsidRPr="00434CA6">
              <w:rPr>
                <w:rFonts w:ascii="Courier New" w:hAnsi="Courier New" w:cs="Courier New"/>
                <w:snapToGrid/>
                <w:color w:val="000000"/>
                <w:sz w:val="16"/>
                <w:szCs w:val="16"/>
              </w:rPr>
              <w:t xml:space="preserve">      </w:t>
            </w:r>
          </w:p>
          <w:p w14:paraId="37BB106B" w14:textId="34078A9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JW=</w:t>
            </w:r>
            <w:proofErr w:type="gramStart"/>
            <w:r w:rsidRPr="00434CA6">
              <w:rPr>
                <w:rFonts w:ascii="Courier New" w:hAnsi="Courier New" w:cs="Courier New"/>
                <w:snapToGrid/>
                <w:color w:val="000000"/>
                <w:sz w:val="16"/>
                <w:szCs w:val="16"/>
              </w:rPr>
              <w:t>1,NWB</w:t>
            </w:r>
            <w:proofErr w:type="gramEnd"/>
            <w:r w:rsidRPr="00434CA6">
              <w:rPr>
                <w:rFonts w:ascii="Courier New" w:hAnsi="Courier New" w:cs="Courier New"/>
                <w:snapToGrid/>
                <w:color w:val="000000"/>
                <w:sz w:val="16"/>
                <w:szCs w:val="16"/>
              </w:rPr>
              <w:t xml:space="preserve">     </w:t>
            </w:r>
          </w:p>
          <w:p w14:paraId="1E71A740" w14:textId="205C1C7F"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KT = KTWB(JW)    </w:t>
            </w:r>
          </w:p>
          <w:p w14:paraId="0929F594" w14:textId="08BDE79E"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JB=BS(JW</w:t>
            </w:r>
            <w:proofErr w:type="gramStart"/>
            <w:r w:rsidRPr="00434CA6">
              <w:rPr>
                <w:rFonts w:ascii="Courier New" w:hAnsi="Courier New" w:cs="Courier New"/>
                <w:snapToGrid/>
                <w:color w:val="000000"/>
                <w:sz w:val="16"/>
                <w:szCs w:val="16"/>
              </w:rPr>
              <w:t>),BE</w:t>
            </w:r>
            <w:proofErr w:type="gramEnd"/>
            <w:r w:rsidRPr="00434CA6">
              <w:rPr>
                <w:rFonts w:ascii="Courier New" w:hAnsi="Courier New" w:cs="Courier New"/>
                <w:snapToGrid/>
                <w:color w:val="000000"/>
                <w:sz w:val="16"/>
                <w:szCs w:val="16"/>
              </w:rPr>
              <w:t xml:space="preserve">(JW) </w:t>
            </w:r>
          </w:p>
          <w:p w14:paraId="29BEF281" w14:textId="786B43B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I=US(JB)-</w:t>
            </w:r>
            <w:proofErr w:type="gramStart"/>
            <w:r w:rsidRPr="00434CA6">
              <w:rPr>
                <w:rFonts w:ascii="Courier New" w:hAnsi="Courier New" w:cs="Courier New"/>
                <w:snapToGrid/>
                <w:color w:val="000000"/>
                <w:sz w:val="16"/>
                <w:szCs w:val="16"/>
              </w:rPr>
              <w:t>1,DS</w:t>
            </w:r>
            <w:proofErr w:type="gramEnd"/>
            <w:r w:rsidRPr="00434CA6">
              <w:rPr>
                <w:rFonts w:ascii="Courier New" w:hAnsi="Courier New" w:cs="Courier New"/>
                <w:snapToGrid/>
                <w:color w:val="000000"/>
                <w:sz w:val="16"/>
                <w:szCs w:val="16"/>
              </w:rPr>
              <w:t xml:space="preserve">(JB)+1  </w:t>
            </w:r>
          </w:p>
          <w:p w14:paraId="1D69FA22" w14:textId="73E5B238"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'(I0,",</w:t>
            </w:r>
            <w:proofErr w:type="gramStart"/>
            <w:r w:rsidRPr="00434CA6">
              <w:rPr>
                <w:rFonts w:ascii="Courier New" w:hAnsi="Courier New" w:cs="Courier New"/>
                <w:snapToGrid/>
                <w:color w:val="A31515"/>
                <w:sz w:val="16"/>
                <w:szCs w:val="16"/>
              </w:rPr>
              <w:t>",I</w:t>
            </w:r>
            <w:proofErr w:type="gramEnd"/>
            <w:r w:rsidRPr="00434CA6">
              <w:rPr>
                <w:rFonts w:ascii="Courier New" w:hAnsi="Courier New" w:cs="Courier New"/>
                <w:snapToGrid/>
                <w:color w:val="A31515"/>
                <w:sz w:val="16"/>
                <w:szCs w:val="16"/>
              </w:rPr>
              <w:t>0,",",I0,14(",",F0.6))'</w:t>
            </w:r>
            <w:r w:rsidRPr="00434CA6">
              <w:rPr>
                <w:rFonts w:ascii="Courier New" w:hAnsi="Courier New" w:cs="Courier New"/>
                <w:snapToGrid/>
                <w:color w:val="000000"/>
                <w:sz w:val="16"/>
                <w:szCs w:val="16"/>
              </w:rPr>
              <w:t xml:space="preserve">) I, JB, KT, ELWS(I), SZ(I), Z(I), Q(I), QC(I), QERR(I),    </w:t>
            </w:r>
          </w:p>
          <w:p w14:paraId="05ADB7D5" w14:textId="46115025"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H2(</w:t>
            </w:r>
            <w:proofErr w:type="gramStart"/>
            <w:r w:rsidRPr="00434CA6">
              <w:rPr>
                <w:rFonts w:ascii="Courier New" w:hAnsi="Courier New" w:cs="Courier New"/>
                <w:snapToGrid/>
                <w:color w:val="000000"/>
                <w:sz w:val="16"/>
                <w:szCs w:val="16"/>
              </w:rPr>
              <w:t>KT,I</w:t>
            </w:r>
            <w:proofErr w:type="gramEnd"/>
            <w:r w:rsidRPr="00434CA6">
              <w:rPr>
                <w:rFonts w:ascii="Courier New" w:hAnsi="Courier New" w:cs="Courier New"/>
                <w:snapToGrid/>
                <w:color w:val="000000"/>
                <w:sz w:val="16"/>
                <w:szCs w:val="16"/>
              </w:rPr>
              <w:t xml:space="preserve">), H1(KT,I), BHR1(KT,I), BHR2(KT,I), T1(KT,I), T2(KT,I), SU(KT,I), U(KT,I) </w:t>
            </w:r>
          </w:p>
          <w:p w14:paraId="747212CF" w14:textId="213C69BE"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p w14:paraId="466B86C8" w14:textId="77777777" w:rsidR="00AF732D" w:rsidRPr="00434CA6" w:rsidRDefault="00AF732D" w:rsidP="00AF732D">
            <w:pPr>
              <w:autoSpaceDE w:val="0"/>
              <w:autoSpaceDN w:val="0"/>
              <w:adjustRightInd w:val="0"/>
              <w:rPr>
                <w:rFonts w:ascii="Courier New" w:hAnsi="Courier New" w:cs="Courier New"/>
                <w:snapToGrid/>
                <w:color w:val="008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p w14:paraId="2485810F" w14:textId="261E77A8" w:rsidR="00AF732D" w:rsidRDefault="00AF732D" w:rsidP="00AF732D">
            <w:pPr>
              <w:autoSpaceDE w:val="0"/>
              <w:autoSpaceDN w:val="0"/>
              <w:adjustRightInd w:val="0"/>
              <w:rPr>
                <w:sz w:val="18"/>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tc>
        <w:tc>
          <w:tcPr>
            <w:tcW w:w="1512" w:type="dxa"/>
          </w:tcPr>
          <w:p w14:paraId="30B4F517" w14:textId="3F3EA9AE" w:rsidR="000A6B49" w:rsidRPr="00E3149E" w:rsidRDefault="00AF732D" w:rsidP="007413DA">
            <w:pPr>
              <w:rPr>
                <w:sz w:val="20"/>
              </w:rPr>
            </w:pPr>
            <w:r>
              <w:rPr>
                <w:sz w:val="20"/>
              </w:rPr>
              <w:t>12/30/2019</w:t>
            </w:r>
          </w:p>
        </w:tc>
      </w:tr>
      <w:tr w:rsidR="000A6B49" w:rsidRPr="00A8639A" w14:paraId="6D14D298" w14:textId="77777777" w:rsidTr="006D7C07">
        <w:trPr>
          <w:cantSplit/>
        </w:trPr>
        <w:tc>
          <w:tcPr>
            <w:tcW w:w="606" w:type="dxa"/>
          </w:tcPr>
          <w:p w14:paraId="7C8DF0B9" w14:textId="1DD44848" w:rsidR="000A6B49" w:rsidRDefault="00D02165" w:rsidP="007413DA">
            <w:r>
              <w:lastRenderedPageBreak/>
              <w:t>32</w:t>
            </w:r>
          </w:p>
        </w:tc>
        <w:tc>
          <w:tcPr>
            <w:tcW w:w="1194" w:type="dxa"/>
          </w:tcPr>
          <w:p w14:paraId="6C58D7CC" w14:textId="49B06992" w:rsidR="000A6B49" w:rsidRPr="00E3149E" w:rsidRDefault="00D02165" w:rsidP="007413DA">
            <w:pPr>
              <w:rPr>
                <w:sz w:val="20"/>
              </w:rPr>
            </w:pPr>
            <w:r>
              <w:rPr>
                <w:sz w:val="20"/>
              </w:rPr>
              <w:t xml:space="preserve">W2 </w:t>
            </w:r>
          </w:p>
        </w:tc>
        <w:tc>
          <w:tcPr>
            <w:tcW w:w="1530" w:type="dxa"/>
          </w:tcPr>
          <w:p w14:paraId="03D5FC36" w14:textId="77777777" w:rsidR="00DE5314" w:rsidRDefault="00D02165" w:rsidP="007413DA">
            <w:pPr>
              <w:rPr>
                <w:sz w:val="20"/>
              </w:rPr>
            </w:pPr>
            <w:r>
              <w:rPr>
                <w:sz w:val="20"/>
              </w:rPr>
              <w:t xml:space="preserve">Multiple </w:t>
            </w:r>
          </w:p>
          <w:p w14:paraId="275BB136" w14:textId="3B95FB49" w:rsidR="000A6B49" w:rsidRPr="00E3149E" w:rsidRDefault="00D02165" w:rsidP="007413DA">
            <w:pPr>
              <w:rPr>
                <w:sz w:val="20"/>
              </w:rPr>
            </w:pPr>
            <w:r>
              <w:rPr>
                <w:sz w:val="20"/>
              </w:rPr>
              <w:t xml:space="preserve">Waterbody </w:t>
            </w:r>
          </w:p>
        </w:tc>
        <w:tc>
          <w:tcPr>
            <w:tcW w:w="4158" w:type="dxa"/>
          </w:tcPr>
          <w:p w14:paraId="03AA2117" w14:textId="512579CC" w:rsidR="000A6B49" w:rsidRDefault="00D02165" w:rsidP="00B744EF">
            <w:pPr>
              <w:pStyle w:val="Tablenarrativecontent"/>
            </w:pPr>
            <w:r>
              <w:t>Stewart Rounds improved on the code presented in Version 4.2. Instead of writing and reading restart files, the code waited for the updates before proceeding. This led to code changes in many subroutines. Also, the downstream model can now wait for input from multiple upstream files rather than just one. This update is described in the User Manual and is part of the Version 4.2.1 model update because of a new input file format for the multiple waterbody input file.</w:t>
            </w:r>
          </w:p>
        </w:tc>
        <w:tc>
          <w:tcPr>
            <w:tcW w:w="1512" w:type="dxa"/>
          </w:tcPr>
          <w:p w14:paraId="30C412DF" w14:textId="0D8FA0D5" w:rsidR="000A6B49" w:rsidRPr="00E3149E" w:rsidRDefault="00D02165" w:rsidP="007413DA">
            <w:pPr>
              <w:rPr>
                <w:sz w:val="20"/>
              </w:rPr>
            </w:pPr>
            <w:r>
              <w:rPr>
                <w:sz w:val="20"/>
              </w:rPr>
              <w:t>1/2/2020</w:t>
            </w:r>
          </w:p>
        </w:tc>
      </w:tr>
      <w:tr w:rsidR="000A6B49" w:rsidRPr="00A8639A" w14:paraId="50C8B70A" w14:textId="77777777" w:rsidTr="006D7C07">
        <w:trPr>
          <w:cantSplit/>
        </w:trPr>
        <w:tc>
          <w:tcPr>
            <w:tcW w:w="606" w:type="dxa"/>
          </w:tcPr>
          <w:p w14:paraId="52E00C66" w14:textId="7FD1164A" w:rsidR="000A6B49" w:rsidRDefault="006844DF" w:rsidP="007413DA">
            <w:r>
              <w:t>33</w:t>
            </w:r>
          </w:p>
        </w:tc>
        <w:tc>
          <w:tcPr>
            <w:tcW w:w="1194" w:type="dxa"/>
          </w:tcPr>
          <w:p w14:paraId="78489691" w14:textId="63698F64" w:rsidR="000A6B49" w:rsidRPr="00E3149E" w:rsidRDefault="00B47628" w:rsidP="007413DA">
            <w:pPr>
              <w:rPr>
                <w:sz w:val="20"/>
              </w:rPr>
            </w:pPr>
            <w:r>
              <w:rPr>
                <w:sz w:val="20"/>
              </w:rPr>
              <w:t>PREW2</w:t>
            </w:r>
          </w:p>
        </w:tc>
        <w:tc>
          <w:tcPr>
            <w:tcW w:w="1530" w:type="dxa"/>
          </w:tcPr>
          <w:p w14:paraId="13C54000" w14:textId="6CA5CACD" w:rsidR="000A6B49" w:rsidRPr="00E3149E" w:rsidRDefault="00B47628" w:rsidP="007413DA">
            <w:pPr>
              <w:rPr>
                <w:sz w:val="20"/>
              </w:rPr>
            </w:pPr>
            <w:r>
              <w:rPr>
                <w:sz w:val="20"/>
              </w:rPr>
              <w:t>Preprocessor</w:t>
            </w:r>
          </w:p>
        </w:tc>
        <w:tc>
          <w:tcPr>
            <w:tcW w:w="4158" w:type="dxa"/>
          </w:tcPr>
          <w:p w14:paraId="2CB55FE7" w14:textId="77777777" w:rsidR="000A6B49" w:rsidRDefault="00B47628" w:rsidP="00B744EF">
            <w:pPr>
              <w:pStyle w:val="Tablenarrativecontent"/>
            </w:pPr>
            <w:r w:rsidRPr="00B47628">
              <w:t xml:space="preserve">A new feature was added to the preprocessor – a new windows pops up with errors if they are present. This avoids having to open the </w:t>
            </w:r>
            <w:proofErr w:type="spellStart"/>
            <w:r w:rsidRPr="00434CA6">
              <w:rPr>
                <w:rFonts w:asciiTheme="minorHAnsi" w:hAnsiTheme="minorHAnsi" w:cs="Times New Roman"/>
                <w:b/>
                <w:bCs/>
                <w:szCs w:val="18"/>
              </w:rPr>
              <w:t>pre.err</w:t>
            </w:r>
            <w:proofErr w:type="spellEnd"/>
            <w:r w:rsidRPr="00B47628">
              <w:t xml:space="preserve"> file in a word processor in case there were errors</w:t>
            </w:r>
            <w:r>
              <w:t>.</w:t>
            </w:r>
          </w:p>
          <w:p w14:paraId="67804E76" w14:textId="2DD0CB45" w:rsidR="00B47628" w:rsidRDefault="00B47628" w:rsidP="00B744EF">
            <w:pPr>
              <w:pStyle w:val="Tablenarrativecontent"/>
            </w:pPr>
            <w:r>
              <w:rPr>
                <w:noProof/>
                <w:snapToGrid/>
              </w:rPr>
              <w:drawing>
                <wp:inline distT="0" distB="0" distL="0" distR="0" wp14:anchorId="3E12EBB6" wp14:editId="2729A759">
                  <wp:extent cx="2548890" cy="1375410"/>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8202F.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48890" cy="1375410"/>
                          </a:xfrm>
                          <a:prstGeom prst="rect">
                            <a:avLst/>
                          </a:prstGeom>
                        </pic:spPr>
                      </pic:pic>
                    </a:graphicData>
                  </a:graphic>
                </wp:inline>
              </w:drawing>
            </w:r>
          </w:p>
          <w:p w14:paraId="1134F547" w14:textId="452CECAC" w:rsidR="00B47628" w:rsidRPr="00B47628" w:rsidRDefault="00B47628" w:rsidP="00B744EF">
            <w:pPr>
              <w:pStyle w:val="Tablenarrativecontent"/>
            </w:pPr>
          </w:p>
        </w:tc>
        <w:tc>
          <w:tcPr>
            <w:tcW w:w="1512" w:type="dxa"/>
          </w:tcPr>
          <w:p w14:paraId="37B25DE4" w14:textId="383B52F8" w:rsidR="000A6B49" w:rsidRPr="00E3149E" w:rsidRDefault="00B47628" w:rsidP="007413DA">
            <w:pPr>
              <w:rPr>
                <w:sz w:val="20"/>
              </w:rPr>
            </w:pPr>
            <w:r>
              <w:rPr>
                <w:sz w:val="20"/>
              </w:rPr>
              <w:t>3/15/2020</w:t>
            </w:r>
          </w:p>
        </w:tc>
      </w:tr>
      <w:tr w:rsidR="000A6B49" w:rsidRPr="00A8639A" w14:paraId="21E93F2C" w14:textId="77777777" w:rsidTr="006D7C07">
        <w:trPr>
          <w:cantSplit/>
        </w:trPr>
        <w:tc>
          <w:tcPr>
            <w:tcW w:w="606" w:type="dxa"/>
          </w:tcPr>
          <w:p w14:paraId="3F22D1DA" w14:textId="0894DF61" w:rsidR="000A6B49" w:rsidRDefault="00B47628" w:rsidP="007413DA">
            <w:r>
              <w:t>34</w:t>
            </w:r>
          </w:p>
        </w:tc>
        <w:tc>
          <w:tcPr>
            <w:tcW w:w="1194" w:type="dxa"/>
          </w:tcPr>
          <w:p w14:paraId="35D95C28" w14:textId="06B19330" w:rsidR="000A6B49" w:rsidRPr="00E3149E" w:rsidRDefault="00B47628" w:rsidP="007413DA">
            <w:pPr>
              <w:rPr>
                <w:sz w:val="20"/>
              </w:rPr>
            </w:pPr>
            <w:r>
              <w:rPr>
                <w:sz w:val="20"/>
              </w:rPr>
              <w:t>W2</w:t>
            </w:r>
          </w:p>
        </w:tc>
        <w:tc>
          <w:tcPr>
            <w:tcW w:w="1530" w:type="dxa"/>
          </w:tcPr>
          <w:p w14:paraId="6EB13AB4" w14:textId="61F883F2" w:rsidR="000A6B49" w:rsidRPr="00E3149E" w:rsidRDefault="00B47628" w:rsidP="007413DA">
            <w:pPr>
              <w:rPr>
                <w:sz w:val="20"/>
              </w:rPr>
            </w:pPr>
            <w:r>
              <w:rPr>
                <w:sz w:val="20"/>
              </w:rPr>
              <w:t>Pump</w:t>
            </w:r>
          </w:p>
        </w:tc>
        <w:tc>
          <w:tcPr>
            <w:tcW w:w="4158" w:type="dxa"/>
          </w:tcPr>
          <w:p w14:paraId="2025F2DE" w14:textId="3022A2F8" w:rsidR="000A6B49" w:rsidRPr="00D519DE" w:rsidRDefault="00B47628" w:rsidP="00B744EF">
            <w:pPr>
              <w:pStyle w:val="Tablenarrativecontent"/>
            </w:pPr>
            <w:r>
              <w:t xml:space="preserve">Added features were added to the pump algorithm. This allows for the flow through a pump to be controlled by the downstream water level, rather than just the upstream level. If this is the case, then a negative downstream segment number is used. </w:t>
            </w:r>
            <w:r w:rsidR="000A153E">
              <w:t xml:space="preserve">This also changes the logic of ELON and ELOFF. </w:t>
            </w:r>
            <w:r>
              <w:t>This has been updated in the User Manual also.</w:t>
            </w:r>
          </w:p>
        </w:tc>
        <w:tc>
          <w:tcPr>
            <w:tcW w:w="1512" w:type="dxa"/>
          </w:tcPr>
          <w:p w14:paraId="6AE302A4" w14:textId="13D93E4E" w:rsidR="000A6B49" w:rsidRPr="00E3149E" w:rsidRDefault="00B47628" w:rsidP="007413DA">
            <w:pPr>
              <w:rPr>
                <w:sz w:val="20"/>
              </w:rPr>
            </w:pPr>
            <w:r>
              <w:rPr>
                <w:sz w:val="20"/>
              </w:rPr>
              <w:t>3/15/2020</w:t>
            </w:r>
          </w:p>
        </w:tc>
      </w:tr>
      <w:tr w:rsidR="000A6B49" w:rsidRPr="00A8639A" w14:paraId="12E7C2BC" w14:textId="77777777" w:rsidTr="006D7C07">
        <w:trPr>
          <w:cantSplit/>
        </w:trPr>
        <w:tc>
          <w:tcPr>
            <w:tcW w:w="606" w:type="dxa"/>
          </w:tcPr>
          <w:p w14:paraId="0C293C8D" w14:textId="709AC8CB" w:rsidR="000A6B49" w:rsidRDefault="009D7C08" w:rsidP="007413DA">
            <w:r>
              <w:lastRenderedPageBreak/>
              <w:t>35</w:t>
            </w:r>
          </w:p>
        </w:tc>
        <w:tc>
          <w:tcPr>
            <w:tcW w:w="1194" w:type="dxa"/>
          </w:tcPr>
          <w:p w14:paraId="25049E3A" w14:textId="38638F19" w:rsidR="000A6B49" w:rsidRPr="00E3149E" w:rsidRDefault="009D7C08" w:rsidP="007413DA">
            <w:pPr>
              <w:rPr>
                <w:sz w:val="20"/>
              </w:rPr>
            </w:pPr>
            <w:r>
              <w:rPr>
                <w:sz w:val="20"/>
              </w:rPr>
              <w:t>W2/PREW2</w:t>
            </w:r>
          </w:p>
        </w:tc>
        <w:tc>
          <w:tcPr>
            <w:tcW w:w="1530" w:type="dxa"/>
          </w:tcPr>
          <w:p w14:paraId="3D36E8F8" w14:textId="6ECDA0C1" w:rsidR="000A6B49" w:rsidRPr="00E3149E" w:rsidRDefault="009D7C08" w:rsidP="007413DA">
            <w:pPr>
              <w:rPr>
                <w:sz w:val="20"/>
              </w:rPr>
            </w:pPr>
            <w:r>
              <w:rPr>
                <w:sz w:val="20"/>
              </w:rPr>
              <w:t>Control file</w:t>
            </w:r>
          </w:p>
        </w:tc>
        <w:tc>
          <w:tcPr>
            <w:tcW w:w="4158" w:type="dxa"/>
          </w:tcPr>
          <w:p w14:paraId="0C1D1245" w14:textId="0AE08531" w:rsidR="000A6B49" w:rsidRDefault="009D7C08" w:rsidP="00B744EF">
            <w:pPr>
              <w:pStyle w:val="Tablenarrativecontent"/>
            </w:pPr>
            <w:r w:rsidRPr="009D7C08">
              <w:t>A new control file option was created in Excel</w:t>
            </w:r>
            <w:r w:rsidR="00344BE4">
              <w:t xml:space="preserve"> using a comma delimited control file, </w:t>
            </w:r>
            <w:r w:rsidR="00344BE4" w:rsidRPr="00B744EF">
              <w:rPr>
                <w:b/>
                <w:bCs/>
              </w:rPr>
              <w:t>w2_con.csv</w:t>
            </w:r>
            <w:r w:rsidRPr="009D7C08">
              <w:t>.</w:t>
            </w:r>
            <w:r>
              <w:t xml:space="preserve"> This control file is a lot simpler to use than the text file </w:t>
            </w:r>
            <w:r w:rsidR="00344BE4" w:rsidRPr="00B744EF">
              <w:rPr>
                <w:b/>
                <w:bCs/>
              </w:rPr>
              <w:t>w2_con.npt</w:t>
            </w:r>
            <w:r>
              <w:t xml:space="preserve"> because (1) strict formatting by spaces is not required, (2) easier to cut and paste large sections withing Excel, (3) variable explanations are available in Column A, (4) the </w:t>
            </w:r>
            <w:proofErr w:type="spellStart"/>
            <w:r w:rsidRPr="00B744EF">
              <w:rPr>
                <w:b/>
                <w:bCs/>
              </w:rPr>
              <w:t>graph.npt</w:t>
            </w:r>
            <w:proofErr w:type="spellEnd"/>
            <w:r>
              <w:t xml:space="preserve"> file is no longer required and is incorporated into the Excel based input file, and (5) there is a one-button function to write the input file into csv format for reading into the W2 code.</w:t>
            </w:r>
          </w:p>
          <w:p w14:paraId="7E943A05" w14:textId="2797C756" w:rsidR="009D7C08" w:rsidRPr="009D7C08" w:rsidRDefault="009D7C08" w:rsidP="00B744EF">
            <w:pPr>
              <w:pStyle w:val="Tablenarrativecontent"/>
            </w:pPr>
            <w:r>
              <w:t xml:space="preserve">This file also has many other advantages in setting up output and more intuitive variable placement (i.e., the order of the old </w:t>
            </w:r>
            <w:r w:rsidRPr="00B744EF">
              <w:rPr>
                <w:b/>
                <w:bCs/>
              </w:rPr>
              <w:t>w2_con.npt</w:t>
            </w:r>
            <w:r>
              <w:t xml:space="preserve"> is not strictly followed.) The only negative is that it breaks the GUI W2_Control</w:t>
            </w:r>
            <w:r w:rsidR="0015497D">
              <w:t>,</w:t>
            </w:r>
            <w:r>
              <w:t xml:space="preserve"> which is not necessary</w:t>
            </w:r>
            <w:r w:rsidR="00843327">
              <w:t>,</w:t>
            </w:r>
            <w:r>
              <w:t xml:space="preserve"> other than </w:t>
            </w:r>
            <w:r w:rsidR="00843327">
              <w:t xml:space="preserve">its </w:t>
            </w:r>
            <w:r>
              <w:t xml:space="preserve">nice visualization bathymetry tools. But many of those are in the w2Tools post-processor. There is currently </w:t>
            </w:r>
            <w:r w:rsidR="0065344C">
              <w:t xml:space="preserve">no </w:t>
            </w:r>
            <w:r>
              <w:t>converter from the old format to the new one</w:t>
            </w:r>
            <w:r w:rsidR="0065344C">
              <w:t>, b</w:t>
            </w:r>
            <w:r>
              <w:t xml:space="preserve">ut the model executable and preprocessor work with either control file. </w:t>
            </w:r>
          </w:p>
        </w:tc>
        <w:tc>
          <w:tcPr>
            <w:tcW w:w="1512" w:type="dxa"/>
          </w:tcPr>
          <w:p w14:paraId="1782E068" w14:textId="193C8DC9" w:rsidR="000A6B49" w:rsidRPr="00E3149E" w:rsidRDefault="009D7C08" w:rsidP="007413DA">
            <w:pPr>
              <w:rPr>
                <w:sz w:val="20"/>
              </w:rPr>
            </w:pPr>
            <w:r>
              <w:rPr>
                <w:sz w:val="20"/>
              </w:rPr>
              <w:t>4/16/2020</w:t>
            </w:r>
          </w:p>
        </w:tc>
      </w:tr>
      <w:tr w:rsidR="000A6B49" w:rsidRPr="00A8639A" w14:paraId="3CD16435" w14:textId="77777777" w:rsidTr="006D7C07">
        <w:trPr>
          <w:cantSplit/>
        </w:trPr>
        <w:tc>
          <w:tcPr>
            <w:tcW w:w="606" w:type="dxa"/>
          </w:tcPr>
          <w:p w14:paraId="60266EAD" w14:textId="43A60395" w:rsidR="000A6B49" w:rsidRDefault="008A6383" w:rsidP="007413DA">
            <w:r>
              <w:t>36</w:t>
            </w:r>
          </w:p>
        </w:tc>
        <w:tc>
          <w:tcPr>
            <w:tcW w:w="1194" w:type="dxa"/>
          </w:tcPr>
          <w:p w14:paraId="3D70CE85" w14:textId="6DADABE7" w:rsidR="000A6B49" w:rsidRPr="00E3149E" w:rsidRDefault="008A6383" w:rsidP="007413DA">
            <w:pPr>
              <w:rPr>
                <w:sz w:val="20"/>
              </w:rPr>
            </w:pPr>
            <w:r>
              <w:rPr>
                <w:sz w:val="20"/>
              </w:rPr>
              <w:t>W2</w:t>
            </w:r>
          </w:p>
        </w:tc>
        <w:tc>
          <w:tcPr>
            <w:tcW w:w="1530" w:type="dxa"/>
          </w:tcPr>
          <w:p w14:paraId="2BAF9ED5" w14:textId="0446EF30" w:rsidR="000A6B49" w:rsidRPr="00E3149E" w:rsidRDefault="008A6383" w:rsidP="007413DA">
            <w:pPr>
              <w:rPr>
                <w:sz w:val="20"/>
              </w:rPr>
            </w:pPr>
            <w:r>
              <w:rPr>
                <w:sz w:val="20"/>
              </w:rPr>
              <w:t>TSR</w:t>
            </w:r>
          </w:p>
        </w:tc>
        <w:tc>
          <w:tcPr>
            <w:tcW w:w="4158" w:type="dxa"/>
          </w:tcPr>
          <w:p w14:paraId="0B6D150B" w14:textId="5F806EA6" w:rsidR="000A6B49" w:rsidRDefault="008A6383" w:rsidP="00B744EF">
            <w:pPr>
              <w:pStyle w:val="Tablenarrativecontent"/>
            </w:pPr>
            <w:r>
              <w:t>TSR model output headers were improved. The P, N, and Light limitation for algae headers</w:t>
            </w:r>
            <w:r w:rsidR="00FB4598">
              <w:t xml:space="preserve"> (APLIM, ANLIM, ALLIM) </w:t>
            </w:r>
            <w:r>
              <w:t>now show the algae group number rather than a generic header</w:t>
            </w:r>
            <w:r w:rsidR="00FB4598">
              <w:t>, such as PLIM_ALG1</w:t>
            </w:r>
            <w:r>
              <w:t>.</w:t>
            </w:r>
          </w:p>
        </w:tc>
        <w:tc>
          <w:tcPr>
            <w:tcW w:w="1512" w:type="dxa"/>
          </w:tcPr>
          <w:p w14:paraId="72CCFB4B" w14:textId="51F6E46D" w:rsidR="000A6B49" w:rsidRPr="00E3149E" w:rsidRDefault="008A6383" w:rsidP="007413DA">
            <w:pPr>
              <w:rPr>
                <w:sz w:val="20"/>
              </w:rPr>
            </w:pPr>
            <w:r>
              <w:rPr>
                <w:sz w:val="20"/>
              </w:rPr>
              <w:t>5/3/2020</w:t>
            </w:r>
          </w:p>
        </w:tc>
      </w:tr>
      <w:tr w:rsidR="000A6B49" w:rsidRPr="00A8639A" w14:paraId="13E80B28" w14:textId="77777777" w:rsidTr="006D7C07">
        <w:trPr>
          <w:cantSplit/>
        </w:trPr>
        <w:tc>
          <w:tcPr>
            <w:tcW w:w="606" w:type="dxa"/>
          </w:tcPr>
          <w:p w14:paraId="47FE17C0" w14:textId="242335F7" w:rsidR="000A6B49" w:rsidRDefault="00C03547" w:rsidP="007413DA">
            <w:r>
              <w:t>37</w:t>
            </w:r>
          </w:p>
        </w:tc>
        <w:tc>
          <w:tcPr>
            <w:tcW w:w="1194" w:type="dxa"/>
          </w:tcPr>
          <w:p w14:paraId="79E1FA10" w14:textId="1BD47C03" w:rsidR="000A6B49" w:rsidRPr="00E3149E" w:rsidRDefault="00C03547" w:rsidP="007413DA">
            <w:pPr>
              <w:rPr>
                <w:sz w:val="20"/>
              </w:rPr>
            </w:pPr>
            <w:r>
              <w:rPr>
                <w:sz w:val="20"/>
              </w:rPr>
              <w:t>Converter</w:t>
            </w:r>
          </w:p>
        </w:tc>
        <w:tc>
          <w:tcPr>
            <w:tcW w:w="1530" w:type="dxa"/>
          </w:tcPr>
          <w:p w14:paraId="6D43256E" w14:textId="190DBCF9" w:rsidR="000A6B49" w:rsidRPr="00E3149E" w:rsidRDefault="00C03547" w:rsidP="007413DA">
            <w:pPr>
              <w:rPr>
                <w:sz w:val="20"/>
              </w:rPr>
            </w:pPr>
            <w:r>
              <w:rPr>
                <w:sz w:val="20"/>
              </w:rPr>
              <w:t>Control file</w:t>
            </w:r>
          </w:p>
        </w:tc>
        <w:tc>
          <w:tcPr>
            <w:tcW w:w="4158" w:type="dxa"/>
          </w:tcPr>
          <w:p w14:paraId="43FFE346" w14:textId="389F9825" w:rsidR="000A6B49" w:rsidRDefault="00C03547" w:rsidP="00B744EF">
            <w:pPr>
              <w:pStyle w:val="Tablenarrativecontent"/>
            </w:pPr>
            <w:r>
              <w:t>A control file converter utility and description was added to the download package. This utility converts the control file (</w:t>
            </w:r>
            <w:r w:rsidRPr="00B744EF">
              <w:rPr>
                <w:b/>
                <w:bCs/>
              </w:rPr>
              <w:t>w2_con.npt</w:t>
            </w:r>
            <w:r>
              <w:t xml:space="preserve">) to a format using Excel. </w:t>
            </w:r>
          </w:p>
        </w:tc>
        <w:tc>
          <w:tcPr>
            <w:tcW w:w="1512" w:type="dxa"/>
          </w:tcPr>
          <w:p w14:paraId="4ABEC713" w14:textId="4A95B10E" w:rsidR="000A6B49" w:rsidRPr="00E3149E" w:rsidRDefault="00C03547" w:rsidP="007413DA">
            <w:pPr>
              <w:rPr>
                <w:sz w:val="20"/>
              </w:rPr>
            </w:pPr>
            <w:r>
              <w:rPr>
                <w:sz w:val="20"/>
              </w:rPr>
              <w:t>5/</w:t>
            </w:r>
            <w:r w:rsidR="00344BE4">
              <w:rPr>
                <w:sz w:val="20"/>
              </w:rPr>
              <w:t>2</w:t>
            </w:r>
            <w:r>
              <w:rPr>
                <w:sz w:val="20"/>
              </w:rPr>
              <w:t>2/2020</w:t>
            </w:r>
          </w:p>
        </w:tc>
      </w:tr>
      <w:tr w:rsidR="000A6B49" w:rsidRPr="00A8639A" w14:paraId="66DD8B72" w14:textId="77777777" w:rsidTr="006D7C07">
        <w:trPr>
          <w:cantSplit/>
        </w:trPr>
        <w:tc>
          <w:tcPr>
            <w:tcW w:w="606" w:type="dxa"/>
          </w:tcPr>
          <w:p w14:paraId="4800BC8C" w14:textId="73AB93C1" w:rsidR="000A6B49" w:rsidRDefault="00344BE4" w:rsidP="007413DA">
            <w:r>
              <w:t>39</w:t>
            </w:r>
          </w:p>
        </w:tc>
        <w:tc>
          <w:tcPr>
            <w:tcW w:w="1194" w:type="dxa"/>
          </w:tcPr>
          <w:p w14:paraId="5F4E177B" w14:textId="312E9BC1" w:rsidR="000A6B49" w:rsidRPr="00E3149E" w:rsidRDefault="00344BE4" w:rsidP="007413DA">
            <w:pPr>
              <w:rPr>
                <w:sz w:val="20"/>
              </w:rPr>
            </w:pPr>
            <w:r>
              <w:rPr>
                <w:sz w:val="20"/>
              </w:rPr>
              <w:t>PreW2</w:t>
            </w:r>
          </w:p>
        </w:tc>
        <w:tc>
          <w:tcPr>
            <w:tcW w:w="1530" w:type="dxa"/>
          </w:tcPr>
          <w:p w14:paraId="51E7B49B" w14:textId="3A225B6F" w:rsidR="000A6B49" w:rsidRPr="00E3149E" w:rsidRDefault="00344BE4" w:rsidP="007413DA">
            <w:pPr>
              <w:rPr>
                <w:sz w:val="20"/>
              </w:rPr>
            </w:pPr>
            <w:r>
              <w:rPr>
                <w:sz w:val="20"/>
              </w:rPr>
              <w:t>More checks</w:t>
            </w:r>
          </w:p>
        </w:tc>
        <w:tc>
          <w:tcPr>
            <w:tcW w:w="4158" w:type="dxa"/>
          </w:tcPr>
          <w:p w14:paraId="41087FDE" w14:textId="6F6BFF00" w:rsidR="000A6B49" w:rsidRDefault="00344BE4" w:rsidP="00B744EF">
            <w:pPr>
              <w:pStyle w:val="Tablenarrativecontent"/>
            </w:pPr>
            <w:r>
              <w:t>Several additional model checks were added to the preprocessor to improve its skill set.</w:t>
            </w:r>
          </w:p>
        </w:tc>
        <w:tc>
          <w:tcPr>
            <w:tcW w:w="1512" w:type="dxa"/>
          </w:tcPr>
          <w:p w14:paraId="7E1E2E27" w14:textId="2C767D0E" w:rsidR="000A6B49" w:rsidRPr="00E3149E" w:rsidRDefault="00344BE4" w:rsidP="007413DA">
            <w:pPr>
              <w:rPr>
                <w:sz w:val="20"/>
              </w:rPr>
            </w:pPr>
            <w:r>
              <w:rPr>
                <w:sz w:val="20"/>
              </w:rPr>
              <w:t>5/22/2020</w:t>
            </w:r>
            <w:r w:rsidR="005C6AF9">
              <w:rPr>
                <w:sz w:val="20"/>
              </w:rPr>
              <w:t xml:space="preserve"> 6/15/2020</w:t>
            </w:r>
          </w:p>
        </w:tc>
      </w:tr>
      <w:tr w:rsidR="000A6B49" w:rsidRPr="00A8639A" w14:paraId="149B4365" w14:textId="77777777" w:rsidTr="006D7C07">
        <w:trPr>
          <w:cantSplit/>
        </w:trPr>
        <w:tc>
          <w:tcPr>
            <w:tcW w:w="606" w:type="dxa"/>
          </w:tcPr>
          <w:p w14:paraId="5C3B893A" w14:textId="104DF814" w:rsidR="000A6B49" w:rsidRDefault="005E0E1D" w:rsidP="007413DA">
            <w:r>
              <w:t>40</w:t>
            </w:r>
          </w:p>
        </w:tc>
        <w:tc>
          <w:tcPr>
            <w:tcW w:w="1194" w:type="dxa"/>
          </w:tcPr>
          <w:p w14:paraId="730C56BA" w14:textId="27BB822A" w:rsidR="000A6B49" w:rsidRPr="00E3149E" w:rsidRDefault="005E0E1D" w:rsidP="007413DA">
            <w:pPr>
              <w:rPr>
                <w:sz w:val="20"/>
              </w:rPr>
            </w:pPr>
            <w:r>
              <w:rPr>
                <w:sz w:val="20"/>
              </w:rPr>
              <w:t>W2</w:t>
            </w:r>
          </w:p>
        </w:tc>
        <w:tc>
          <w:tcPr>
            <w:tcW w:w="1530" w:type="dxa"/>
          </w:tcPr>
          <w:p w14:paraId="3B68038C" w14:textId="52F48B6E" w:rsidR="000A6B49" w:rsidRPr="00E3149E" w:rsidRDefault="005E0E1D" w:rsidP="007413DA">
            <w:pPr>
              <w:rPr>
                <w:sz w:val="20"/>
              </w:rPr>
            </w:pPr>
            <w:r>
              <w:rPr>
                <w:sz w:val="20"/>
              </w:rPr>
              <w:t>Tecplot output</w:t>
            </w:r>
          </w:p>
        </w:tc>
        <w:tc>
          <w:tcPr>
            <w:tcW w:w="4158" w:type="dxa"/>
          </w:tcPr>
          <w:p w14:paraId="205CF3F1" w14:textId="6215D164" w:rsidR="000A6B49" w:rsidRDefault="005E0E1D" w:rsidP="00AC7BFF">
            <w:pPr>
              <w:pStyle w:val="Tablenarrativecontent"/>
            </w:pPr>
            <w:r>
              <w:t xml:space="preserve">A new input file Tecplotbr.csv is now used to specify which branches are </w:t>
            </w:r>
            <w:r w:rsidR="00BD43D6">
              <w:t>output to the Tecplot contour map. Before, all model branch</w:t>
            </w:r>
            <w:r w:rsidR="00A431D1">
              <w:t xml:space="preserve"> information</w:t>
            </w:r>
            <w:r w:rsidR="00BD43D6">
              <w:t xml:space="preserve"> w</w:t>
            </w:r>
            <w:r w:rsidR="00A431D1">
              <w:t>as output to the Tecplot file</w:t>
            </w:r>
            <w:r w:rsidR="00BD43D6">
              <w:t>. Now the user can control this more precisely to eliminate a lot of post-processing of the data</w:t>
            </w:r>
            <w:r w:rsidR="00A431D1">
              <w:t xml:space="preserve"> file</w:t>
            </w:r>
            <w:r w:rsidR="00BD43D6">
              <w:t>. This is described in the User Manual.</w:t>
            </w:r>
          </w:p>
        </w:tc>
        <w:tc>
          <w:tcPr>
            <w:tcW w:w="1512" w:type="dxa"/>
          </w:tcPr>
          <w:p w14:paraId="2907357A" w14:textId="37FC60EF" w:rsidR="000A6B49" w:rsidRPr="00E3149E" w:rsidRDefault="00BD43D6" w:rsidP="007413DA">
            <w:pPr>
              <w:rPr>
                <w:sz w:val="20"/>
              </w:rPr>
            </w:pPr>
            <w:r>
              <w:rPr>
                <w:sz w:val="20"/>
              </w:rPr>
              <w:t>5/22/2020</w:t>
            </w:r>
          </w:p>
        </w:tc>
      </w:tr>
      <w:tr w:rsidR="000A6B49" w:rsidRPr="00A8639A" w14:paraId="457FC5C2" w14:textId="77777777" w:rsidTr="006D7C07">
        <w:trPr>
          <w:cantSplit/>
        </w:trPr>
        <w:tc>
          <w:tcPr>
            <w:tcW w:w="606" w:type="dxa"/>
          </w:tcPr>
          <w:p w14:paraId="23752467" w14:textId="20444980" w:rsidR="000A6B49" w:rsidRDefault="006F209D" w:rsidP="007413DA">
            <w:r>
              <w:t>41</w:t>
            </w:r>
          </w:p>
        </w:tc>
        <w:tc>
          <w:tcPr>
            <w:tcW w:w="1194" w:type="dxa"/>
          </w:tcPr>
          <w:p w14:paraId="60024B6C" w14:textId="6744FB46" w:rsidR="000A6B49" w:rsidRPr="00E3149E" w:rsidRDefault="006F209D" w:rsidP="007413DA">
            <w:pPr>
              <w:rPr>
                <w:sz w:val="20"/>
              </w:rPr>
            </w:pPr>
            <w:r>
              <w:rPr>
                <w:sz w:val="20"/>
              </w:rPr>
              <w:t>W2</w:t>
            </w:r>
          </w:p>
        </w:tc>
        <w:tc>
          <w:tcPr>
            <w:tcW w:w="1530" w:type="dxa"/>
          </w:tcPr>
          <w:p w14:paraId="622F83B4" w14:textId="77777777" w:rsidR="00DE5314" w:rsidRDefault="006F209D" w:rsidP="007413DA">
            <w:pPr>
              <w:rPr>
                <w:sz w:val="20"/>
              </w:rPr>
            </w:pPr>
            <w:r>
              <w:rPr>
                <w:sz w:val="20"/>
              </w:rPr>
              <w:t xml:space="preserve">CO2 in </w:t>
            </w:r>
          </w:p>
          <w:p w14:paraId="53145D6D" w14:textId="2F581BCE" w:rsidR="000A6B49" w:rsidRPr="00E3149E" w:rsidRDefault="006F209D" w:rsidP="007413DA">
            <w:pPr>
              <w:rPr>
                <w:sz w:val="20"/>
              </w:rPr>
            </w:pPr>
            <w:r>
              <w:rPr>
                <w:sz w:val="20"/>
              </w:rPr>
              <w:t>atmosphere</w:t>
            </w:r>
          </w:p>
        </w:tc>
        <w:tc>
          <w:tcPr>
            <w:tcW w:w="4158" w:type="dxa"/>
          </w:tcPr>
          <w:p w14:paraId="4F510DB7" w14:textId="50841BAB" w:rsidR="000A6B49" w:rsidRDefault="006F209D" w:rsidP="00AC7BFF">
            <w:pPr>
              <w:pStyle w:val="Tablenarrativecontent"/>
            </w:pPr>
            <w:r>
              <w:t>As the basis for Version 4.2.2, the CO2 gas saturation was redone. See User Manual Part 2 under TIC.</w:t>
            </w:r>
          </w:p>
        </w:tc>
        <w:tc>
          <w:tcPr>
            <w:tcW w:w="1512" w:type="dxa"/>
          </w:tcPr>
          <w:p w14:paraId="73880DA1" w14:textId="342613A8" w:rsidR="000A6B49" w:rsidRPr="00E3149E" w:rsidRDefault="006F209D" w:rsidP="007413DA">
            <w:pPr>
              <w:rPr>
                <w:sz w:val="20"/>
              </w:rPr>
            </w:pPr>
            <w:r>
              <w:rPr>
                <w:sz w:val="20"/>
              </w:rPr>
              <w:t>8/10/2020</w:t>
            </w:r>
          </w:p>
        </w:tc>
      </w:tr>
      <w:tr w:rsidR="000A6B49" w:rsidRPr="00A8639A" w14:paraId="5FFAB45A" w14:textId="77777777" w:rsidTr="006D7C07">
        <w:trPr>
          <w:cantSplit/>
        </w:trPr>
        <w:tc>
          <w:tcPr>
            <w:tcW w:w="606" w:type="dxa"/>
          </w:tcPr>
          <w:p w14:paraId="51D28F73" w14:textId="00F029BD" w:rsidR="000A6B49" w:rsidRDefault="003B7F92" w:rsidP="007413DA">
            <w:r>
              <w:t>42</w:t>
            </w:r>
          </w:p>
        </w:tc>
        <w:tc>
          <w:tcPr>
            <w:tcW w:w="1194" w:type="dxa"/>
          </w:tcPr>
          <w:p w14:paraId="15D5FECE" w14:textId="435F04A8" w:rsidR="000A6B49" w:rsidRPr="00E3149E" w:rsidRDefault="003B7F92" w:rsidP="007413DA">
            <w:pPr>
              <w:rPr>
                <w:sz w:val="20"/>
              </w:rPr>
            </w:pPr>
            <w:r>
              <w:rPr>
                <w:sz w:val="20"/>
              </w:rPr>
              <w:t>Converter</w:t>
            </w:r>
          </w:p>
        </w:tc>
        <w:tc>
          <w:tcPr>
            <w:tcW w:w="1530" w:type="dxa"/>
          </w:tcPr>
          <w:p w14:paraId="4D9CD803" w14:textId="77777777" w:rsidR="000A6B49" w:rsidRPr="00E3149E" w:rsidRDefault="000A6B49" w:rsidP="007413DA">
            <w:pPr>
              <w:rPr>
                <w:sz w:val="20"/>
              </w:rPr>
            </w:pPr>
          </w:p>
        </w:tc>
        <w:tc>
          <w:tcPr>
            <w:tcW w:w="4158" w:type="dxa"/>
          </w:tcPr>
          <w:p w14:paraId="1517C741" w14:textId="75929EF1" w:rsidR="000A6B49" w:rsidRDefault="003B7F92" w:rsidP="00AC7BFF">
            <w:pPr>
              <w:pStyle w:val="Tablenarrativecontent"/>
            </w:pPr>
            <w:r>
              <w:t xml:space="preserve">Fixed a bug in writing out the csv format for the control file in case there were more than </w:t>
            </w:r>
            <w:r w:rsidR="00D456A1">
              <w:t>one</w:t>
            </w:r>
            <w:r>
              <w:t xml:space="preserve"> withdrawal.</w:t>
            </w:r>
          </w:p>
        </w:tc>
        <w:tc>
          <w:tcPr>
            <w:tcW w:w="1512" w:type="dxa"/>
          </w:tcPr>
          <w:p w14:paraId="4C43CC20" w14:textId="4D681F54" w:rsidR="000A6B49" w:rsidRPr="00E3149E" w:rsidRDefault="003B7F92" w:rsidP="007413DA">
            <w:pPr>
              <w:rPr>
                <w:sz w:val="20"/>
              </w:rPr>
            </w:pPr>
            <w:r>
              <w:rPr>
                <w:sz w:val="20"/>
              </w:rPr>
              <w:t>8/27/2020</w:t>
            </w:r>
          </w:p>
        </w:tc>
      </w:tr>
      <w:tr w:rsidR="000A6B49" w:rsidRPr="00A8639A" w14:paraId="7C2441D5" w14:textId="77777777" w:rsidTr="006D7C07">
        <w:trPr>
          <w:cantSplit/>
        </w:trPr>
        <w:tc>
          <w:tcPr>
            <w:tcW w:w="606" w:type="dxa"/>
          </w:tcPr>
          <w:p w14:paraId="2FE5BA89" w14:textId="65B6B68D" w:rsidR="000A6B49" w:rsidRDefault="000154EA" w:rsidP="007413DA">
            <w:r>
              <w:t>43</w:t>
            </w:r>
          </w:p>
        </w:tc>
        <w:tc>
          <w:tcPr>
            <w:tcW w:w="1194" w:type="dxa"/>
          </w:tcPr>
          <w:p w14:paraId="1B31EB72" w14:textId="10B7FBBB" w:rsidR="000A6B49" w:rsidRPr="00E3149E" w:rsidRDefault="000154EA" w:rsidP="007413DA">
            <w:pPr>
              <w:rPr>
                <w:sz w:val="20"/>
              </w:rPr>
            </w:pPr>
            <w:r>
              <w:rPr>
                <w:sz w:val="20"/>
              </w:rPr>
              <w:t>W2</w:t>
            </w:r>
          </w:p>
        </w:tc>
        <w:tc>
          <w:tcPr>
            <w:tcW w:w="1530" w:type="dxa"/>
          </w:tcPr>
          <w:p w14:paraId="65222770" w14:textId="428548A3" w:rsidR="000A6B49" w:rsidRPr="00E3149E" w:rsidRDefault="000154EA" w:rsidP="007413DA">
            <w:pPr>
              <w:rPr>
                <w:sz w:val="20"/>
              </w:rPr>
            </w:pPr>
            <w:r>
              <w:rPr>
                <w:sz w:val="20"/>
              </w:rPr>
              <w:t>SPR ONV</w:t>
            </w:r>
          </w:p>
        </w:tc>
        <w:tc>
          <w:tcPr>
            <w:tcW w:w="4158" w:type="dxa"/>
          </w:tcPr>
          <w:p w14:paraId="6A4FE846" w14:textId="44EC400E" w:rsidR="000A6B49" w:rsidRPr="004B196A" w:rsidRDefault="000154EA" w:rsidP="00AC7BFF">
            <w:pPr>
              <w:pStyle w:val="Tablenarrativecontent"/>
            </w:pPr>
            <w:r>
              <w:t xml:space="preserve">Whenever the SPR was set equal to ONV for a </w:t>
            </w:r>
            <w:r w:rsidRPr="00AC7BFF">
              <w:rPr>
                <w:b/>
                <w:bCs/>
                <w:szCs w:val="18"/>
              </w:rPr>
              <w:t>w2_con.csv file</w:t>
            </w:r>
            <w:r w:rsidRPr="00AC7BFF">
              <w:rPr>
                <w:szCs w:val="18"/>
              </w:rPr>
              <w:t>,</w:t>
            </w:r>
            <w:r>
              <w:t xml:space="preserve"> this output was not implemented correctly. For the input </w:t>
            </w:r>
            <w:r w:rsidRPr="00AC7BFF">
              <w:rPr>
                <w:szCs w:val="18"/>
              </w:rPr>
              <w:t xml:space="preserve">file </w:t>
            </w:r>
            <w:r w:rsidRPr="00AC7BFF">
              <w:rPr>
                <w:b/>
                <w:bCs/>
                <w:szCs w:val="18"/>
              </w:rPr>
              <w:t>w2_con.npt</w:t>
            </w:r>
            <w:r>
              <w:t xml:space="preserve"> this worked as expected.</w:t>
            </w:r>
          </w:p>
        </w:tc>
        <w:tc>
          <w:tcPr>
            <w:tcW w:w="1512" w:type="dxa"/>
          </w:tcPr>
          <w:p w14:paraId="168EB78C" w14:textId="04784724" w:rsidR="000A6B49" w:rsidRPr="00E3149E" w:rsidRDefault="000154EA" w:rsidP="007413DA">
            <w:pPr>
              <w:rPr>
                <w:sz w:val="20"/>
              </w:rPr>
            </w:pPr>
            <w:r>
              <w:rPr>
                <w:sz w:val="20"/>
              </w:rPr>
              <w:t>10/8/2020</w:t>
            </w:r>
          </w:p>
        </w:tc>
      </w:tr>
      <w:tr w:rsidR="000A6B49" w:rsidRPr="00A8639A" w14:paraId="6CC13B85" w14:textId="77777777" w:rsidTr="006D7C07">
        <w:trPr>
          <w:cantSplit/>
        </w:trPr>
        <w:tc>
          <w:tcPr>
            <w:tcW w:w="606" w:type="dxa"/>
          </w:tcPr>
          <w:p w14:paraId="15FE8FA1" w14:textId="5873D822" w:rsidR="000A6B49" w:rsidRDefault="00E70E99" w:rsidP="007413DA">
            <w:r>
              <w:t>44</w:t>
            </w:r>
          </w:p>
        </w:tc>
        <w:tc>
          <w:tcPr>
            <w:tcW w:w="1194" w:type="dxa"/>
          </w:tcPr>
          <w:p w14:paraId="61D8C1B8" w14:textId="4580B38E" w:rsidR="000A6B49" w:rsidRPr="00E3149E" w:rsidRDefault="00E70E99" w:rsidP="007413DA">
            <w:pPr>
              <w:rPr>
                <w:sz w:val="20"/>
              </w:rPr>
            </w:pPr>
            <w:r>
              <w:rPr>
                <w:sz w:val="20"/>
              </w:rPr>
              <w:t>Converter</w:t>
            </w:r>
          </w:p>
        </w:tc>
        <w:tc>
          <w:tcPr>
            <w:tcW w:w="1530" w:type="dxa"/>
          </w:tcPr>
          <w:p w14:paraId="538C8C74" w14:textId="77777777" w:rsidR="000A6B49" w:rsidRPr="00E3149E" w:rsidRDefault="000A6B49" w:rsidP="007413DA">
            <w:pPr>
              <w:rPr>
                <w:sz w:val="20"/>
              </w:rPr>
            </w:pPr>
          </w:p>
        </w:tc>
        <w:tc>
          <w:tcPr>
            <w:tcW w:w="4158" w:type="dxa"/>
          </w:tcPr>
          <w:p w14:paraId="51F52B76" w14:textId="35BE7C62" w:rsidR="000A6B49" w:rsidRPr="00B768E3" w:rsidRDefault="00E70E99" w:rsidP="00AC7BFF">
            <w:pPr>
              <w:pStyle w:val="Tablenarrativecontent"/>
              <w:rPr>
                <w:sz w:val="15"/>
                <w:szCs w:val="15"/>
              </w:rPr>
            </w:pPr>
            <w:r w:rsidRPr="00E70E99">
              <w:t>Fixed a bug when NTR was exactly 9</w:t>
            </w:r>
            <w:r>
              <w:t xml:space="preserve"> (this bug also affected cases where NWB=9 or NBR=9)</w:t>
            </w:r>
            <w:r w:rsidRPr="00E70E99">
              <w:t>.</w:t>
            </w:r>
            <w:r>
              <w:t xml:space="preserve"> Also fixed some of the output formatting.</w:t>
            </w:r>
          </w:p>
        </w:tc>
        <w:tc>
          <w:tcPr>
            <w:tcW w:w="1512" w:type="dxa"/>
          </w:tcPr>
          <w:p w14:paraId="4591283B" w14:textId="6B5FFDA4" w:rsidR="000A6B49" w:rsidRPr="00E3149E" w:rsidRDefault="00E70E99" w:rsidP="007413DA">
            <w:pPr>
              <w:rPr>
                <w:sz w:val="20"/>
              </w:rPr>
            </w:pPr>
            <w:r>
              <w:rPr>
                <w:sz w:val="20"/>
              </w:rPr>
              <w:t>11/27/2020</w:t>
            </w:r>
          </w:p>
        </w:tc>
      </w:tr>
      <w:tr w:rsidR="000A6B49" w:rsidRPr="00A8639A" w14:paraId="3F0704B7" w14:textId="77777777" w:rsidTr="006D7C07">
        <w:trPr>
          <w:cantSplit/>
        </w:trPr>
        <w:tc>
          <w:tcPr>
            <w:tcW w:w="606" w:type="dxa"/>
          </w:tcPr>
          <w:p w14:paraId="4C154039" w14:textId="02241B2E" w:rsidR="000A6B49" w:rsidRDefault="00212885" w:rsidP="007413DA">
            <w:r>
              <w:lastRenderedPageBreak/>
              <w:t>45</w:t>
            </w:r>
          </w:p>
        </w:tc>
        <w:tc>
          <w:tcPr>
            <w:tcW w:w="1194" w:type="dxa"/>
          </w:tcPr>
          <w:p w14:paraId="664D9B8D" w14:textId="36BA6068" w:rsidR="000A6B49" w:rsidRPr="00E3149E" w:rsidRDefault="00212885" w:rsidP="007413DA">
            <w:pPr>
              <w:rPr>
                <w:sz w:val="20"/>
              </w:rPr>
            </w:pPr>
            <w:r>
              <w:rPr>
                <w:sz w:val="20"/>
              </w:rPr>
              <w:t>W2</w:t>
            </w:r>
          </w:p>
        </w:tc>
        <w:tc>
          <w:tcPr>
            <w:tcW w:w="1530" w:type="dxa"/>
          </w:tcPr>
          <w:p w14:paraId="4A55700D" w14:textId="6D925F0C" w:rsidR="000A6B49" w:rsidRPr="00212885" w:rsidRDefault="00212885" w:rsidP="007413DA">
            <w:pPr>
              <w:rPr>
                <w:rFonts w:cstheme="minorHAnsi"/>
                <w:sz w:val="18"/>
                <w:szCs w:val="18"/>
              </w:rPr>
            </w:pPr>
            <w:r w:rsidRPr="00212885">
              <w:rPr>
                <w:rFonts w:cstheme="minorHAnsi"/>
                <w:sz w:val="18"/>
                <w:szCs w:val="18"/>
              </w:rPr>
              <w:t>Pipe</w:t>
            </w:r>
          </w:p>
        </w:tc>
        <w:tc>
          <w:tcPr>
            <w:tcW w:w="4158" w:type="dxa"/>
          </w:tcPr>
          <w:p w14:paraId="4AB877EA" w14:textId="587B9322" w:rsidR="000A6B49" w:rsidRPr="00212885" w:rsidRDefault="00212885" w:rsidP="00AC7BFF">
            <w:pPr>
              <w:pStyle w:val="Tablenarrativecontent"/>
            </w:pPr>
            <w:r w:rsidRPr="00212885">
              <w:t xml:space="preserve">A </w:t>
            </w:r>
            <w:r>
              <w:t>dimensioning bug was found when there were no pipes. This did not affect model results with the executable</w:t>
            </w:r>
            <w:r w:rsidR="00A628A6">
              <w:t>,</w:t>
            </w:r>
            <w:r>
              <w:t xml:space="preserve"> but did show up using the debugger in the Intel environment. This has been fixed. Many thanks to Jun Ma for noticing that!!</w:t>
            </w:r>
          </w:p>
        </w:tc>
        <w:tc>
          <w:tcPr>
            <w:tcW w:w="1512" w:type="dxa"/>
          </w:tcPr>
          <w:p w14:paraId="21DD3A01" w14:textId="52F0C659" w:rsidR="000A6B49" w:rsidRPr="00E3149E" w:rsidRDefault="00212885" w:rsidP="007413DA">
            <w:pPr>
              <w:rPr>
                <w:sz w:val="20"/>
              </w:rPr>
            </w:pPr>
            <w:r>
              <w:rPr>
                <w:sz w:val="20"/>
              </w:rPr>
              <w:t>12/20/2020</w:t>
            </w:r>
          </w:p>
        </w:tc>
      </w:tr>
      <w:tr w:rsidR="000A6B49" w:rsidRPr="00A8639A" w14:paraId="6CBAF385" w14:textId="77777777" w:rsidTr="006D7C07">
        <w:trPr>
          <w:cantSplit/>
        </w:trPr>
        <w:tc>
          <w:tcPr>
            <w:tcW w:w="606" w:type="dxa"/>
          </w:tcPr>
          <w:p w14:paraId="0B4CBDD8" w14:textId="678E0D43" w:rsidR="000A6B49" w:rsidRDefault="0084390C" w:rsidP="007413DA">
            <w:r>
              <w:t>46</w:t>
            </w:r>
          </w:p>
        </w:tc>
        <w:tc>
          <w:tcPr>
            <w:tcW w:w="1194" w:type="dxa"/>
          </w:tcPr>
          <w:p w14:paraId="1A1BC763" w14:textId="78A4562F" w:rsidR="000A6B49" w:rsidRPr="00E3149E" w:rsidRDefault="0084390C" w:rsidP="007413DA">
            <w:pPr>
              <w:rPr>
                <w:sz w:val="20"/>
              </w:rPr>
            </w:pPr>
            <w:r>
              <w:rPr>
                <w:sz w:val="20"/>
              </w:rPr>
              <w:t>W2/Pre/Converter</w:t>
            </w:r>
          </w:p>
        </w:tc>
        <w:tc>
          <w:tcPr>
            <w:tcW w:w="1530" w:type="dxa"/>
          </w:tcPr>
          <w:p w14:paraId="36BCD21E" w14:textId="7349B368" w:rsidR="000A6B49" w:rsidRPr="00E3149E" w:rsidRDefault="0084390C" w:rsidP="007413DA">
            <w:pPr>
              <w:rPr>
                <w:sz w:val="20"/>
              </w:rPr>
            </w:pPr>
            <w:r>
              <w:rPr>
                <w:sz w:val="20"/>
              </w:rPr>
              <w:t>Csv input</w:t>
            </w:r>
          </w:p>
        </w:tc>
        <w:tc>
          <w:tcPr>
            <w:tcW w:w="4158" w:type="dxa"/>
          </w:tcPr>
          <w:p w14:paraId="04D5A8BC" w14:textId="17C8523A" w:rsidR="000A6B49" w:rsidRPr="004B5025" w:rsidRDefault="0084390C" w:rsidP="00AC7BFF">
            <w:pPr>
              <w:pStyle w:val="Tablenarrativecontent"/>
              <w:rPr>
                <w:rFonts w:ascii="Consolas" w:hAnsi="Consolas" w:cs="Consolas"/>
                <w:sz w:val="14"/>
                <w:szCs w:val="19"/>
              </w:rPr>
            </w:pPr>
            <w:r w:rsidRPr="0084390C">
              <w:t>When</w:t>
            </w:r>
            <w:r>
              <w:t xml:space="preserve"> converting to the Excel macro utility for the control file and when modeling a system with no tributaries, the columns read for distributed inflows and precipitation may have been read incorrectly. This was adjusted by fixing the converter utility, the preprocessor</w:t>
            </w:r>
            <w:r w:rsidR="00A628A6">
              <w:t>,</w:t>
            </w:r>
            <w:r>
              <w:t xml:space="preserve"> and W2 code.</w:t>
            </w:r>
          </w:p>
        </w:tc>
        <w:tc>
          <w:tcPr>
            <w:tcW w:w="1512" w:type="dxa"/>
          </w:tcPr>
          <w:p w14:paraId="13B6F3FD" w14:textId="5C8458F2" w:rsidR="000A6B49" w:rsidRPr="00E3149E" w:rsidRDefault="0084390C" w:rsidP="007413DA">
            <w:pPr>
              <w:rPr>
                <w:sz w:val="20"/>
              </w:rPr>
            </w:pPr>
            <w:r>
              <w:rPr>
                <w:sz w:val="20"/>
              </w:rPr>
              <w:t>2/17/2021</w:t>
            </w:r>
          </w:p>
        </w:tc>
      </w:tr>
      <w:tr w:rsidR="000A6B49" w:rsidRPr="00A8639A" w14:paraId="4D7544FC" w14:textId="77777777" w:rsidTr="006D7C07">
        <w:trPr>
          <w:cantSplit/>
        </w:trPr>
        <w:tc>
          <w:tcPr>
            <w:tcW w:w="606" w:type="dxa"/>
          </w:tcPr>
          <w:p w14:paraId="5B1D2183" w14:textId="6A94CBCE" w:rsidR="000A6B49" w:rsidRDefault="00F825EA" w:rsidP="007413DA">
            <w:r>
              <w:t>47</w:t>
            </w:r>
          </w:p>
        </w:tc>
        <w:tc>
          <w:tcPr>
            <w:tcW w:w="1194" w:type="dxa"/>
          </w:tcPr>
          <w:p w14:paraId="079B8386" w14:textId="76DF8470" w:rsidR="000A6B49" w:rsidRPr="00E3149E" w:rsidRDefault="00F825EA" w:rsidP="007413DA">
            <w:pPr>
              <w:rPr>
                <w:sz w:val="20"/>
              </w:rPr>
            </w:pPr>
            <w:r>
              <w:rPr>
                <w:sz w:val="20"/>
              </w:rPr>
              <w:t>W2</w:t>
            </w:r>
          </w:p>
        </w:tc>
        <w:tc>
          <w:tcPr>
            <w:tcW w:w="1530" w:type="dxa"/>
          </w:tcPr>
          <w:p w14:paraId="7411527D" w14:textId="0403196E" w:rsidR="000A6B49" w:rsidRPr="00E3149E" w:rsidRDefault="00F825EA" w:rsidP="007413DA">
            <w:pPr>
              <w:rPr>
                <w:sz w:val="20"/>
              </w:rPr>
            </w:pPr>
            <w:r>
              <w:rPr>
                <w:sz w:val="20"/>
              </w:rPr>
              <w:t>Kinetic Flux</w:t>
            </w:r>
          </w:p>
        </w:tc>
        <w:tc>
          <w:tcPr>
            <w:tcW w:w="4158" w:type="dxa"/>
          </w:tcPr>
          <w:p w14:paraId="042000FB" w14:textId="6E376135" w:rsidR="000756CD" w:rsidRDefault="00F825EA" w:rsidP="00AC7BFF">
            <w:pPr>
              <w:pStyle w:val="Tablenarrativecontent"/>
            </w:pPr>
            <w:r w:rsidRPr="00834CE8">
              <w:t xml:space="preserve">When there are layer subtractions, the Kinetic flux in the surface layer terms cannot account for the mass. This did not affect the mass balance of the constituents, just the flux variables used for output. Many thanks for Taylor Adams of </w:t>
            </w:r>
            <w:proofErr w:type="spellStart"/>
            <w:r w:rsidRPr="00834CE8">
              <w:t>Hydros</w:t>
            </w:r>
            <w:proofErr w:type="spellEnd"/>
            <w:r w:rsidRPr="00834CE8">
              <w:t xml:space="preserve"> for finding that error.</w:t>
            </w:r>
          </w:p>
          <w:p w14:paraId="419ABDB7" w14:textId="77777777" w:rsidR="000756CD" w:rsidRDefault="000756CD" w:rsidP="00AC7BFF">
            <w:pPr>
              <w:pStyle w:val="Tablenarrativecontent"/>
            </w:pPr>
            <w:r>
              <w:t xml:space="preserve">In </w:t>
            </w:r>
            <w:proofErr w:type="gramStart"/>
            <w:r w:rsidRPr="00B744EF">
              <w:rPr>
                <w:rFonts w:asciiTheme="minorHAnsi" w:hAnsiTheme="minorHAnsi" w:cs="Times New Roman"/>
                <w:b/>
                <w:bCs/>
                <w:szCs w:val="18"/>
              </w:rPr>
              <w:t>layeraddsubtract.f</w:t>
            </w:r>
            <w:proofErr w:type="gramEnd"/>
            <w:r w:rsidRPr="00B744EF">
              <w:rPr>
                <w:rFonts w:asciiTheme="minorHAnsi" w:hAnsiTheme="minorHAnsi" w:cs="Times New Roman"/>
                <w:b/>
                <w:bCs/>
                <w:szCs w:val="18"/>
              </w:rPr>
              <w:t>90</w:t>
            </w:r>
            <w:r w:rsidRPr="00B744EF">
              <w:t>:</w:t>
            </w:r>
          </w:p>
          <w:p w14:paraId="69C8D24C" w14:textId="77777777" w:rsidR="000756CD" w:rsidRPr="00B744EF" w:rsidRDefault="000756CD" w:rsidP="00AC7BFF">
            <w:pPr>
              <w:pStyle w:val="Tablenarrativecontent"/>
              <w:rPr>
                <w:rFonts w:ascii="Courier New" w:hAnsi="Courier New"/>
                <w:snapToGrid/>
                <w:color w:val="000000"/>
                <w:sz w:val="16"/>
              </w:rPr>
            </w:pPr>
            <w:r w:rsidRPr="00B744EF">
              <w:rPr>
                <w:rFonts w:ascii="Courier New" w:hAnsi="Courier New"/>
                <w:snapToGrid/>
                <w:color w:val="000000"/>
                <w:sz w:val="16"/>
              </w:rPr>
              <w:t xml:space="preserve">            KF(</w:t>
            </w:r>
            <w:proofErr w:type="gramStart"/>
            <w:r w:rsidRPr="00B744EF">
              <w:rPr>
                <w:rFonts w:ascii="Courier New" w:hAnsi="Courier New"/>
                <w:snapToGrid/>
                <w:color w:val="000000"/>
                <w:sz w:val="16"/>
              </w:rPr>
              <w:t>KT,I</w:t>
            </w:r>
            <w:proofErr w:type="gramEnd"/>
            <w:r w:rsidRPr="00B744EF">
              <w:rPr>
                <w:rFonts w:ascii="Courier New" w:hAnsi="Courier New"/>
                <w:snapToGrid/>
                <w:color w:val="000000"/>
                <w:sz w:val="16"/>
              </w:rPr>
              <w:t xml:space="preserve">,KFCN(1:NAF(JW),JW))    =  (KF(KT-1,I,KFCN(1:NAF(JW),JW))*VOL(KT-1,I)+  KF(KT,I,KFCN(1:NAF(JW),JW))*VOL(KT,I))/(VOL(KT-1,I)+VOL(KT,I))   </w:t>
            </w:r>
            <w:r w:rsidRPr="00B744EF">
              <w:rPr>
                <w:rFonts w:ascii="Courier New" w:hAnsi="Courier New"/>
                <w:snapToGrid/>
                <w:color w:val="008000"/>
                <w:sz w:val="16"/>
              </w:rPr>
              <w:t xml:space="preserve">! SW Fix suggested by Taylor Adams </w:t>
            </w:r>
            <w:proofErr w:type="spellStart"/>
            <w:r w:rsidRPr="00B744EF">
              <w:rPr>
                <w:rFonts w:ascii="Courier New" w:hAnsi="Courier New"/>
                <w:snapToGrid/>
                <w:color w:val="008000"/>
                <w:sz w:val="16"/>
              </w:rPr>
              <w:t>Hydros</w:t>
            </w:r>
            <w:proofErr w:type="spellEnd"/>
            <w:r w:rsidRPr="00B744EF">
              <w:rPr>
                <w:rFonts w:ascii="Courier New" w:hAnsi="Courier New"/>
                <w:snapToGrid/>
                <w:color w:val="008000"/>
                <w:sz w:val="16"/>
              </w:rPr>
              <w:t xml:space="preserve"> 25Feb</w:t>
            </w:r>
            <w:proofErr w:type="gramStart"/>
            <w:r w:rsidRPr="00B744EF">
              <w:rPr>
                <w:rFonts w:ascii="Courier New" w:hAnsi="Courier New"/>
                <w:snapToGrid/>
                <w:color w:val="008000"/>
                <w:sz w:val="16"/>
              </w:rPr>
              <w:t>2021  !</w:t>
            </w:r>
            <w:proofErr w:type="gramEnd"/>
            <w:r w:rsidRPr="00B744EF">
              <w:rPr>
                <w:rFonts w:ascii="Courier New" w:hAnsi="Courier New"/>
                <w:snapToGrid/>
                <w:color w:val="008000"/>
                <w:sz w:val="16"/>
              </w:rPr>
              <w:t xml:space="preserve"> KF is in units of g/m3/s</w:t>
            </w:r>
          </w:p>
          <w:p w14:paraId="583893CF" w14:textId="77777777" w:rsidR="000756CD" w:rsidRPr="00B744EF" w:rsidRDefault="000756CD" w:rsidP="00AC7BFF">
            <w:pPr>
              <w:pStyle w:val="Tablenarrativecontent"/>
              <w:rPr>
                <w:rFonts w:ascii="Courier New" w:hAnsi="Courier New"/>
                <w:snapToGrid/>
                <w:color w:val="000000"/>
                <w:sz w:val="16"/>
              </w:rPr>
            </w:pPr>
            <w:r w:rsidRPr="00B744EF">
              <w:rPr>
                <w:rFonts w:ascii="Courier New" w:hAnsi="Courier New"/>
                <w:snapToGrid/>
                <w:color w:val="000000"/>
                <w:sz w:val="16"/>
              </w:rPr>
              <w:t xml:space="preserve">            KFS(</w:t>
            </w:r>
            <w:proofErr w:type="gramStart"/>
            <w:r w:rsidRPr="00B744EF">
              <w:rPr>
                <w:rFonts w:ascii="Courier New" w:hAnsi="Courier New"/>
                <w:snapToGrid/>
                <w:color w:val="000000"/>
                <w:sz w:val="16"/>
              </w:rPr>
              <w:t>KT,I</w:t>
            </w:r>
            <w:proofErr w:type="gramEnd"/>
            <w:r w:rsidRPr="00B744EF">
              <w:rPr>
                <w:rFonts w:ascii="Courier New" w:hAnsi="Courier New"/>
                <w:snapToGrid/>
                <w:color w:val="000000"/>
                <w:sz w:val="16"/>
              </w:rPr>
              <w:t xml:space="preserve">,KFCN(1:NAF(JW),JW))   =  KFS(KT-1,I,KFCN(1:NAF(JW),JW))+KFS(KT,I,KFCN(1:NAF(JW),JW))          </w:t>
            </w:r>
            <w:r w:rsidRPr="00B744EF">
              <w:rPr>
                <w:rFonts w:ascii="Courier New" w:hAnsi="Courier New"/>
                <w:snapToGrid/>
                <w:color w:val="008000"/>
                <w:sz w:val="16"/>
              </w:rPr>
              <w:t xml:space="preserve">! SW Fix suggested by Taylor Adams </w:t>
            </w:r>
            <w:proofErr w:type="spellStart"/>
            <w:r w:rsidRPr="00B744EF">
              <w:rPr>
                <w:rFonts w:ascii="Courier New" w:hAnsi="Courier New"/>
                <w:snapToGrid/>
                <w:color w:val="008000"/>
                <w:sz w:val="16"/>
              </w:rPr>
              <w:t>Hydros</w:t>
            </w:r>
            <w:proofErr w:type="spellEnd"/>
            <w:r w:rsidRPr="00B744EF">
              <w:rPr>
                <w:rFonts w:ascii="Courier New" w:hAnsi="Courier New"/>
                <w:snapToGrid/>
                <w:color w:val="008000"/>
                <w:sz w:val="16"/>
              </w:rPr>
              <w:t xml:space="preserve"> 25Feb</w:t>
            </w:r>
            <w:proofErr w:type="gramStart"/>
            <w:r w:rsidRPr="00B744EF">
              <w:rPr>
                <w:rFonts w:ascii="Courier New" w:hAnsi="Courier New"/>
                <w:snapToGrid/>
                <w:color w:val="008000"/>
                <w:sz w:val="16"/>
              </w:rPr>
              <w:t>2021 !</w:t>
            </w:r>
            <w:proofErr w:type="gramEnd"/>
            <w:r w:rsidRPr="00B744EF">
              <w:rPr>
                <w:rFonts w:ascii="Courier New" w:hAnsi="Courier New"/>
                <w:snapToGrid/>
                <w:color w:val="008000"/>
                <w:sz w:val="16"/>
              </w:rPr>
              <w:t xml:space="preserve"> KFS is in units of g KFS=KF*VOL*DT          C1(KT-</w:t>
            </w:r>
            <w:proofErr w:type="gramStart"/>
            <w:r w:rsidRPr="00B744EF">
              <w:rPr>
                <w:rFonts w:ascii="Courier New" w:hAnsi="Courier New"/>
                <w:snapToGrid/>
                <w:color w:val="008000"/>
                <w:sz w:val="16"/>
              </w:rPr>
              <w:t>1,I</w:t>
            </w:r>
            <w:proofErr w:type="gramEnd"/>
            <w:r w:rsidRPr="00B744EF">
              <w:rPr>
                <w:rFonts w:ascii="Courier New" w:hAnsi="Courier New"/>
                <w:snapToGrid/>
                <w:color w:val="008000"/>
                <w:sz w:val="16"/>
              </w:rPr>
              <w:t>,CN(1:NAC))           =  0.0</w:t>
            </w:r>
          </w:p>
          <w:p w14:paraId="5796890F" w14:textId="7CBEDFC0" w:rsidR="000756CD" w:rsidRDefault="000756CD" w:rsidP="00AC7BFF">
            <w:pPr>
              <w:pStyle w:val="Tablenarrativecontent"/>
              <w:rPr>
                <w:szCs w:val="15"/>
              </w:rPr>
            </w:pPr>
          </w:p>
        </w:tc>
        <w:tc>
          <w:tcPr>
            <w:tcW w:w="1512" w:type="dxa"/>
          </w:tcPr>
          <w:p w14:paraId="4514E3D5" w14:textId="480EA92D" w:rsidR="000A6B49" w:rsidRPr="00E3149E" w:rsidRDefault="00F825EA" w:rsidP="007413DA">
            <w:pPr>
              <w:rPr>
                <w:sz w:val="20"/>
              </w:rPr>
            </w:pPr>
            <w:r>
              <w:rPr>
                <w:sz w:val="20"/>
              </w:rPr>
              <w:t>2/25/2021</w:t>
            </w:r>
          </w:p>
        </w:tc>
      </w:tr>
    </w:tbl>
    <w:p w14:paraId="5B7302B3" w14:textId="77777777" w:rsidR="000A6B49" w:rsidRPr="005B74BC" w:rsidRDefault="000A6B49" w:rsidP="000A6B49">
      <w:pPr>
        <w:rPr>
          <w:sz w:val="24"/>
        </w:rPr>
      </w:pPr>
    </w:p>
    <w:p w14:paraId="663B65E4" w14:textId="77777777" w:rsidR="000A6B49" w:rsidRDefault="000A6B49" w:rsidP="000A6B49">
      <w:pPr>
        <w:rPr>
          <w:smallCaps/>
          <w:spacing w:val="5"/>
          <w:sz w:val="32"/>
          <w:szCs w:val="32"/>
        </w:rPr>
      </w:pPr>
      <w:r>
        <w:br w:type="page"/>
      </w:r>
    </w:p>
    <w:p w14:paraId="0FC0C601" w14:textId="2EE8AA08" w:rsidR="003216EC" w:rsidRPr="005B74BC" w:rsidRDefault="003216EC" w:rsidP="00C03547">
      <w:pPr>
        <w:pStyle w:val="Heading1"/>
        <w:numPr>
          <w:ilvl w:val="0"/>
          <w:numId w:val="14"/>
        </w:numPr>
      </w:pPr>
      <w:bookmarkStart w:id="99" w:name="_Toc12431452"/>
      <w:bookmarkStart w:id="100" w:name="_Toc48576288"/>
      <w:r w:rsidRPr="005B74BC">
        <w:lastRenderedPageBreak/>
        <w:t xml:space="preserve">W2 Known </w:t>
      </w:r>
      <w:r>
        <w:t>Code Limitations</w:t>
      </w:r>
      <w:bookmarkEnd w:id="99"/>
      <w:bookmarkEnd w:id="100"/>
    </w:p>
    <w:p w14:paraId="7178D699" w14:textId="77777777" w:rsidR="003216EC" w:rsidRPr="005B74BC" w:rsidRDefault="003216EC" w:rsidP="003216EC">
      <w:pPr>
        <w:pStyle w:val="BodyText"/>
      </w:pPr>
      <w:r w:rsidRPr="005B74BC">
        <w:t>The following list shows known bugs and issues with the current release of the code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24"/>
        <w:gridCol w:w="6606"/>
      </w:tblGrid>
      <w:tr w:rsidR="003216EC" w:rsidRPr="00483D1E" w14:paraId="72C31BCE" w14:textId="77777777" w:rsidTr="002B0576">
        <w:trPr>
          <w:cantSplit/>
          <w:tblHeader/>
        </w:trPr>
        <w:tc>
          <w:tcPr>
            <w:tcW w:w="828" w:type="dxa"/>
          </w:tcPr>
          <w:p w14:paraId="43CD9B4D" w14:textId="77777777" w:rsidR="003216EC" w:rsidRPr="006D7C07" w:rsidRDefault="003216EC" w:rsidP="002B0576">
            <w:pPr>
              <w:rPr>
                <w:b/>
                <w:bCs/>
              </w:rPr>
            </w:pPr>
            <w:r w:rsidRPr="006D7C07">
              <w:rPr>
                <w:b/>
                <w:bCs/>
              </w:rPr>
              <w:t>#</w:t>
            </w:r>
          </w:p>
        </w:tc>
        <w:tc>
          <w:tcPr>
            <w:tcW w:w="2124" w:type="dxa"/>
          </w:tcPr>
          <w:p w14:paraId="41CBAC38" w14:textId="77777777" w:rsidR="003216EC" w:rsidRPr="006D7C07" w:rsidRDefault="003216EC" w:rsidP="002B0576">
            <w:pPr>
              <w:rPr>
                <w:b/>
                <w:bCs/>
              </w:rPr>
            </w:pPr>
            <w:r w:rsidRPr="006D7C07">
              <w:rPr>
                <w:b/>
                <w:bCs/>
              </w:rPr>
              <w:t>Item</w:t>
            </w:r>
          </w:p>
        </w:tc>
        <w:tc>
          <w:tcPr>
            <w:tcW w:w="6606" w:type="dxa"/>
          </w:tcPr>
          <w:p w14:paraId="3D9AB29E" w14:textId="77777777" w:rsidR="003216EC" w:rsidRPr="006D7C07" w:rsidRDefault="003216EC" w:rsidP="002B0576">
            <w:pPr>
              <w:rPr>
                <w:b/>
                <w:bCs/>
              </w:rPr>
            </w:pPr>
            <w:r w:rsidRPr="006D7C07">
              <w:rPr>
                <w:b/>
                <w:bCs/>
              </w:rPr>
              <w:t>Description</w:t>
            </w:r>
          </w:p>
        </w:tc>
      </w:tr>
      <w:tr w:rsidR="003216EC" w:rsidRPr="00483D1E" w14:paraId="70EE70F7" w14:textId="77777777" w:rsidTr="002B0576">
        <w:trPr>
          <w:cantSplit/>
        </w:trPr>
        <w:tc>
          <w:tcPr>
            <w:tcW w:w="828" w:type="dxa"/>
          </w:tcPr>
          <w:p w14:paraId="420EA7D2" w14:textId="77777777" w:rsidR="003216EC" w:rsidRPr="00483D1E" w:rsidRDefault="003216EC" w:rsidP="002B0576">
            <w:r w:rsidRPr="00483D1E">
              <w:t>1</w:t>
            </w:r>
          </w:p>
        </w:tc>
        <w:tc>
          <w:tcPr>
            <w:tcW w:w="2124" w:type="dxa"/>
          </w:tcPr>
          <w:p w14:paraId="4748F20A" w14:textId="25B7D5FB" w:rsidR="003216EC" w:rsidRPr="00483D1E" w:rsidRDefault="003216EC" w:rsidP="002B0576">
            <w:r w:rsidRPr="00483D1E">
              <w:t>Water levels in a bowl</w:t>
            </w:r>
          </w:p>
        </w:tc>
        <w:tc>
          <w:tcPr>
            <w:tcW w:w="6606" w:type="dxa"/>
          </w:tcPr>
          <w:p w14:paraId="547A3FCD" w14:textId="37894C9C" w:rsidR="003216EC" w:rsidRPr="00483D1E" w:rsidRDefault="003216EC" w:rsidP="00B744EF">
            <w:pPr>
              <w:pStyle w:val="TableText0"/>
            </w:pPr>
            <w:r w:rsidRPr="00483D1E">
              <w:t>If water levels decrease in a waterbody shaped like a bowl, the removal of model layers as the water level decreases will cause the model to bomb if an upstream segment dries up.</w:t>
            </w:r>
          </w:p>
        </w:tc>
      </w:tr>
      <w:tr w:rsidR="003216EC" w:rsidRPr="00483D1E" w14:paraId="15C4799D" w14:textId="77777777" w:rsidTr="002B0576">
        <w:trPr>
          <w:cantSplit/>
        </w:trPr>
        <w:tc>
          <w:tcPr>
            <w:tcW w:w="828" w:type="dxa"/>
          </w:tcPr>
          <w:p w14:paraId="0670973D" w14:textId="77777777" w:rsidR="003216EC" w:rsidRPr="00483D1E" w:rsidRDefault="003216EC" w:rsidP="002B0576">
            <w:r w:rsidRPr="00483D1E">
              <w:t>2</w:t>
            </w:r>
          </w:p>
        </w:tc>
        <w:tc>
          <w:tcPr>
            <w:tcW w:w="2124" w:type="dxa"/>
          </w:tcPr>
          <w:p w14:paraId="2866BB08" w14:textId="77777777" w:rsidR="003216EC" w:rsidRPr="00483D1E" w:rsidRDefault="003216EC" w:rsidP="002B0576">
            <w:r w:rsidRPr="00483D1E">
              <w:t>Pipes under high head</w:t>
            </w:r>
          </w:p>
        </w:tc>
        <w:tc>
          <w:tcPr>
            <w:tcW w:w="6606" w:type="dxa"/>
          </w:tcPr>
          <w:p w14:paraId="0821DA68" w14:textId="00828730" w:rsidR="003216EC" w:rsidRPr="00483D1E" w:rsidRDefault="003216EC" w:rsidP="00B744EF">
            <w:pPr>
              <w:pStyle w:val="TableText0"/>
            </w:pPr>
            <w:r w:rsidRPr="00483D1E">
              <w:t xml:space="preserve">The pipes algorithm does not handle high-head, </w:t>
            </w:r>
            <w:r>
              <w:t xml:space="preserve">high-speed, </w:t>
            </w:r>
            <w:r w:rsidRPr="00483D1E">
              <w:t>dy</w:t>
            </w:r>
            <w:r>
              <w:t xml:space="preserve">namic flow conditions </w:t>
            </w:r>
            <w:r w:rsidR="00210E82">
              <w:t xml:space="preserve">well when </w:t>
            </w:r>
            <w:r>
              <w:t>in a pipe</w:t>
            </w:r>
            <w:r w:rsidR="00210E82">
              <w:t>,</w:t>
            </w:r>
            <w:r>
              <w:t xml:space="preserve"> </w:t>
            </w:r>
            <w:r w:rsidR="00210E82">
              <w:t>due to</w:t>
            </w:r>
            <w:r>
              <w:t xml:space="preserve"> numerical </w:t>
            </w:r>
            <w:r w:rsidR="00210E82">
              <w:t>in</w:t>
            </w:r>
            <w:r>
              <w:t>stability.</w:t>
            </w:r>
          </w:p>
        </w:tc>
      </w:tr>
      <w:tr w:rsidR="003216EC" w:rsidRPr="00483D1E" w14:paraId="1AC1FB77" w14:textId="77777777" w:rsidTr="002B0576">
        <w:trPr>
          <w:cantSplit/>
        </w:trPr>
        <w:tc>
          <w:tcPr>
            <w:tcW w:w="828" w:type="dxa"/>
          </w:tcPr>
          <w:p w14:paraId="2D7A277F" w14:textId="77777777" w:rsidR="003216EC" w:rsidRPr="00483D1E" w:rsidRDefault="003216EC" w:rsidP="002B0576">
            <w:r w:rsidRPr="00483D1E">
              <w:t>3</w:t>
            </w:r>
          </w:p>
        </w:tc>
        <w:tc>
          <w:tcPr>
            <w:tcW w:w="2124" w:type="dxa"/>
          </w:tcPr>
          <w:p w14:paraId="4249F41A" w14:textId="77777777" w:rsidR="003216EC" w:rsidRPr="00483D1E" w:rsidRDefault="003216EC" w:rsidP="002B0576">
            <w:r w:rsidRPr="00483D1E">
              <w:t>Time step limitation in a complex system model</w:t>
            </w:r>
          </w:p>
        </w:tc>
        <w:tc>
          <w:tcPr>
            <w:tcW w:w="6606" w:type="dxa"/>
          </w:tcPr>
          <w:p w14:paraId="2A264F6E" w14:textId="77777777" w:rsidR="003216EC" w:rsidRPr="00483D1E" w:rsidRDefault="003216EC" w:rsidP="00B744EF">
            <w:pPr>
              <w:pStyle w:val="TableText0"/>
            </w:pPr>
            <w:r w:rsidRPr="00483D1E">
              <w:t>The time step for stability in a system model is governed by the lowest time step for numerical stability. If you have a very dynamic river with several reservoirs, the time step for the river will control. This can result in very long run times. One can still break apart the model and run the pieces separately using the WDOUT files to provide boundary conditions for downstream waterbodies.</w:t>
            </w:r>
          </w:p>
        </w:tc>
      </w:tr>
      <w:tr w:rsidR="003216EC" w:rsidRPr="00483D1E" w14:paraId="26923988" w14:textId="77777777" w:rsidTr="002B0576">
        <w:trPr>
          <w:cantSplit/>
        </w:trPr>
        <w:tc>
          <w:tcPr>
            <w:tcW w:w="828" w:type="dxa"/>
          </w:tcPr>
          <w:p w14:paraId="1ED8C92B" w14:textId="77777777" w:rsidR="003216EC" w:rsidRPr="00483D1E" w:rsidRDefault="003216EC" w:rsidP="002B0576">
            <w:r w:rsidRPr="00483D1E">
              <w:t>4</w:t>
            </w:r>
          </w:p>
        </w:tc>
        <w:tc>
          <w:tcPr>
            <w:tcW w:w="2124" w:type="dxa"/>
          </w:tcPr>
          <w:p w14:paraId="7DAA2E4A" w14:textId="77777777" w:rsidR="003216EC" w:rsidRPr="00483D1E" w:rsidRDefault="003216EC" w:rsidP="002B0576">
            <w:r w:rsidRPr="00483D1E">
              <w:t>Partitioning</w:t>
            </w:r>
          </w:p>
        </w:tc>
        <w:tc>
          <w:tcPr>
            <w:tcW w:w="6606" w:type="dxa"/>
          </w:tcPr>
          <w:p w14:paraId="04BECB84" w14:textId="635F9A62" w:rsidR="003216EC" w:rsidRPr="00483D1E" w:rsidRDefault="003216EC" w:rsidP="00B744EF">
            <w:pPr>
              <w:pStyle w:val="TableText0"/>
            </w:pPr>
            <w:r w:rsidRPr="00483D1E">
              <w:t xml:space="preserve">The partitioning coefficient </w:t>
            </w:r>
            <w:r>
              <w:t xml:space="preserve">for sorption </w:t>
            </w:r>
            <w:r w:rsidRPr="00483D1E">
              <w:t>is currently constant for all organic and inorganic compartments</w:t>
            </w:r>
            <w:r w:rsidR="001808D1">
              <w:t>.</w:t>
            </w:r>
          </w:p>
        </w:tc>
      </w:tr>
      <w:tr w:rsidR="003216EC" w:rsidRPr="00483D1E" w14:paraId="786E2C12" w14:textId="77777777" w:rsidTr="002B0576">
        <w:trPr>
          <w:cantSplit/>
        </w:trPr>
        <w:tc>
          <w:tcPr>
            <w:tcW w:w="828" w:type="dxa"/>
          </w:tcPr>
          <w:p w14:paraId="52B5E12F" w14:textId="77777777" w:rsidR="003216EC" w:rsidRPr="00483D1E" w:rsidRDefault="003216EC" w:rsidP="002B0576">
            <w:r w:rsidRPr="00483D1E">
              <w:t>5</w:t>
            </w:r>
          </w:p>
        </w:tc>
        <w:tc>
          <w:tcPr>
            <w:tcW w:w="2124" w:type="dxa"/>
          </w:tcPr>
          <w:p w14:paraId="268CAC8E" w14:textId="77777777" w:rsidR="003216EC" w:rsidRPr="00483D1E" w:rsidRDefault="003216EC" w:rsidP="002B0576">
            <w:r w:rsidRPr="00483D1E">
              <w:t>Internal weir at a Dam segment</w:t>
            </w:r>
          </w:p>
        </w:tc>
        <w:tc>
          <w:tcPr>
            <w:tcW w:w="6606" w:type="dxa"/>
          </w:tcPr>
          <w:p w14:paraId="7DC48D50" w14:textId="5F1B9BB3" w:rsidR="003216EC" w:rsidRPr="00483D1E" w:rsidRDefault="003216EC" w:rsidP="00B744EF">
            <w:pPr>
              <w:pStyle w:val="TableText0"/>
            </w:pPr>
            <w:r w:rsidRPr="00483D1E">
              <w:t>Putting an internal weir at a Dam segment does not affect the outflow from the selective withdrawal structure. One must limit selective withdrawal rather than us</w:t>
            </w:r>
            <w:r w:rsidR="001808D1">
              <w:t>ing</w:t>
            </w:r>
            <w:r w:rsidRPr="00483D1E">
              <w:t xml:space="preserve"> an internal weir at the dam segment</w:t>
            </w:r>
            <w:r w:rsidR="001808D1">
              <w:t>, recalling</w:t>
            </w:r>
            <w:r w:rsidRPr="00483D1E">
              <w:t xml:space="preserve"> </w:t>
            </w:r>
            <w:r w:rsidR="001808D1">
              <w:t xml:space="preserve">that </w:t>
            </w:r>
            <w:r w:rsidRPr="00483D1E">
              <w:t>the internal weir works for the right-hand-face of a model layer.</w:t>
            </w:r>
          </w:p>
        </w:tc>
      </w:tr>
      <w:tr w:rsidR="003216EC" w:rsidRPr="00483D1E" w14:paraId="00C44847" w14:textId="77777777" w:rsidTr="002B0576">
        <w:trPr>
          <w:cantSplit/>
        </w:trPr>
        <w:tc>
          <w:tcPr>
            <w:tcW w:w="828" w:type="dxa"/>
          </w:tcPr>
          <w:p w14:paraId="359DB20A" w14:textId="77777777" w:rsidR="003216EC" w:rsidRPr="00483D1E" w:rsidRDefault="003216EC" w:rsidP="002B0576">
            <w:r w:rsidRPr="00483D1E">
              <w:t>6</w:t>
            </w:r>
          </w:p>
        </w:tc>
        <w:tc>
          <w:tcPr>
            <w:tcW w:w="2124" w:type="dxa"/>
          </w:tcPr>
          <w:p w14:paraId="37CBCACE" w14:textId="77777777" w:rsidR="00210E82" w:rsidRDefault="003216EC" w:rsidP="002B0576">
            <w:r w:rsidRPr="00483D1E">
              <w:t xml:space="preserve">W2 multiple file </w:t>
            </w:r>
          </w:p>
          <w:p w14:paraId="7DC3FB14" w14:textId="4903F49B" w:rsidR="003216EC" w:rsidRPr="00483D1E" w:rsidRDefault="003216EC" w:rsidP="002B0576">
            <w:r w:rsidRPr="00483D1E">
              <w:t>error check</w:t>
            </w:r>
          </w:p>
        </w:tc>
        <w:tc>
          <w:tcPr>
            <w:tcW w:w="6606" w:type="dxa"/>
          </w:tcPr>
          <w:p w14:paraId="6284191D" w14:textId="143BDBBF" w:rsidR="003216EC" w:rsidRPr="00483D1E" w:rsidRDefault="003216EC" w:rsidP="00B744EF">
            <w:pPr>
              <w:pStyle w:val="TableText0"/>
            </w:pPr>
            <w:r w:rsidRPr="00483D1E">
              <w:t>If the model user accidentally enters duplicate file names for an input file, the w2 executable will bomb because it will try to read the file in more than once. The first use of the file will lock its availability for the second instance. The W2 error message that comes on the screen (traceback error) should mention the file name that has problems. The W2 preprocessor should catch this potential error.</w:t>
            </w:r>
          </w:p>
        </w:tc>
      </w:tr>
      <w:tr w:rsidR="003216EC" w:rsidRPr="00483D1E" w14:paraId="268D5AA5" w14:textId="77777777" w:rsidTr="002B0576">
        <w:trPr>
          <w:cantSplit/>
        </w:trPr>
        <w:tc>
          <w:tcPr>
            <w:tcW w:w="828" w:type="dxa"/>
          </w:tcPr>
          <w:p w14:paraId="05157E00" w14:textId="77777777" w:rsidR="003216EC" w:rsidRPr="00483D1E" w:rsidRDefault="003216EC" w:rsidP="002B0576">
            <w:r w:rsidRPr="00483D1E">
              <w:t>7</w:t>
            </w:r>
          </w:p>
        </w:tc>
        <w:tc>
          <w:tcPr>
            <w:tcW w:w="2124" w:type="dxa"/>
          </w:tcPr>
          <w:p w14:paraId="248F6DF1" w14:textId="77777777" w:rsidR="003216EC" w:rsidRPr="00483D1E" w:rsidRDefault="003216EC" w:rsidP="002B0576">
            <w:r w:rsidRPr="00483D1E">
              <w:t>Raising level of spillway/weir above grid</w:t>
            </w:r>
          </w:p>
        </w:tc>
        <w:tc>
          <w:tcPr>
            <w:tcW w:w="6606" w:type="dxa"/>
          </w:tcPr>
          <w:p w14:paraId="2D796E68" w14:textId="77777777" w:rsidR="003216EC" w:rsidRPr="00483D1E" w:rsidRDefault="003216EC" w:rsidP="00B744EF">
            <w:pPr>
              <w:pStyle w:val="TableText0"/>
            </w:pPr>
            <w:r w:rsidRPr="00483D1E">
              <w:t xml:space="preserve">The preprocessor will say there is an error if the user raises the weir, spillway, gate, water level control or any other hydraulic element above the current top-of-the-grid. The w2 code will still run properly though. But more correctly, the model user should increase the DZ of the upper-most layer to a value that would eliminate this problem. </w:t>
            </w:r>
            <w:r>
              <w:t>K</w:t>
            </w:r>
            <w:r w:rsidRPr="00483D1E">
              <w:t>eep in mind that the segment widths from the top layer then extend upward at that same width.</w:t>
            </w:r>
          </w:p>
        </w:tc>
      </w:tr>
      <w:tr w:rsidR="003216EC" w:rsidRPr="00483D1E" w14:paraId="1DFBFEEA" w14:textId="77777777" w:rsidTr="002B0576">
        <w:trPr>
          <w:cantSplit/>
        </w:trPr>
        <w:tc>
          <w:tcPr>
            <w:tcW w:w="828" w:type="dxa"/>
          </w:tcPr>
          <w:p w14:paraId="17DB3962" w14:textId="77777777" w:rsidR="003216EC" w:rsidRPr="00483D1E" w:rsidRDefault="003216EC" w:rsidP="002B0576">
            <w:r w:rsidRPr="00483D1E">
              <w:t>8</w:t>
            </w:r>
          </w:p>
        </w:tc>
        <w:tc>
          <w:tcPr>
            <w:tcW w:w="2124" w:type="dxa"/>
          </w:tcPr>
          <w:p w14:paraId="503520BB" w14:textId="77777777" w:rsidR="003216EC" w:rsidRPr="00483D1E" w:rsidRDefault="003216EC" w:rsidP="002B0576">
            <w:r w:rsidRPr="00483D1E">
              <w:t>Internal weirs</w:t>
            </w:r>
          </w:p>
        </w:tc>
        <w:tc>
          <w:tcPr>
            <w:tcW w:w="6606" w:type="dxa"/>
          </w:tcPr>
          <w:p w14:paraId="21358A01" w14:textId="77777777" w:rsidR="003216EC" w:rsidRPr="00483D1E" w:rsidRDefault="003216EC" w:rsidP="00B744EF">
            <w:pPr>
              <w:pStyle w:val="TableText0"/>
            </w:pPr>
            <w:r w:rsidRPr="00483D1E">
              <w:t>The internal weir algorithm does not work when all vertical layers of a segment are blocked by the weir.</w:t>
            </w:r>
          </w:p>
        </w:tc>
      </w:tr>
      <w:tr w:rsidR="003216EC" w:rsidRPr="00483D1E" w14:paraId="1B82E85B" w14:textId="77777777" w:rsidTr="002B0576">
        <w:trPr>
          <w:cantSplit/>
        </w:trPr>
        <w:tc>
          <w:tcPr>
            <w:tcW w:w="828" w:type="dxa"/>
          </w:tcPr>
          <w:p w14:paraId="676F1379" w14:textId="77777777" w:rsidR="003216EC" w:rsidRPr="00483D1E" w:rsidRDefault="003216EC" w:rsidP="002B0576">
            <w:r w:rsidRPr="00483D1E">
              <w:t>9</w:t>
            </w:r>
          </w:p>
        </w:tc>
        <w:tc>
          <w:tcPr>
            <w:tcW w:w="2124" w:type="dxa"/>
          </w:tcPr>
          <w:p w14:paraId="2B4AF934" w14:textId="77777777" w:rsidR="003216EC" w:rsidRPr="00483D1E" w:rsidRDefault="003216EC" w:rsidP="002B0576">
            <w:r w:rsidRPr="00483D1E">
              <w:t>Multiple dams into one downstream reach</w:t>
            </w:r>
          </w:p>
        </w:tc>
        <w:tc>
          <w:tcPr>
            <w:tcW w:w="6606" w:type="dxa"/>
          </w:tcPr>
          <w:p w14:paraId="7646F71C" w14:textId="5769EA67" w:rsidR="003216EC" w:rsidRPr="00483D1E" w:rsidRDefault="003216EC" w:rsidP="00B744EF">
            <w:pPr>
              <w:pStyle w:val="TableText0"/>
            </w:pPr>
            <w:r w:rsidRPr="00483D1E">
              <w:t>Currently, the code will allow one dam inflow to a downstream branch by a user-specified outflow file. The code</w:t>
            </w:r>
            <w:r w:rsidR="001808D1">
              <w:t>,</w:t>
            </w:r>
            <w:r w:rsidRPr="00483D1E">
              <w:t xml:space="preserve"> </w:t>
            </w:r>
            <w:r w:rsidR="001808D1">
              <w:t>however,</w:t>
            </w:r>
            <w:r w:rsidRPr="00483D1E">
              <w:t xml:space="preserve"> does allow multiple dams inflowing to a common downstream branch</w:t>
            </w:r>
            <w:r w:rsidR="001808D1">
              <w:t>,</w:t>
            </w:r>
            <w:r w:rsidRPr="00483D1E">
              <w:t xml:space="preserve"> if the outflow is specified as a hydraulic structure.</w:t>
            </w:r>
          </w:p>
        </w:tc>
      </w:tr>
      <w:tr w:rsidR="003216EC" w:rsidRPr="00483D1E" w14:paraId="6DD4046E" w14:textId="77777777" w:rsidTr="002B0576">
        <w:trPr>
          <w:cantSplit/>
        </w:trPr>
        <w:tc>
          <w:tcPr>
            <w:tcW w:w="828" w:type="dxa"/>
          </w:tcPr>
          <w:p w14:paraId="0818B637" w14:textId="77777777" w:rsidR="003216EC" w:rsidRPr="00483D1E" w:rsidRDefault="003216EC" w:rsidP="002B0576">
            <w:r w:rsidRPr="00483D1E">
              <w:t>10</w:t>
            </w:r>
          </w:p>
        </w:tc>
        <w:tc>
          <w:tcPr>
            <w:tcW w:w="2124" w:type="dxa"/>
          </w:tcPr>
          <w:p w14:paraId="37131693" w14:textId="15525E37" w:rsidR="003216EC" w:rsidRPr="00483D1E" w:rsidRDefault="003216EC" w:rsidP="002B0576">
            <w:r w:rsidRPr="00483D1E">
              <w:t>Problems reading file in GUI</w:t>
            </w:r>
            <w:r>
              <w:t xml:space="preserve"> or in W2 preprocessor of </w:t>
            </w:r>
            <w:r w:rsidR="001808D1">
              <w:t>a</w:t>
            </w:r>
            <w:r>
              <w:t xml:space="preserve"> W2 model</w:t>
            </w:r>
          </w:p>
        </w:tc>
        <w:tc>
          <w:tcPr>
            <w:tcW w:w="6606" w:type="dxa"/>
          </w:tcPr>
          <w:p w14:paraId="4060B426" w14:textId="72CDE8D7" w:rsidR="003216EC" w:rsidRPr="00483D1E" w:rsidRDefault="003216EC" w:rsidP="00B744EF">
            <w:pPr>
              <w:pStyle w:val="TableText0"/>
            </w:pPr>
            <w:r w:rsidRPr="00483D1E">
              <w:t xml:space="preserve">Sometimes the control file or bathymetry file </w:t>
            </w:r>
            <w:r>
              <w:t>or an input file cannot be read properly</w:t>
            </w:r>
            <w:r w:rsidRPr="00483D1E">
              <w:t>. This can be a result of the text ed</w:t>
            </w:r>
            <w:r>
              <w:t xml:space="preserve">itor used to produce the file or </w:t>
            </w:r>
            <w:r w:rsidR="001808D1">
              <w:t xml:space="preserve">of </w:t>
            </w:r>
            <w:r>
              <w:t>file conversions that occur when transferring files from workstations running Linux or from email. There may be a problem with the end of line character in the file. For Windows files, the standard end of line is a carriage return followed by a line feed: &lt;CR&gt;&lt;LF&gt;. For UNIX systems it is usually only a Line Feed &lt;LF&gt;. To convert this from a UNIX system to a Windows system text file, use Notepad++ (a free windows text editor), go to EDIT/EOL Conversion and select Windows.</w:t>
            </w:r>
            <w:r w:rsidR="001808D1">
              <w:t xml:space="preserve"> </w:t>
            </w:r>
            <w:r>
              <w:t xml:space="preserve">Another issue common in reading text files is that the editor adds ‘tabs’. All tabs must be converted to spaces for the file to be read properly. </w:t>
            </w:r>
          </w:p>
          <w:p w14:paraId="58EBEC45" w14:textId="77777777" w:rsidR="003216EC" w:rsidRPr="00483D1E" w:rsidRDefault="003216EC" w:rsidP="002B0576"/>
        </w:tc>
      </w:tr>
    </w:tbl>
    <w:p w14:paraId="79BAE957" w14:textId="77777777" w:rsidR="003216EC" w:rsidRPr="005B74BC" w:rsidRDefault="003216EC" w:rsidP="003216EC">
      <w:pPr>
        <w:rPr>
          <w:sz w:val="24"/>
        </w:rPr>
      </w:pPr>
    </w:p>
    <w:p w14:paraId="1296B8B4" w14:textId="77777777" w:rsidR="003216EC" w:rsidRPr="005B74BC" w:rsidRDefault="003216EC" w:rsidP="003216EC">
      <w:pPr>
        <w:rPr>
          <w:sz w:val="24"/>
        </w:rPr>
      </w:pPr>
    </w:p>
    <w:p w14:paraId="3B387BE0" w14:textId="77777777" w:rsidR="003216EC" w:rsidRDefault="003216EC" w:rsidP="003216EC">
      <w:pPr>
        <w:pStyle w:val="Heading1"/>
        <w:spacing w:before="360" w:after="360"/>
      </w:pPr>
      <w:r w:rsidRPr="005B74BC">
        <w:br w:type="page"/>
      </w:r>
    </w:p>
    <w:p w14:paraId="00F519D8" w14:textId="4E4FD84D" w:rsidR="007413DA" w:rsidRDefault="007413DA" w:rsidP="00C03547">
      <w:pPr>
        <w:pStyle w:val="Heading1"/>
        <w:numPr>
          <w:ilvl w:val="0"/>
          <w:numId w:val="14"/>
        </w:numPr>
        <w:spacing w:before="360" w:after="360"/>
      </w:pPr>
      <w:bookmarkStart w:id="101" w:name="_Toc48576289"/>
      <w:r>
        <w:lastRenderedPageBreak/>
        <w:t>Appendix</w:t>
      </w:r>
      <w:r w:rsidR="00CD3A42">
        <w:t xml:space="preserve"> A</w:t>
      </w:r>
      <w:r>
        <w:t>: Differences between CE-QUAL-W2 Versions</w:t>
      </w:r>
      <w:bookmarkEnd w:id="101"/>
    </w:p>
    <w:p w14:paraId="569F1CDC" w14:textId="7458EF4E" w:rsidR="006F209D" w:rsidRDefault="006F209D" w:rsidP="006F209D">
      <w:pPr>
        <w:pStyle w:val="Heading2"/>
      </w:pPr>
      <w:bookmarkStart w:id="102" w:name="_Toc48576290"/>
      <w:r w:rsidRPr="005B74BC">
        <w:t xml:space="preserve">Differences between Version </w:t>
      </w:r>
      <w:r>
        <w:t>4.2.2 and Version 4.2.1</w:t>
      </w:r>
      <w:bookmarkEnd w:id="102"/>
    </w:p>
    <w:p w14:paraId="5BB47072" w14:textId="375CECBB" w:rsidR="006F209D" w:rsidRPr="00021F7D" w:rsidRDefault="006F209D" w:rsidP="006F209D">
      <w:pPr>
        <w:rPr>
          <w:sz w:val="20"/>
          <w:szCs w:val="18"/>
        </w:rPr>
      </w:pPr>
      <w:r w:rsidRPr="00021F7D">
        <w:rPr>
          <w:sz w:val="20"/>
          <w:szCs w:val="18"/>
        </w:rPr>
        <w:t>Version 4.2.2 has 2 new variables, [</w:t>
      </w:r>
      <w:r w:rsidRPr="00021F7D">
        <w:rPr>
          <w:b/>
          <w:bCs/>
          <w:sz w:val="20"/>
          <w:szCs w:val="18"/>
        </w:rPr>
        <w:t>CO2PPM</w:t>
      </w:r>
      <w:r w:rsidRPr="00021F7D">
        <w:rPr>
          <w:sz w:val="20"/>
          <w:szCs w:val="18"/>
        </w:rPr>
        <w:t>] and [</w:t>
      </w:r>
      <w:r w:rsidRPr="00021F7D">
        <w:rPr>
          <w:b/>
          <w:bCs/>
          <w:sz w:val="20"/>
          <w:szCs w:val="18"/>
        </w:rPr>
        <w:t>CO2YRLY</w:t>
      </w:r>
      <w:r w:rsidRPr="00021F7D">
        <w:rPr>
          <w:sz w:val="20"/>
          <w:szCs w:val="18"/>
        </w:rPr>
        <w:t xml:space="preserve">], that were added to the main control file, </w:t>
      </w:r>
      <w:r w:rsidRPr="00021F7D">
        <w:rPr>
          <w:b/>
          <w:bCs/>
          <w:sz w:val="20"/>
          <w:szCs w:val="18"/>
        </w:rPr>
        <w:t>w2_con.npt</w:t>
      </w:r>
      <w:r w:rsidRPr="00021F7D">
        <w:rPr>
          <w:sz w:val="20"/>
          <w:szCs w:val="18"/>
        </w:rPr>
        <w:t xml:space="preserve"> and </w:t>
      </w:r>
      <w:r w:rsidRPr="00021F7D">
        <w:rPr>
          <w:b/>
          <w:bCs/>
          <w:sz w:val="20"/>
          <w:szCs w:val="18"/>
        </w:rPr>
        <w:t>w2_con.csv</w:t>
      </w:r>
      <w:r w:rsidRPr="00021F7D">
        <w:rPr>
          <w:sz w:val="20"/>
          <w:szCs w:val="18"/>
        </w:rPr>
        <w:t>. The old</w:t>
      </w:r>
      <w:ins w:id="103" w:author="Honnalore Steissberg" w:date="2021-08-26T17:49:00Z">
        <w:r w:rsidR="0058371B">
          <w:rPr>
            <w:sz w:val="20"/>
            <w:szCs w:val="18"/>
          </w:rPr>
          <w:t>,</w:t>
        </w:r>
      </w:ins>
      <w:r w:rsidRPr="00021F7D">
        <w:rPr>
          <w:sz w:val="20"/>
          <w:szCs w:val="18"/>
        </w:rPr>
        <w:t xml:space="preserve"> fixed format card in </w:t>
      </w:r>
      <w:r w:rsidRPr="00021F7D">
        <w:rPr>
          <w:b/>
          <w:bCs/>
          <w:sz w:val="20"/>
          <w:szCs w:val="18"/>
        </w:rPr>
        <w:t>w2_con.npt</w:t>
      </w:r>
      <w:r w:rsidRPr="00021F7D">
        <w:rPr>
          <w:sz w:val="20"/>
          <w:szCs w:val="18"/>
        </w:rPr>
        <w:t xml:space="preserve"> is shown below:</w:t>
      </w:r>
    </w:p>
    <w:p w14:paraId="3675C839" w14:textId="77777777" w:rsidR="006F209D" w:rsidRDefault="006F209D" w:rsidP="006F209D"/>
    <w:p w14:paraId="0DE97BFF"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DATE    RSOD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p>
    <w:p w14:paraId="5146A699"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1E7227EE" w14:textId="77777777" w:rsidR="006F209D" w:rsidRPr="006F209D" w:rsidRDefault="006F209D" w:rsidP="006F209D">
      <w:pPr>
        <w:rPr>
          <w:rFonts w:ascii="Courier New" w:hAnsi="Courier New" w:cs="Courier New"/>
          <w:sz w:val="16"/>
          <w:szCs w:val="14"/>
        </w:rPr>
      </w:pPr>
    </w:p>
    <w:p w14:paraId="1C72A1F7"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FREQ    RSOF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p>
    <w:p w14:paraId="74BC45A9"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5C968CA" w14:textId="77777777" w:rsidR="006F209D" w:rsidRPr="006F209D" w:rsidRDefault="006F209D" w:rsidP="006F209D">
      <w:pPr>
        <w:rPr>
          <w:rFonts w:ascii="Courier New" w:hAnsi="Courier New" w:cs="Courier New"/>
          <w:sz w:val="16"/>
          <w:szCs w:val="14"/>
        </w:rPr>
      </w:pPr>
    </w:p>
    <w:p w14:paraId="4AC60C16"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COMP     CCC    LIMC     CUF</w:t>
      </w:r>
    </w:p>
    <w:p w14:paraId="2ACA87D4"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ON     OFF      10</w:t>
      </w:r>
    </w:p>
    <w:p w14:paraId="36C98FB5" w14:textId="77777777" w:rsidR="006F209D" w:rsidRPr="006F209D" w:rsidRDefault="006F209D" w:rsidP="006F209D">
      <w:pPr>
        <w:rPr>
          <w:rFonts w:ascii="Courier New" w:hAnsi="Courier New" w:cs="Courier New"/>
          <w:sz w:val="16"/>
          <w:szCs w:val="14"/>
        </w:rPr>
      </w:pPr>
    </w:p>
    <w:p w14:paraId="6D9AD55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ACTIVE   CAC</w:t>
      </w:r>
    </w:p>
    <w:p w14:paraId="67F83CF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TDS           ON</w:t>
      </w:r>
    </w:p>
    <w:p w14:paraId="39484E1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Gen1          ON</w:t>
      </w:r>
    </w:p>
    <w:p w14:paraId="25E97BB7"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ISS1          ON</w:t>
      </w:r>
    </w:p>
    <w:p w14:paraId="3113AC86" w14:textId="093BD268"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ISS2          ON</w:t>
      </w:r>
    </w:p>
    <w:p w14:paraId="39AB9B14" w14:textId="77777777" w:rsidR="006F209D" w:rsidRDefault="006F209D" w:rsidP="006F209D"/>
    <w:p w14:paraId="4B11F843" w14:textId="52149B78" w:rsidR="006F209D" w:rsidRPr="00021F7D" w:rsidRDefault="006F209D" w:rsidP="006F209D">
      <w:pPr>
        <w:rPr>
          <w:sz w:val="20"/>
          <w:szCs w:val="18"/>
        </w:rPr>
      </w:pPr>
      <w:r w:rsidRPr="00021F7D">
        <w:rPr>
          <w:sz w:val="20"/>
          <w:szCs w:val="18"/>
        </w:rPr>
        <w:t xml:space="preserve">The Version 4.2.2 file, </w:t>
      </w:r>
      <w:r w:rsidRPr="00021F7D">
        <w:rPr>
          <w:b/>
          <w:bCs/>
          <w:sz w:val="20"/>
          <w:szCs w:val="18"/>
        </w:rPr>
        <w:t>w2_con.npt</w:t>
      </w:r>
      <w:r w:rsidRPr="00021F7D">
        <w:rPr>
          <w:sz w:val="20"/>
          <w:szCs w:val="18"/>
        </w:rPr>
        <w:t xml:space="preserve"> is shown below with the changes highlighted:</w:t>
      </w:r>
    </w:p>
    <w:p w14:paraId="7B9D2ED8" w14:textId="581B1605" w:rsidR="006F209D" w:rsidRDefault="006F209D" w:rsidP="006F209D"/>
    <w:p w14:paraId="0AA515D4"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DATE    RSOD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p>
    <w:p w14:paraId="7A43107F"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9DCD7F6" w14:textId="77777777" w:rsidR="006F209D" w:rsidRPr="006F209D" w:rsidRDefault="006F209D" w:rsidP="006F209D">
      <w:pPr>
        <w:rPr>
          <w:rFonts w:ascii="Courier New" w:hAnsi="Courier New" w:cs="Courier New"/>
          <w:sz w:val="16"/>
          <w:szCs w:val="14"/>
        </w:rPr>
      </w:pPr>
    </w:p>
    <w:p w14:paraId="2855F413"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FREQ    RSOF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p>
    <w:p w14:paraId="0481528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0488FEF" w14:textId="77777777" w:rsidR="006F209D" w:rsidRPr="006F209D" w:rsidRDefault="006F209D" w:rsidP="006F209D">
      <w:pPr>
        <w:rPr>
          <w:rFonts w:ascii="Courier New" w:hAnsi="Courier New" w:cs="Courier New"/>
          <w:sz w:val="16"/>
          <w:szCs w:val="14"/>
        </w:rPr>
      </w:pPr>
    </w:p>
    <w:p w14:paraId="33E6D5E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CST COMP     CCC    LIMC     </w:t>
      </w:r>
      <w:proofErr w:type="gramStart"/>
      <w:r w:rsidRPr="006F209D">
        <w:rPr>
          <w:rFonts w:ascii="Courier New" w:hAnsi="Courier New" w:cs="Courier New"/>
          <w:sz w:val="16"/>
          <w:szCs w:val="14"/>
        </w:rPr>
        <w:t xml:space="preserve">CUF  </w:t>
      </w:r>
      <w:r w:rsidRPr="006F209D">
        <w:rPr>
          <w:rFonts w:ascii="Courier New" w:hAnsi="Courier New" w:cs="Courier New"/>
          <w:sz w:val="16"/>
          <w:szCs w:val="14"/>
          <w:highlight w:val="yellow"/>
        </w:rPr>
        <w:t>CO</w:t>
      </w:r>
      <w:proofErr w:type="gramEnd"/>
      <w:r w:rsidRPr="006F209D">
        <w:rPr>
          <w:rFonts w:ascii="Courier New" w:hAnsi="Courier New" w:cs="Courier New"/>
          <w:sz w:val="16"/>
          <w:szCs w:val="14"/>
          <w:highlight w:val="yellow"/>
        </w:rPr>
        <w:t>2PPM CO2YRLY</w:t>
      </w:r>
    </w:p>
    <w:p w14:paraId="6B665505" w14:textId="06F4367D"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ON      </w:t>
      </w:r>
      <w:proofErr w:type="spellStart"/>
      <w:r w:rsidRPr="006F209D">
        <w:rPr>
          <w:rFonts w:ascii="Courier New" w:hAnsi="Courier New" w:cs="Courier New"/>
          <w:sz w:val="16"/>
          <w:szCs w:val="14"/>
        </w:rPr>
        <w:t>ON</w:t>
      </w:r>
      <w:proofErr w:type="spellEnd"/>
      <w:r w:rsidRPr="006F209D">
        <w:rPr>
          <w:rFonts w:ascii="Courier New" w:hAnsi="Courier New" w:cs="Courier New"/>
          <w:sz w:val="16"/>
          <w:szCs w:val="14"/>
        </w:rPr>
        <w:t xml:space="preserve">      </w:t>
      </w:r>
      <w:r>
        <w:rPr>
          <w:rFonts w:ascii="Courier New" w:hAnsi="Courier New" w:cs="Courier New"/>
          <w:sz w:val="16"/>
          <w:szCs w:val="14"/>
        </w:rPr>
        <w:t>10</w:t>
      </w:r>
      <w:r w:rsidRPr="006F209D">
        <w:rPr>
          <w:rFonts w:ascii="Courier New" w:hAnsi="Courier New" w:cs="Courier New"/>
          <w:sz w:val="16"/>
          <w:szCs w:val="14"/>
        </w:rPr>
        <w:t xml:space="preserve">    </w:t>
      </w:r>
      <w:r w:rsidRPr="006F209D">
        <w:rPr>
          <w:rFonts w:ascii="Courier New" w:hAnsi="Courier New" w:cs="Courier New"/>
          <w:sz w:val="16"/>
          <w:szCs w:val="14"/>
          <w:highlight w:val="yellow"/>
        </w:rPr>
        <w:t>400.      ON</w:t>
      </w:r>
    </w:p>
    <w:p w14:paraId="4FD89208"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ACTIVE   CAC</w:t>
      </w:r>
    </w:p>
    <w:p w14:paraId="4267286E"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TDS           ON</w:t>
      </w:r>
    </w:p>
    <w:p w14:paraId="0A86D08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Gen1          ON</w:t>
      </w:r>
    </w:p>
    <w:p w14:paraId="70FB0A08"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ISS1          ON</w:t>
      </w:r>
    </w:p>
    <w:p w14:paraId="69BCD52E"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ISS2          ON</w:t>
      </w:r>
    </w:p>
    <w:p w14:paraId="222899E8" w14:textId="77777777" w:rsidR="006F209D" w:rsidRDefault="006F209D" w:rsidP="006F209D"/>
    <w:p w14:paraId="15A4000F" w14:textId="77777777" w:rsidR="006F209D" w:rsidRPr="00021F7D" w:rsidRDefault="006F209D" w:rsidP="006F209D">
      <w:pPr>
        <w:rPr>
          <w:sz w:val="20"/>
          <w:szCs w:val="18"/>
        </w:rPr>
      </w:pPr>
    </w:p>
    <w:p w14:paraId="399EBC26" w14:textId="6F5913D9" w:rsidR="006F209D" w:rsidRPr="00021F7D" w:rsidRDefault="006F209D" w:rsidP="006F209D">
      <w:pPr>
        <w:rPr>
          <w:sz w:val="20"/>
          <w:szCs w:val="18"/>
        </w:rPr>
      </w:pPr>
      <w:r w:rsidRPr="00021F7D">
        <w:rPr>
          <w:sz w:val="20"/>
          <w:szCs w:val="18"/>
        </w:rPr>
        <w:t>In the Excel macro version, the new variables are shown below:</w:t>
      </w:r>
    </w:p>
    <w:p w14:paraId="3122FA2A" w14:textId="62A1E734" w:rsidR="006F209D" w:rsidRPr="00116619" w:rsidRDefault="006F209D" w:rsidP="006F209D">
      <w:r w:rsidRPr="00116619">
        <w:lastRenderedPageBreak/>
        <w:t xml:space="preserve"> </w:t>
      </w:r>
      <w:r>
        <w:rPr>
          <w:noProof/>
          <w:snapToGrid/>
        </w:rPr>
        <w:drawing>
          <wp:inline distT="0" distB="0" distL="0" distR="0" wp14:anchorId="782FB14B" wp14:editId="2EF8F572">
            <wp:extent cx="5486400" cy="1096010"/>
            <wp:effectExtent l="0" t="0" r="0"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1096010"/>
                    </a:xfrm>
                    <a:prstGeom prst="rect">
                      <a:avLst/>
                    </a:prstGeom>
                  </pic:spPr>
                </pic:pic>
              </a:graphicData>
            </a:graphic>
          </wp:inline>
        </w:drawing>
      </w:r>
    </w:p>
    <w:p w14:paraId="55ED224C" w14:textId="77777777" w:rsidR="007413DA" w:rsidRPr="00116619" w:rsidRDefault="007413DA" w:rsidP="007413DA">
      <w:pPr>
        <w:jc w:val="both"/>
      </w:pPr>
    </w:p>
    <w:p w14:paraId="0810167D" w14:textId="571E5552" w:rsidR="009550B2" w:rsidRDefault="009550B2" w:rsidP="009550B2">
      <w:pPr>
        <w:pStyle w:val="Heading2"/>
      </w:pPr>
      <w:bookmarkStart w:id="104" w:name="_Toc48576291"/>
      <w:bookmarkStart w:id="105" w:name="_Toc12431455"/>
      <w:r w:rsidRPr="005B74BC">
        <w:t xml:space="preserve">Differences between Version </w:t>
      </w:r>
      <w:r>
        <w:t>4.2.1 and Version 4.2</w:t>
      </w:r>
      <w:bookmarkEnd w:id="104"/>
    </w:p>
    <w:p w14:paraId="6C3B792C" w14:textId="20894FEF" w:rsidR="009550B2" w:rsidRPr="00021F7D" w:rsidRDefault="009550B2" w:rsidP="009550B2">
      <w:pPr>
        <w:rPr>
          <w:sz w:val="20"/>
          <w:szCs w:val="18"/>
        </w:rPr>
      </w:pPr>
      <w:r w:rsidRPr="00021F7D">
        <w:rPr>
          <w:sz w:val="20"/>
          <w:szCs w:val="18"/>
        </w:rPr>
        <w:t xml:space="preserve">Version 4.2.1 is file compatible except that the </w:t>
      </w:r>
      <w:proofErr w:type="spellStart"/>
      <w:r w:rsidRPr="00021F7D">
        <w:rPr>
          <w:b/>
          <w:bCs/>
          <w:sz w:val="20"/>
          <w:szCs w:val="18"/>
        </w:rPr>
        <w:t>multiple_wb.npt</w:t>
      </w:r>
      <w:proofErr w:type="spellEnd"/>
      <w:r w:rsidRPr="00021F7D">
        <w:rPr>
          <w:b/>
          <w:bCs/>
          <w:sz w:val="20"/>
          <w:szCs w:val="18"/>
        </w:rPr>
        <w:t xml:space="preserve"> </w:t>
      </w:r>
      <w:r w:rsidRPr="00021F7D">
        <w:rPr>
          <w:sz w:val="20"/>
          <w:szCs w:val="18"/>
        </w:rPr>
        <w:t>format has changed.</w:t>
      </w:r>
      <w:r w:rsidRPr="00021F7D">
        <w:rPr>
          <w:b/>
          <w:bCs/>
          <w:sz w:val="20"/>
          <w:szCs w:val="18"/>
        </w:rPr>
        <w:t xml:space="preserve"> </w:t>
      </w:r>
      <w:r w:rsidR="00DA54CE" w:rsidRPr="00021F7D">
        <w:rPr>
          <w:sz w:val="20"/>
          <w:szCs w:val="18"/>
        </w:rPr>
        <w:t xml:space="preserve">Also, a new input file, </w:t>
      </w:r>
      <w:r w:rsidR="00DA54CE" w:rsidRPr="00021F7D">
        <w:rPr>
          <w:b/>
          <w:bCs/>
          <w:sz w:val="20"/>
          <w:szCs w:val="18"/>
        </w:rPr>
        <w:t>w2_con.csv</w:t>
      </w:r>
      <w:r w:rsidR="00DA54CE" w:rsidRPr="00021F7D">
        <w:rPr>
          <w:sz w:val="20"/>
          <w:szCs w:val="18"/>
        </w:rPr>
        <w:t xml:space="preserve">, can be read by the model. This file is developed using the Excel file </w:t>
      </w:r>
      <w:r w:rsidR="00DA54CE" w:rsidRPr="00021F7D">
        <w:rPr>
          <w:b/>
          <w:bCs/>
          <w:sz w:val="20"/>
          <w:szCs w:val="18"/>
        </w:rPr>
        <w:t>w2_</w:t>
      </w:r>
      <w:proofErr w:type="gramStart"/>
      <w:r w:rsidR="00DA54CE" w:rsidRPr="00021F7D">
        <w:rPr>
          <w:b/>
          <w:bCs/>
          <w:sz w:val="20"/>
          <w:szCs w:val="18"/>
        </w:rPr>
        <w:t>con.xslm</w:t>
      </w:r>
      <w:proofErr w:type="gramEnd"/>
      <w:r w:rsidR="00DA54CE" w:rsidRPr="00021F7D">
        <w:rPr>
          <w:sz w:val="20"/>
          <w:szCs w:val="18"/>
        </w:rPr>
        <w:t>.</w:t>
      </w:r>
    </w:p>
    <w:p w14:paraId="0549AB9C" w14:textId="1C4D4AA6" w:rsidR="000A6B49" w:rsidRDefault="000A6B49" w:rsidP="007413DA">
      <w:pPr>
        <w:pStyle w:val="Heading2"/>
      </w:pPr>
      <w:bookmarkStart w:id="106" w:name="_Toc48576292"/>
      <w:r w:rsidRPr="005B74BC">
        <w:t xml:space="preserve">Differences between Version </w:t>
      </w:r>
      <w:r>
        <w:t>4.2 and Version 4.1</w:t>
      </w:r>
      <w:bookmarkEnd w:id="105"/>
      <w:bookmarkEnd w:id="106"/>
    </w:p>
    <w:p w14:paraId="7649311F" w14:textId="6678E477" w:rsidR="000A6B49" w:rsidRPr="00021F7D" w:rsidRDefault="000A6B49" w:rsidP="000A6B49">
      <w:pPr>
        <w:rPr>
          <w:sz w:val="20"/>
          <w:szCs w:val="18"/>
        </w:rPr>
      </w:pPr>
      <w:r w:rsidRPr="00021F7D">
        <w:rPr>
          <w:sz w:val="20"/>
          <w:szCs w:val="18"/>
        </w:rPr>
        <w:t xml:space="preserve">Version 4.2 is </w:t>
      </w:r>
      <w:r w:rsidR="009D4088" w:rsidRPr="00021F7D">
        <w:rPr>
          <w:sz w:val="20"/>
          <w:szCs w:val="18"/>
        </w:rPr>
        <w:t xml:space="preserve">file </w:t>
      </w:r>
      <w:r w:rsidRPr="00021F7D">
        <w:rPr>
          <w:sz w:val="20"/>
          <w:szCs w:val="18"/>
        </w:rPr>
        <w:t>compatible with Version 4.1. There are no changes in the main control file. There are new control files though that control new processes: (1) Multiple processor simulation for cascade of waterbodies (</w:t>
      </w:r>
      <w:proofErr w:type="spellStart"/>
      <w:r w:rsidRPr="00021F7D">
        <w:rPr>
          <w:b/>
          <w:bCs/>
          <w:sz w:val="20"/>
          <w:szCs w:val="18"/>
        </w:rPr>
        <w:t>multiple_wb.npt</w:t>
      </w:r>
      <w:proofErr w:type="spellEnd"/>
      <w:r w:rsidRPr="00021F7D">
        <w:rPr>
          <w:sz w:val="20"/>
          <w:szCs w:val="18"/>
        </w:rPr>
        <w:t>), (2) SYSTDG Total Dissolved Gas algorithm for spillways (</w:t>
      </w:r>
      <w:proofErr w:type="spellStart"/>
      <w:r w:rsidRPr="00021F7D">
        <w:rPr>
          <w:b/>
          <w:bCs/>
          <w:sz w:val="20"/>
          <w:szCs w:val="18"/>
        </w:rPr>
        <w:t>systdg.npt</w:t>
      </w:r>
      <w:proofErr w:type="spellEnd"/>
      <w:r w:rsidRPr="00021F7D">
        <w:rPr>
          <w:sz w:val="20"/>
          <w:szCs w:val="18"/>
        </w:rPr>
        <w:t>).</w:t>
      </w:r>
    </w:p>
    <w:p w14:paraId="70EE6DF7" w14:textId="46B39707" w:rsidR="000A6B49" w:rsidRDefault="000A6B49" w:rsidP="007413DA">
      <w:pPr>
        <w:pStyle w:val="Heading2"/>
      </w:pPr>
      <w:bookmarkStart w:id="107" w:name="_Toc12431456"/>
      <w:bookmarkStart w:id="108" w:name="_Toc48576293"/>
      <w:r w:rsidRPr="005B74BC">
        <w:t xml:space="preserve">Differences between Version </w:t>
      </w:r>
      <w:r>
        <w:t>4.1 and Version 4.0</w:t>
      </w:r>
      <w:bookmarkEnd w:id="107"/>
      <w:bookmarkEnd w:id="108"/>
    </w:p>
    <w:p w14:paraId="05FD98BE" w14:textId="6505D636" w:rsidR="000A6B49" w:rsidRPr="00021F7D" w:rsidRDefault="000A6B49" w:rsidP="000A6B49">
      <w:pPr>
        <w:rPr>
          <w:sz w:val="20"/>
          <w:szCs w:val="18"/>
        </w:rPr>
      </w:pPr>
      <w:r w:rsidRPr="00021F7D">
        <w:rPr>
          <w:sz w:val="20"/>
          <w:szCs w:val="18"/>
        </w:rPr>
        <w:t xml:space="preserve">Version 4.1 is </w:t>
      </w:r>
      <w:r w:rsidR="009D4088" w:rsidRPr="00021F7D">
        <w:rPr>
          <w:sz w:val="20"/>
          <w:szCs w:val="18"/>
        </w:rPr>
        <w:t xml:space="preserve">file </w:t>
      </w:r>
      <w:r w:rsidRPr="00021F7D">
        <w:rPr>
          <w:sz w:val="20"/>
          <w:szCs w:val="18"/>
        </w:rPr>
        <w:t xml:space="preserve">compatible with Version 4.0. There are no changes in the main control file. There is only </w:t>
      </w:r>
      <w:ins w:id="109" w:author="Honnalore Steissberg" w:date="2021-08-26T17:51:00Z">
        <w:r w:rsidR="00967530">
          <w:rPr>
            <w:sz w:val="20"/>
            <w:szCs w:val="18"/>
          </w:rPr>
          <w:t>one</w:t>
        </w:r>
      </w:ins>
      <w:r w:rsidRPr="00021F7D">
        <w:rPr>
          <w:sz w:val="20"/>
          <w:szCs w:val="18"/>
        </w:rPr>
        <w:t xml:space="preserve"> new input file, ‘</w:t>
      </w:r>
      <w:r w:rsidRPr="00021F7D">
        <w:rPr>
          <w:b/>
          <w:bCs/>
          <w:sz w:val="20"/>
          <w:szCs w:val="18"/>
        </w:rPr>
        <w:t>particle.csv</w:t>
      </w:r>
      <w:r w:rsidRPr="00021F7D">
        <w:rPr>
          <w:sz w:val="20"/>
          <w:szCs w:val="18"/>
        </w:rPr>
        <w:t xml:space="preserve">’, that serves as an input file to the particle tracking algorithm. </w:t>
      </w:r>
    </w:p>
    <w:p w14:paraId="6CD955D0" w14:textId="1A389AA6" w:rsidR="000A6B49" w:rsidRDefault="000A6B49" w:rsidP="007413DA">
      <w:pPr>
        <w:pStyle w:val="Heading2"/>
      </w:pPr>
      <w:bookmarkStart w:id="110" w:name="_Toc12431457"/>
      <w:bookmarkStart w:id="111" w:name="_Toc48576294"/>
      <w:r w:rsidRPr="005B74BC">
        <w:t xml:space="preserve">Differences between Version </w:t>
      </w:r>
      <w:r>
        <w:t>4.0 and Version 3.72</w:t>
      </w:r>
      <w:bookmarkEnd w:id="110"/>
      <w:bookmarkEnd w:id="111"/>
    </w:p>
    <w:p w14:paraId="68BDED84" w14:textId="596731C5" w:rsidR="000A6B49" w:rsidRPr="00021F7D" w:rsidRDefault="000A6B49" w:rsidP="000A6B49">
      <w:pPr>
        <w:rPr>
          <w:sz w:val="20"/>
          <w:szCs w:val="18"/>
        </w:rPr>
      </w:pPr>
      <w:r w:rsidRPr="00021F7D">
        <w:rPr>
          <w:sz w:val="20"/>
          <w:szCs w:val="18"/>
        </w:rPr>
        <w:t xml:space="preserve">Version 4 is file compatible with Version 3.72, even though there are new options in the main control file, </w:t>
      </w:r>
      <w:r w:rsidRPr="003D116B">
        <w:rPr>
          <w:b/>
          <w:bCs/>
          <w:sz w:val="20"/>
          <w:szCs w:val="18"/>
        </w:rPr>
        <w:t>w2_con.npt</w:t>
      </w:r>
      <w:r w:rsidRPr="00021F7D">
        <w:rPr>
          <w:sz w:val="20"/>
          <w:szCs w:val="18"/>
        </w:rPr>
        <w:t>, and new input files whose presence or absence is detected by the model. For example, for ICEC control</w:t>
      </w:r>
      <w:r w:rsidR="00967530">
        <w:rPr>
          <w:sz w:val="20"/>
          <w:szCs w:val="18"/>
        </w:rPr>
        <w:t>,</w:t>
      </w:r>
      <w:r w:rsidRPr="00021F7D">
        <w:rPr>
          <w:sz w:val="20"/>
          <w:szCs w:val="18"/>
        </w:rPr>
        <w:t xml:space="preserve"> the options now include ON, ONWB, and OFF, where ONWB is a new option. New input files include a file for sediment diagenesis, </w:t>
      </w:r>
      <w:r w:rsidRPr="003D116B">
        <w:rPr>
          <w:b/>
          <w:bCs/>
          <w:sz w:val="20"/>
          <w:szCs w:val="18"/>
        </w:rPr>
        <w:t>W2_CEMA_Input.npt</w:t>
      </w:r>
      <w:r w:rsidRPr="00021F7D">
        <w:rPr>
          <w:sz w:val="20"/>
          <w:szCs w:val="18"/>
        </w:rPr>
        <w:t xml:space="preserve">, and a file for the dynamic alkalinity calculation, </w:t>
      </w:r>
      <w:proofErr w:type="spellStart"/>
      <w:r w:rsidRPr="003D116B">
        <w:rPr>
          <w:b/>
          <w:bCs/>
          <w:sz w:val="20"/>
          <w:szCs w:val="18"/>
        </w:rPr>
        <w:t>pH_buffering.npt</w:t>
      </w:r>
      <w:proofErr w:type="spellEnd"/>
      <w:r w:rsidR="007B79C9">
        <w:rPr>
          <w:b/>
          <w:bCs/>
          <w:sz w:val="20"/>
          <w:szCs w:val="18"/>
        </w:rPr>
        <w:t>.</w:t>
      </w:r>
    </w:p>
    <w:p w14:paraId="3204B777" w14:textId="77777777" w:rsidR="007B79C9" w:rsidRDefault="007B79C9" w:rsidP="000A6B49">
      <w:pPr>
        <w:rPr>
          <w:ins w:id="112" w:author="Honnalore Steissberg" w:date="2021-08-26T17:53:00Z"/>
          <w:sz w:val="20"/>
          <w:szCs w:val="18"/>
        </w:rPr>
      </w:pPr>
    </w:p>
    <w:p w14:paraId="594DE2F4" w14:textId="3DFD1B15" w:rsidR="000A6B49" w:rsidRDefault="000A6B49" w:rsidP="000A6B49">
      <w:pPr>
        <w:rPr>
          <w:ins w:id="113" w:author="Honnalore Steissberg" w:date="2021-08-26T17:53:00Z"/>
          <w:sz w:val="20"/>
          <w:szCs w:val="18"/>
        </w:rPr>
      </w:pPr>
      <w:r w:rsidRPr="00021F7D">
        <w:rPr>
          <w:sz w:val="20"/>
          <w:szCs w:val="18"/>
        </w:rPr>
        <w:lastRenderedPageBreak/>
        <w:t>Control file differences are in the Generic Constituent Section of the Code where new variables were added to the control file to allow for phot-degradation and the new N2 state variable for TDG:</w:t>
      </w:r>
    </w:p>
    <w:p w14:paraId="174E9D81" w14:textId="77777777" w:rsidR="007B79C9" w:rsidRPr="00021F7D" w:rsidRDefault="007B79C9" w:rsidP="000A6B49">
      <w:pPr>
        <w:rPr>
          <w:sz w:val="20"/>
          <w:szCs w:val="18"/>
        </w:rPr>
      </w:pPr>
    </w:p>
    <w:p w14:paraId="1C088A1A"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GENERIC    CGQ10   CG0DK   CG1DK     CGS   </w:t>
      </w:r>
      <w:r w:rsidRPr="001E6E71">
        <w:rPr>
          <w:rFonts w:ascii="Courier New" w:hAnsi="Courier New" w:cs="Courier New"/>
          <w:sz w:val="18"/>
          <w:highlight w:val="yellow"/>
        </w:rPr>
        <w:t>CGLDK   CGKLF     CGS</w:t>
      </w:r>
    </w:p>
    <w:p w14:paraId="0EA6CAA9"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1     0.00000 0.00000 0.00000 0.00000 </w:t>
      </w:r>
      <w:r w:rsidRPr="001E6E71">
        <w:rPr>
          <w:rFonts w:ascii="Courier New" w:hAnsi="Courier New" w:cs="Courier New"/>
          <w:sz w:val="18"/>
          <w:highlight w:val="yellow"/>
        </w:rPr>
        <w:t>0.00000 1.03400 -1.0000</w:t>
      </w:r>
      <w:r w:rsidRPr="001E6E71">
        <w:rPr>
          <w:rFonts w:ascii="Courier New" w:hAnsi="Courier New" w:cs="Courier New"/>
          <w:sz w:val="18"/>
        </w:rPr>
        <w:t xml:space="preserve">   </w:t>
      </w:r>
      <w:proofErr w:type="gramStart"/>
      <w:r w:rsidRPr="001E6E71">
        <w:rPr>
          <w:rFonts w:ascii="Courier New" w:hAnsi="Courier New" w:cs="Courier New"/>
          <w:sz w:val="18"/>
        </w:rPr>
        <w:t xml:space="preserve">  !</w:t>
      </w:r>
      <w:proofErr w:type="gramEnd"/>
      <w:r w:rsidRPr="001E6E71">
        <w:rPr>
          <w:rFonts w:ascii="Courier New" w:hAnsi="Courier New" w:cs="Courier New"/>
          <w:sz w:val="18"/>
        </w:rPr>
        <w:t xml:space="preserve"> TDG</w:t>
      </w:r>
    </w:p>
    <w:p w14:paraId="2FB96640"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2     0.00000 -1.0000 0.00000 0.00000 </w:t>
      </w:r>
      <w:r w:rsidRPr="001E6E71">
        <w:rPr>
          <w:rFonts w:ascii="Courier New" w:hAnsi="Courier New" w:cs="Courier New"/>
          <w:sz w:val="18"/>
          <w:highlight w:val="yellow"/>
        </w:rPr>
        <w:t>0.00000 0.00000 0.00000</w:t>
      </w:r>
    </w:p>
    <w:p w14:paraId="76946935"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3     1.04000 0.00000 1.40000 0.00000 </w:t>
      </w:r>
      <w:r w:rsidRPr="001E6E71">
        <w:rPr>
          <w:rFonts w:ascii="Courier New" w:hAnsi="Courier New" w:cs="Courier New"/>
          <w:sz w:val="18"/>
          <w:highlight w:val="yellow"/>
        </w:rPr>
        <w:t>0.00000 0.00000 0.00000</w:t>
      </w:r>
    </w:p>
    <w:p w14:paraId="36950CCB" w14:textId="77777777" w:rsidR="000A6B49" w:rsidRPr="00BB60FB" w:rsidRDefault="000A6B49" w:rsidP="000A6B49">
      <w:pPr>
        <w:rPr>
          <w:sz w:val="24"/>
        </w:rPr>
      </w:pPr>
    </w:p>
    <w:p w14:paraId="0F188903" w14:textId="64DAA43D" w:rsidR="000A6B49" w:rsidRDefault="000A6B49" w:rsidP="007413DA">
      <w:pPr>
        <w:pStyle w:val="Heading2"/>
      </w:pPr>
      <w:bookmarkStart w:id="114" w:name="_Toc12431458"/>
      <w:bookmarkStart w:id="115" w:name="_Toc48576295"/>
      <w:r w:rsidRPr="005B74BC">
        <w:t>Differences between Version 3.</w:t>
      </w:r>
      <w:r>
        <w:t>72 and Version 3.71</w:t>
      </w:r>
      <w:bookmarkEnd w:id="114"/>
      <w:bookmarkEnd w:id="115"/>
    </w:p>
    <w:p w14:paraId="3B4CF395" w14:textId="77777777" w:rsidR="000A6B49" w:rsidRPr="00021F7D" w:rsidRDefault="000A6B49" w:rsidP="000A6B49">
      <w:pPr>
        <w:rPr>
          <w:sz w:val="20"/>
          <w:szCs w:val="18"/>
        </w:rPr>
      </w:pPr>
      <w:r w:rsidRPr="00021F7D">
        <w:rPr>
          <w:sz w:val="20"/>
          <w:szCs w:val="18"/>
        </w:rPr>
        <w:t xml:space="preserve">These 2 codes are file compatible. Besides a few bug fixes since the last release of Version 3.71, Version 3.72 includes the USGS automatic port selection code. This can be activated by setting SELECTC=’USGS’ in the control file </w:t>
      </w:r>
      <w:r w:rsidRPr="00273140">
        <w:rPr>
          <w:b/>
          <w:bCs/>
          <w:sz w:val="20"/>
          <w:szCs w:val="18"/>
          <w:rPrChange w:id="116" w:author="Honnalore Steissberg" w:date="2021-09-14T11:42:00Z">
            <w:rPr>
              <w:sz w:val="20"/>
              <w:szCs w:val="18"/>
            </w:rPr>
          </w:rPrChange>
        </w:rPr>
        <w:t>w2_con.npt</w:t>
      </w:r>
      <w:r w:rsidRPr="00021F7D">
        <w:rPr>
          <w:sz w:val="20"/>
          <w:szCs w:val="18"/>
        </w:rPr>
        <w:t xml:space="preserve">. In Version 3.71, only ‘ON’ or ‘OFF’ were input variables for SELECTC. If one sets SELECTC=’USGS’, the format of the file w2_selective.npt is also changed from Version 3.71. Details of this and examples are provided in the User’s Manual and on-line. </w:t>
      </w:r>
    </w:p>
    <w:p w14:paraId="12297D83" w14:textId="6DEB2D84" w:rsidR="000A6B49" w:rsidRDefault="000A6B49" w:rsidP="007413DA">
      <w:pPr>
        <w:pStyle w:val="Heading2"/>
      </w:pPr>
      <w:bookmarkStart w:id="117" w:name="_Toc12431459"/>
      <w:bookmarkStart w:id="118" w:name="_Toc48576296"/>
      <w:r w:rsidRPr="005B74BC">
        <w:t>Differences between Version 3.</w:t>
      </w:r>
      <w:r>
        <w:t>71 and Version 3.7</w:t>
      </w:r>
      <w:bookmarkEnd w:id="117"/>
      <w:bookmarkEnd w:id="118"/>
    </w:p>
    <w:p w14:paraId="5CC0D105" w14:textId="77777777" w:rsidR="000A6B49" w:rsidRPr="00021F7D" w:rsidRDefault="000A6B49" w:rsidP="000A6B49">
      <w:pPr>
        <w:rPr>
          <w:sz w:val="20"/>
          <w:szCs w:val="18"/>
        </w:rPr>
      </w:pPr>
      <w:r w:rsidRPr="00021F7D">
        <w:rPr>
          <w:sz w:val="20"/>
          <w:szCs w:val="18"/>
        </w:rPr>
        <w:t>There is only one change in the control file between Version 3.7 and 3.71. There is a new option for outlet structures – dynamic centerline elevation. In the control file, there is an ON/OFF option after declaring the # of structures for each branch:</w:t>
      </w:r>
    </w:p>
    <w:p w14:paraId="6C1FA320"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EDDY VISC    AZC   AZSLC   AZMAX     FBC       E   ARODI STRCKLR </w:t>
      </w:r>
      <w:proofErr w:type="gramStart"/>
      <w:r w:rsidRPr="0060324C">
        <w:rPr>
          <w:rFonts w:ascii="Courier New" w:hAnsi="Courier New" w:cs="Courier New"/>
          <w:sz w:val="16"/>
        </w:rPr>
        <w:t>BOUNDFR  TKECAL</w:t>
      </w:r>
      <w:proofErr w:type="gramEnd"/>
    </w:p>
    <w:p w14:paraId="14C1FB90"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WB 1         TKE     IMP 1.00000       3 9.53500 0.43100 0.00000 0.00000     IMP</w:t>
      </w:r>
    </w:p>
    <w:p w14:paraId="70DC7D61" w14:textId="77777777" w:rsidR="000A6B49" w:rsidRPr="0060324C" w:rsidRDefault="000A6B49" w:rsidP="000A6B49">
      <w:pPr>
        <w:rPr>
          <w:rFonts w:ascii="Courier New" w:hAnsi="Courier New" w:cs="Courier New"/>
          <w:sz w:val="16"/>
        </w:rPr>
      </w:pPr>
    </w:p>
    <w:p w14:paraId="55C2E9AC"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N STRUC     NSTR</w:t>
      </w:r>
      <w:r>
        <w:rPr>
          <w:rFonts w:ascii="Courier New" w:hAnsi="Courier New" w:cs="Courier New"/>
          <w:sz w:val="16"/>
        </w:rPr>
        <w:t xml:space="preserve"> </w:t>
      </w:r>
      <w:r w:rsidRPr="002B4015">
        <w:rPr>
          <w:rFonts w:ascii="Courier New" w:hAnsi="Courier New" w:cs="Courier New"/>
          <w:sz w:val="16"/>
          <w:highlight w:val="yellow"/>
        </w:rPr>
        <w:t>DYNELEV</w:t>
      </w:r>
    </w:p>
    <w:p w14:paraId="318B5A01"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BR1           </w:t>
      </w:r>
      <w:r w:rsidRPr="002B4015">
        <w:rPr>
          <w:rFonts w:ascii="Courier New" w:hAnsi="Courier New" w:cs="Courier New"/>
          <w:sz w:val="16"/>
        </w:rPr>
        <w:t>17</w:t>
      </w:r>
      <w:r w:rsidRPr="0060324C">
        <w:rPr>
          <w:rFonts w:ascii="Courier New" w:hAnsi="Courier New" w:cs="Courier New"/>
          <w:sz w:val="16"/>
          <w:highlight w:val="yellow"/>
        </w:rPr>
        <w:t xml:space="preserve">      ON</w:t>
      </w:r>
    </w:p>
    <w:p w14:paraId="4A08AF21"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BR2            0</w:t>
      </w:r>
      <w:r>
        <w:rPr>
          <w:rFonts w:ascii="Courier New" w:hAnsi="Courier New" w:cs="Courier New"/>
          <w:sz w:val="16"/>
        </w:rPr>
        <w:t xml:space="preserve">     </w:t>
      </w:r>
      <w:r w:rsidRPr="002B4015">
        <w:rPr>
          <w:rFonts w:ascii="Courier New" w:hAnsi="Courier New" w:cs="Courier New"/>
          <w:sz w:val="16"/>
          <w:highlight w:val="yellow"/>
        </w:rPr>
        <w:t>OFF</w:t>
      </w:r>
    </w:p>
    <w:p w14:paraId="4A336BDD"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BR3            0</w:t>
      </w:r>
      <w:r>
        <w:rPr>
          <w:rFonts w:ascii="Courier New" w:hAnsi="Courier New" w:cs="Courier New"/>
          <w:sz w:val="16"/>
        </w:rPr>
        <w:t xml:space="preserve">     </w:t>
      </w:r>
      <w:r w:rsidRPr="002B4015">
        <w:rPr>
          <w:rFonts w:ascii="Courier New" w:hAnsi="Courier New" w:cs="Courier New"/>
          <w:sz w:val="16"/>
          <w:highlight w:val="yellow"/>
        </w:rPr>
        <w:t>OFF</w:t>
      </w:r>
    </w:p>
    <w:p w14:paraId="31BDE630" w14:textId="77777777" w:rsidR="000A6B49" w:rsidRPr="0060324C" w:rsidRDefault="000A6B49" w:rsidP="000A6B49">
      <w:pPr>
        <w:rPr>
          <w:rFonts w:ascii="Courier New" w:hAnsi="Courier New" w:cs="Courier New"/>
          <w:sz w:val="16"/>
        </w:rPr>
      </w:pPr>
    </w:p>
    <w:p w14:paraId="5D347E4D"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STR INT    STRIC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p>
    <w:p w14:paraId="41DE3906" w14:textId="77777777" w:rsidR="000A6B49" w:rsidRPr="002B4015" w:rsidRDefault="000A6B49" w:rsidP="000A6B49"/>
    <w:p w14:paraId="053E67FC" w14:textId="77777777" w:rsidR="000A6B49" w:rsidRPr="003D116B" w:rsidRDefault="000A6B49" w:rsidP="00636080">
      <w:pPr>
        <w:rPr>
          <w:sz w:val="20"/>
        </w:rPr>
      </w:pPr>
      <w:r w:rsidRPr="003D116B">
        <w:rPr>
          <w:sz w:val="20"/>
        </w:rPr>
        <w:t>If these fields are missing the model will assume that DYNELEV=OFF.</w:t>
      </w:r>
    </w:p>
    <w:p w14:paraId="4627E8FE" w14:textId="5EF81AD3" w:rsidR="000A6B49" w:rsidRDefault="000A6B49" w:rsidP="007413DA">
      <w:pPr>
        <w:pStyle w:val="Heading2"/>
      </w:pPr>
      <w:bookmarkStart w:id="119" w:name="_Toc12431460"/>
      <w:bookmarkStart w:id="120" w:name="_Toc48576297"/>
      <w:r w:rsidRPr="005B74BC">
        <w:t>Differences between Version 3.</w:t>
      </w:r>
      <w:r>
        <w:t>7 and Version 3.6</w:t>
      </w:r>
      <w:bookmarkEnd w:id="119"/>
      <w:bookmarkEnd w:id="120"/>
    </w:p>
    <w:p w14:paraId="042225D4" w14:textId="0E7B2A50" w:rsidR="000A6B49" w:rsidRDefault="005E7081" w:rsidP="000A6B49">
      <w:pPr>
        <w:rPr>
          <w:sz w:val="20"/>
          <w:szCs w:val="18"/>
        </w:rPr>
      </w:pPr>
      <w:r>
        <w:rPr>
          <w:sz w:val="20"/>
          <w:szCs w:val="18"/>
        </w:rPr>
        <w:t>Although</w:t>
      </w:r>
      <w:r w:rsidR="000A6B49" w:rsidRPr="00021F7D">
        <w:rPr>
          <w:sz w:val="20"/>
          <w:szCs w:val="18"/>
        </w:rPr>
        <w:t xml:space="preserve"> there are some cases where a Version 3.7 executable will </w:t>
      </w:r>
      <w:r>
        <w:rPr>
          <w:sz w:val="20"/>
          <w:szCs w:val="18"/>
        </w:rPr>
        <w:t xml:space="preserve">successfully </w:t>
      </w:r>
      <w:r w:rsidR="000A6B49" w:rsidRPr="00021F7D">
        <w:rPr>
          <w:sz w:val="20"/>
          <w:szCs w:val="18"/>
        </w:rPr>
        <w:t xml:space="preserve">run Version 3.6 and Version 3.5 files, updates </w:t>
      </w:r>
      <w:r>
        <w:rPr>
          <w:sz w:val="20"/>
          <w:szCs w:val="18"/>
        </w:rPr>
        <w:t xml:space="preserve">are </w:t>
      </w:r>
      <w:r w:rsidR="000A6B49" w:rsidRPr="00021F7D">
        <w:rPr>
          <w:sz w:val="20"/>
          <w:szCs w:val="18"/>
        </w:rPr>
        <w:t xml:space="preserve">required to the </w:t>
      </w:r>
      <w:r w:rsidR="000A6B49" w:rsidRPr="003D116B">
        <w:rPr>
          <w:b/>
          <w:bCs/>
          <w:sz w:val="20"/>
          <w:szCs w:val="18"/>
        </w:rPr>
        <w:t>w2_con.npt</w:t>
      </w:r>
      <w:r w:rsidR="000A6B49" w:rsidRPr="00021F7D">
        <w:rPr>
          <w:sz w:val="20"/>
          <w:szCs w:val="18"/>
        </w:rPr>
        <w:t xml:space="preserve"> file that need to be made. The preprocessor will catch these errors.  </w:t>
      </w:r>
    </w:p>
    <w:p w14:paraId="1B4122CC" w14:textId="77777777" w:rsidR="00636080" w:rsidRPr="00021F7D" w:rsidRDefault="00636080" w:rsidP="000A6B49">
      <w:pPr>
        <w:rPr>
          <w:sz w:val="20"/>
          <w:szCs w:val="18"/>
        </w:rPr>
      </w:pPr>
    </w:p>
    <w:p w14:paraId="2D11E96B" w14:textId="77777777" w:rsidR="000A6B49" w:rsidRPr="00021F7D" w:rsidRDefault="000A6B49" w:rsidP="000A6B49">
      <w:pPr>
        <w:rPr>
          <w:b/>
          <w:sz w:val="20"/>
          <w:szCs w:val="18"/>
          <w:u w:val="single"/>
        </w:rPr>
      </w:pPr>
      <w:r w:rsidRPr="00021F7D">
        <w:rPr>
          <w:b/>
          <w:sz w:val="20"/>
          <w:szCs w:val="18"/>
          <w:u w:val="single"/>
        </w:rPr>
        <w:lastRenderedPageBreak/>
        <w:t>Control file changes: w2_con.npt</w:t>
      </w:r>
    </w:p>
    <w:p w14:paraId="23347894" w14:textId="77777777" w:rsidR="000A6B49" w:rsidRPr="00021F7D" w:rsidRDefault="000A6B49" w:rsidP="000A6B49">
      <w:pPr>
        <w:rPr>
          <w:sz w:val="20"/>
          <w:szCs w:val="18"/>
        </w:rPr>
      </w:pPr>
      <w:r w:rsidRPr="00021F7D">
        <w:rPr>
          <w:sz w:val="20"/>
          <w:szCs w:val="18"/>
        </w:rPr>
        <w:t>The main changes to the W2 control file are additional flags to turn ON/OFF new control file options and the addition of new state variables for water quality, BOD-N and BOD-P for each BOD group.</w:t>
      </w:r>
    </w:p>
    <w:p w14:paraId="2F027CEA" w14:textId="7BD2E81A" w:rsidR="000A6B49" w:rsidRPr="00021F7D" w:rsidRDefault="000A6B49" w:rsidP="000A6B49">
      <w:pPr>
        <w:rPr>
          <w:sz w:val="20"/>
          <w:szCs w:val="18"/>
        </w:rPr>
      </w:pPr>
      <w:r w:rsidRPr="00021F7D">
        <w:rPr>
          <w:sz w:val="20"/>
          <w:szCs w:val="18"/>
        </w:rPr>
        <w:t>Below is a list of changes in the control file with the card image header for each line changed (highlighted options are new in V3.7). Descriptions of these new features are in the W2 User’s Manual.</w:t>
      </w:r>
    </w:p>
    <w:p w14:paraId="0D7EEADD" w14:textId="77777777" w:rsidR="000A6B49" w:rsidRPr="00362C7A" w:rsidRDefault="000A6B49" w:rsidP="009544C1">
      <w:pPr>
        <w:numPr>
          <w:ilvl w:val="0"/>
          <w:numId w:val="21"/>
        </w:numPr>
        <w:spacing w:after="200" w:line="276" w:lineRule="auto"/>
        <w:jc w:val="both"/>
      </w:pPr>
      <w:r w:rsidRPr="00362C7A">
        <w:t>MISCELL</w:t>
      </w:r>
    </w:p>
    <w:p w14:paraId="5904C932"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MISCELL     NDAY </w:t>
      </w:r>
      <w:r w:rsidRPr="001E647A">
        <w:rPr>
          <w:rFonts w:ascii="Courier New" w:hAnsi="Courier New" w:cs="Courier New"/>
          <w:sz w:val="16"/>
          <w:highlight w:val="yellow"/>
        </w:rPr>
        <w:t>SELECTC HABTATC ENVIRPC AERATEC INITUWL</w:t>
      </w:r>
    </w:p>
    <w:p w14:paraId="27A763C0"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             100     </w:t>
      </w:r>
      <w:r w:rsidRPr="001E647A">
        <w:rPr>
          <w:rFonts w:ascii="Courier New" w:hAnsi="Courier New" w:cs="Courier New"/>
          <w:sz w:val="16"/>
          <w:highlight w:val="yellow"/>
        </w:rPr>
        <w:t xml:space="preserve">OFF      ON      </w:t>
      </w:r>
      <w:proofErr w:type="spellStart"/>
      <w:r w:rsidRPr="001E647A">
        <w:rPr>
          <w:rFonts w:ascii="Courier New" w:hAnsi="Courier New" w:cs="Courier New"/>
          <w:sz w:val="16"/>
          <w:highlight w:val="yellow"/>
        </w:rPr>
        <w:t>ON</w:t>
      </w:r>
      <w:proofErr w:type="spellEnd"/>
      <w:r w:rsidRPr="001E647A">
        <w:rPr>
          <w:rFonts w:ascii="Courier New" w:hAnsi="Courier New" w:cs="Courier New"/>
          <w:sz w:val="16"/>
          <w:highlight w:val="yellow"/>
        </w:rPr>
        <w:t xml:space="preserve">      </w:t>
      </w:r>
      <w:proofErr w:type="spellStart"/>
      <w:r w:rsidRPr="001E647A">
        <w:rPr>
          <w:rFonts w:ascii="Courier New" w:hAnsi="Courier New" w:cs="Courier New"/>
          <w:sz w:val="16"/>
          <w:highlight w:val="yellow"/>
        </w:rPr>
        <w:t>ON</w:t>
      </w:r>
      <w:proofErr w:type="spellEnd"/>
      <w:r w:rsidRPr="001E647A">
        <w:rPr>
          <w:rFonts w:ascii="Courier New" w:hAnsi="Courier New" w:cs="Courier New"/>
          <w:sz w:val="16"/>
          <w:highlight w:val="yellow"/>
        </w:rPr>
        <w:t xml:space="preserve">     OFF</w:t>
      </w:r>
    </w:p>
    <w:p w14:paraId="5BAA7565" w14:textId="23AB7483" w:rsidR="000A6B49" w:rsidRPr="00021F7D" w:rsidRDefault="000A6B49" w:rsidP="000A6B49">
      <w:pPr>
        <w:rPr>
          <w:rFonts w:ascii="Courier New" w:hAnsi="Courier New" w:cs="Courier New"/>
          <w:sz w:val="20"/>
          <w:szCs w:val="18"/>
        </w:rPr>
      </w:pPr>
      <w:r w:rsidRPr="00021F7D">
        <w:rPr>
          <w:sz w:val="20"/>
          <w:szCs w:val="18"/>
        </w:rPr>
        <w:t>Five new variables, SELECTC, HABITATC, ENVIRPC, AERATEC, and INITUWL, are new control variables that turn ON/OFF the use of automatic selective withdrawal, fish habitat volumes, environmental performance criteria, artificial aeration, and the initial water surface and velocity computations, respectively. If using an old Version 3.6 control file, all of these would default to ‘OFF’ if they were left blank. Also</w:t>
      </w:r>
      <w:r w:rsidR="006C4020">
        <w:rPr>
          <w:sz w:val="20"/>
          <w:szCs w:val="18"/>
        </w:rPr>
        <w:t>,</w:t>
      </w:r>
      <w:r w:rsidRPr="00021F7D">
        <w:rPr>
          <w:sz w:val="20"/>
          <w:szCs w:val="18"/>
        </w:rPr>
        <w:t xml:space="preserve"> the model preprocessor would flag these a</w:t>
      </w:r>
      <w:r w:rsidR="006C4020">
        <w:rPr>
          <w:sz w:val="20"/>
          <w:szCs w:val="18"/>
        </w:rPr>
        <w:t>s</w:t>
      </w:r>
      <w:r w:rsidRPr="00021F7D">
        <w:rPr>
          <w:sz w:val="20"/>
          <w:szCs w:val="18"/>
        </w:rPr>
        <w:t xml:space="preserve"> missing variables. </w:t>
      </w:r>
    </w:p>
    <w:p w14:paraId="356689D2" w14:textId="77777777" w:rsidR="000A6B49" w:rsidRPr="001A05E1" w:rsidRDefault="000A6B49" w:rsidP="000A6B49">
      <w:pPr>
        <w:rPr>
          <w:highlight w:val="yellow"/>
        </w:rPr>
      </w:pPr>
    </w:p>
    <w:p w14:paraId="39C206DF" w14:textId="77777777" w:rsidR="000A6B49" w:rsidRDefault="000A6B49" w:rsidP="009544C1">
      <w:pPr>
        <w:numPr>
          <w:ilvl w:val="0"/>
          <w:numId w:val="21"/>
        </w:numPr>
        <w:spacing w:after="200" w:line="276" w:lineRule="auto"/>
        <w:jc w:val="both"/>
      </w:pPr>
      <w:r>
        <w:t xml:space="preserve">DLT CON </w:t>
      </w:r>
    </w:p>
    <w:p w14:paraId="638E5AB9"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DLT CON      </w:t>
      </w:r>
      <w:proofErr w:type="gramStart"/>
      <w:r w:rsidRPr="001E647A">
        <w:rPr>
          <w:rFonts w:ascii="Courier New" w:hAnsi="Courier New" w:cs="Courier New"/>
          <w:sz w:val="16"/>
        </w:rPr>
        <w:t>NDT  DLTMIN</w:t>
      </w:r>
      <w:proofErr w:type="gramEnd"/>
      <w:r w:rsidRPr="001E647A">
        <w:rPr>
          <w:rFonts w:ascii="Courier New" w:hAnsi="Courier New" w:cs="Courier New"/>
          <w:sz w:val="16"/>
        </w:rPr>
        <w:t xml:space="preserve"> </w:t>
      </w:r>
      <w:r w:rsidRPr="001E647A">
        <w:rPr>
          <w:rFonts w:ascii="Courier New" w:hAnsi="Courier New" w:cs="Courier New"/>
          <w:sz w:val="16"/>
          <w:highlight w:val="yellow"/>
        </w:rPr>
        <w:t>DLTINTR</w:t>
      </w:r>
    </w:p>
    <w:p w14:paraId="673B5082"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               1 1.00000     </w:t>
      </w:r>
      <w:r w:rsidRPr="001E647A">
        <w:rPr>
          <w:rFonts w:ascii="Courier New" w:hAnsi="Courier New" w:cs="Courier New"/>
          <w:sz w:val="16"/>
          <w:highlight w:val="yellow"/>
        </w:rPr>
        <w:t>OFF</w:t>
      </w:r>
    </w:p>
    <w:p w14:paraId="698C7B3E" w14:textId="77777777" w:rsidR="000A6B49" w:rsidRDefault="000A6B49" w:rsidP="000A6B49">
      <w:pPr>
        <w:rPr>
          <w:rFonts w:ascii="Courier New" w:hAnsi="Courier New" w:cs="Courier New"/>
        </w:rPr>
      </w:pPr>
    </w:p>
    <w:p w14:paraId="4D60E891" w14:textId="0F4BE7E2" w:rsidR="000A6B49" w:rsidRPr="00021F7D" w:rsidRDefault="000A6B49" w:rsidP="000A6B49">
      <w:pPr>
        <w:rPr>
          <w:sz w:val="20"/>
          <w:szCs w:val="18"/>
        </w:rPr>
      </w:pPr>
      <w:r w:rsidRPr="003D116B">
        <w:rPr>
          <w:sz w:val="20"/>
          <w:szCs w:val="18"/>
          <w:highlight w:val="yellow"/>
        </w:rPr>
        <w:t>where DLTINTR is a control for interpolating the time step DLTMAX and DLTF rather than a step function</w:t>
      </w:r>
      <w:r w:rsidR="00624B65" w:rsidRPr="003D116B">
        <w:rPr>
          <w:sz w:val="20"/>
          <w:szCs w:val="18"/>
          <w:highlight w:val="yellow"/>
        </w:rPr>
        <w:t>.</w:t>
      </w:r>
    </w:p>
    <w:p w14:paraId="19C6E3DC" w14:textId="77777777" w:rsidR="000A6B49" w:rsidRDefault="000A6B49" w:rsidP="000A6B49">
      <w:pPr>
        <w:rPr>
          <w:rFonts w:ascii="Courier New" w:hAnsi="Courier New" w:cs="Courier New"/>
        </w:rPr>
      </w:pPr>
    </w:p>
    <w:p w14:paraId="7E2038F3" w14:textId="77777777" w:rsidR="000A6B49" w:rsidRPr="006A54D9" w:rsidRDefault="000A6B49" w:rsidP="009544C1">
      <w:pPr>
        <w:numPr>
          <w:ilvl w:val="0"/>
          <w:numId w:val="21"/>
        </w:numPr>
        <w:spacing w:line="276" w:lineRule="auto"/>
        <w:jc w:val="both"/>
        <w:rPr>
          <w:rFonts w:cs="Calibri"/>
        </w:rPr>
      </w:pPr>
      <w:r w:rsidRPr="006A54D9">
        <w:rPr>
          <w:rFonts w:cs="Calibri"/>
        </w:rPr>
        <w:t>BRANCH G</w:t>
      </w:r>
    </w:p>
    <w:p w14:paraId="3535ADCD" w14:textId="77777777" w:rsidR="000A6B49" w:rsidRDefault="000A6B49" w:rsidP="000A6B49">
      <w:pPr>
        <w:rPr>
          <w:rFonts w:ascii="Courier New" w:hAnsi="Courier New" w:cs="Courier New"/>
        </w:rPr>
      </w:pPr>
    </w:p>
    <w:p w14:paraId="67595E1F"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BRANCH G      US      DS     UHS     DHS     UQB     DQB   NLMIN   </w:t>
      </w:r>
      <w:proofErr w:type="gramStart"/>
      <w:r w:rsidRPr="001E647A">
        <w:rPr>
          <w:rFonts w:ascii="Courier New" w:hAnsi="Courier New" w:cs="Courier New"/>
          <w:sz w:val="16"/>
        </w:rPr>
        <w:t xml:space="preserve">SLOPE  </w:t>
      </w:r>
      <w:r w:rsidRPr="001E647A">
        <w:rPr>
          <w:rFonts w:ascii="Courier New" w:hAnsi="Courier New" w:cs="Courier New"/>
          <w:sz w:val="16"/>
          <w:highlight w:val="yellow"/>
        </w:rPr>
        <w:t>SLOPEC</w:t>
      </w:r>
      <w:proofErr w:type="gramEnd"/>
      <w:r w:rsidRPr="001E647A">
        <w:rPr>
          <w:rFonts w:ascii="Courier New" w:hAnsi="Courier New" w:cs="Courier New"/>
          <w:sz w:val="16"/>
        </w:rPr>
        <w:t xml:space="preserve">        </w:t>
      </w:r>
    </w:p>
    <w:p w14:paraId="6A7CC47E"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Br 1           2      59       0       0       0       0       1     0.0     </w:t>
      </w:r>
      <w:r w:rsidRPr="001E647A">
        <w:rPr>
          <w:rFonts w:ascii="Courier New" w:hAnsi="Courier New" w:cs="Courier New"/>
          <w:sz w:val="16"/>
          <w:highlight w:val="yellow"/>
        </w:rPr>
        <w:t>0.0</w:t>
      </w:r>
    </w:p>
    <w:p w14:paraId="4F8B11EE" w14:textId="77777777" w:rsidR="000A6B49" w:rsidRDefault="000A6B49" w:rsidP="000A6B49">
      <w:pPr>
        <w:rPr>
          <w:rFonts w:cs="Calibri"/>
        </w:rPr>
      </w:pPr>
    </w:p>
    <w:p w14:paraId="253BB07A" w14:textId="77777777" w:rsidR="000A6B49" w:rsidRPr="00021F7D" w:rsidRDefault="000A6B49" w:rsidP="000A6B49">
      <w:pPr>
        <w:rPr>
          <w:rFonts w:cs="Calibri"/>
          <w:sz w:val="20"/>
          <w:szCs w:val="18"/>
        </w:rPr>
      </w:pPr>
      <w:r w:rsidRPr="00021F7D">
        <w:rPr>
          <w:rFonts w:cs="Calibri"/>
          <w:sz w:val="20"/>
          <w:szCs w:val="18"/>
        </w:rPr>
        <w:t>where SLOPEC is the hydraulic equivalent slope for a river channel that affects the momentum equation.</w:t>
      </w:r>
    </w:p>
    <w:p w14:paraId="7DEE0A10" w14:textId="77777777" w:rsidR="000A6B49" w:rsidRDefault="000A6B49" w:rsidP="000A6B49">
      <w:pPr>
        <w:rPr>
          <w:rFonts w:ascii="Courier New" w:hAnsi="Courier New" w:cs="Courier New"/>
        </w:rPr>
      </w:pPr>
    </w:p>
    <w:p w14:paraId="30050E89" w14:textId="77777777" w:rsidR="000A6B49" w:rsidRDefault="000A6B49" w:rsidP="000A6B49">
      <w:pPr>
        <w:rPr>
          <w:rFonts w:ascii="Courier New" w:hAnsi="Courier New" w:cs="Courier New"/>
        </w:rPr>
      </w:pPr>
    </w:p>
    <w:p w14:paraId="4D0B6806" w14:textId="77777777" w:rsidR="000A6B49" w:rsidRPr="006A54D9" w:rsidRDefault="000A6B49" w:rsidP="009544C1">
      <w:pPr>
        <w:numPr>
          <w:ilvl w:val="0"/>
          <w:numId w:val="21"/>
        </w:numPr>
        <w:spacing w:line="276" w:lineRule="auto"/>
        <w:jc w:val="both"/>
        <w:rPr>
          <w:rFonts w:cs="Calibri"/>
        </w:rPr>
      </w:pPr>
      <w:r w:rsidRPr="006A54D9">
        <w:rPr>
          <w:rFonts w:cs="Calibri"/>
        </w:rPr>
        <w:t>GATE WEIR</w:t>
      </w:r>
    </w:p>
    <w:p w14:paraId="49A2883E" w14:textId="77777777" w:rsidR="000A6B49" w:rsidRDefault="000A6B49" w:rsidP="000A6B49">
      <w:pPr>
        <w:rPr>
          <w:rFonts w:ascii="Courier New" w:hAnsi="Courier New" w:cs="Courier New"/>
        </w:rPr>
      </w:pPr>
    </w:p>
    <w:p w14:paraId="7B519919"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GATE WEIR   GTA1    GTB1    GTA2    GTB</w:t>
      </w:r>
      <w:proofErr w:type="gramStart"/>
      <w:r w:rsidRPr="001E647A">
        <w:rPr>
          <w:rFonts w:ascii="Courier New" w:hAnsi="Courier New" w:cs="Courier New"/>
          <w:sz w:val="16"/>
        </w:rPr>
        <w:t>2  DYNVAR</w:t>
      </w:r>
      <w:proofErr w:type="gramEnd"/>
      <w:r w:rsidRPr="001E647A">
        <w:rPr>
          <w:rFonts w:ascii="Courier New" w:hAnsi="Courier New" w:cs="Courier New"/>
          <w:sz w:val="16"/>
        </w:rPr>
        <w:t xml:space="preserve">    </w:t>
      </w:r>
      <w:r w:rsidRPr="001E647A">
        <w:rPr>
          <w:rFonts w:ascii="Courier New" w:hAnsi="Courier New" w:cs="Courier New"/>
          <w:sz w:val="16"/>
          <w:highlight w:val="yellow"/>
        </w:rPr>
        <w:t>GTIC</w:t>
      </w:r>
    </w:p>
    <w:p w14:paraId="046B477A"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Gate1    1.00000 1.50000 1.00000 1.50000    FLOW      </w:t>
      </w:r>
      <w:r w:rsidRPr="001E647A">
        <w:rPr>
          <w:rFonts w:ascii="Courier New" w:hAnsi="Courier New" w:cs="Courier New"/>
          <w:sz w:val="16"/>
          <w:highlight w:val="yellow"/>
        </w:rPr>
        <w:t>ON</w:t>
      </w:r>
    </w:p>
    <w:p w14:paraId="22A1BC4F" w14:textId="77777777" w:rsidR="000A6B49" w:rsidRDefault="000A6B49" w:rsidP="000A6B49">
      <w:pPr>
        <w:rPr>
          <w:rFonts w:cs="Calibri"/>
        </w:rPr>
      </w:pPr>
    </w:p>
    <w:p w14:paraId="31C1E3E3" w14:textId="77777777" w:rsidR="000A6B49" w:rsidRPr="00021F7D" w:rsidRDefault="000A6B49" w:rsidP="000A6B49">
      <w:pPr>
        <w:rPr>
          <w:rFonts w:cs="Calibri"/>
          <w:sz w:val="20"/>
          <w:szCs w:val="18"/>
        </w:rPr>
      </w:pPr>
      <w:r w:rsidRPr="00021F7D">
        <w:rPr>
          <w:rFonts w:cs="Calibri"/>
          <w:sz w:val="20"/>
          <w:szCs w:val="18"/>
        </w:rPr>
        <w:t>where GTIC is an interpolation control for the specified DYNVAR for the GATE-WEIR.</w:t>
      </w:r>
    </w:p>
    <w:p w14:paraId="7650565A" w14:textId="77777777" w:rsidR="000A6B49" w:rsidRDefault="000A6B49" w:rsidP="000A6B49">
      <w:pPr>
        <w:rPr>
          <w:rFonts w:cs="Calibri"/>
        </w:rPr>
      </w:pPr>
    </w:p>
    <w:p w14:paraId="030DA134" w14:textId="77777777" w:rsidR="000A6B49" w:rsidRDefault="000A6B49" w:rsidP="009544C1">
      <w:pPr>
        <w:numPr>
          <w:ilvl w:val="0"/>
          <w:numId w:val="21"/>
        </w:numPr>
        <w:spacing w:line="276" w:lineRule="auto"/>
        <w:jc w:val="both"/>
        <w:rPr>
          <w:rFonts w:cs="Calibri"/>
        </w:rPr>
      </w:pPr>
      <w:r>
        <w:rPr>
          <w:rFonts w:cs="Calibri"/>
        </w:rPr>
        <w:t>Dynamic pipe</w:t>
      </w:r>
    </w:p>
    <w:p w14:paraId="3CEDE796" w14:textId="77777777" w:rsidR="000A6B49" w:rsidRDefault="000A6B49" w:rsidP="000A6B49">
      <w:pPr>
        <w:rPr>
          <w:rFonts w:cs="Calibri"/>
        </w:rPr>
      </w:pPr>
    </w:p>
    <w:p w14:paraId="0DDA38F8" w14:textId="77777777" w:rsidR="000A6B49" w:rsidRDefault="000A6B49" w:rsidP="000A6B49">
      <w:pPr>
        <w:pStyle w:val="Examplebody"/>
        <w:rPr>
          <w:rStyle w:val="Cardexample1"/>
        </w:rPr>
      </w:pPr>
      <w:r>
        <w:rPr>
          <w:rStyle w:val="Cardexample1"/>
        </w:rPr>
        <w:t xml:space="preserve">PIPES       IUPI    IDPI    EUPI    EDPI     WPI   DLXPI     </w:t>
      </w:r>
      <w:proofErr w:type="gramStart"/>
      <w:r>
        <w:rPr>
          <w:rStyle w:val="Cardexample1"/>
        </w:rPr>
        <w:t>FPI  FMINPI</w:t>
      </w:r>
      <w:proofErr w:type="gramEnd"/>
      <w:r>
        <w:rPr>
          <w:rStyle w:val="Cardexample1"/>
        </w:rPr>
        <w:t xml:space="preserve">  LATPIC </w:t>
      </w:r>
      <w:r w:rsidRPr="00821CDE">
        <w:rPr>
          <w:rStyle w:val="Cardexample1"/>
          <w:highlight w:val="yellow"/>
        </w:rPr>
        <w:t>DYNPIPE</w:t>
      </w:r>
      <w:r>
        <w:rPr>
          <w:rStyle w:val="Cardexample1"/>
        </w:rPr>
        <w:t xml:space="preserve">     </w:t>
      </w:r>
    </w:p>
    <w:p w14:paraId="07C8338D" w14:textId="77777777" w:rsidR="000A6B49" w:rsidRDefault="000A6B49" w:rsidP="000A6B49">
      <w:pPr>
        <w:pStyle w:val="Examplebody"/>
        <w:rPr>
          <w:rStyle w:val="Cardexample1"/>
        </w:rPr>
      </w:pPr>
      <w:r>
        <w:rPr>
          <w:rStyle w:val="Cardexample1"/>
        </w:rPr>
        <w:t xml:space="preserve">Pi 1          24      28    28.0    27.0     0.5   230.0   0.065     0.1    DOWN      </w:t>
      </w:r>
      <w:r w:rsidRPr="00821CDE">
        <w:rPr>
          <w:rStyle w:val="Cardexample1"/>
          <w:highlight w:val="yellow"/>
        </w:rPr>
        <w:t>ON</w:t>
      </w:r>
    </w:p>
    <w:p w14:paraId="266E5734" w14:textId="77777777" w:rsidR="000A6B49" w:rsidRDefault="000A6B49" w:rsidP="000A6B49">
      <w:pPr>
        <w:rPr>
          <w:rFonts w:cs="Calibri"/>
        </w:rPr>
      </w:pPr>
    </w:p>
    <w:p w14:paraId="72143B75" w14:textId="034133E7" w:rsidR="000A6B49" w:rsidRPr="00021F7D" w:rsidRDefault="000A6B49" w:rsidP="000A6B49">
      <w:pPr>
        <w:rPr>
          <w:rFonts w:cs="Calibri"/>
          <w:sz w:val="20"/>
          <w:szCs w:val="18"/>
        </w:rPr>
      </w:pPr>
      <w:r w:rsidRPr="00021F7D">
        <w:rPr>
          <w:rFonts w:cs="Calibri"/>
          <w:sz w:val="20"/>
          <w:szCs w:val="18"/>
        </w:rPr>
        <w:t>where DYNPIPE controls whether the pipe is controlled by time series of an ON/OFF or partially open gate</w:t>
      </w:r>
      <w:ins w:id="121" w:author="Honnalore Steissberg" w:date="2021-08-26T18:29:00Z">
        <w:r w:rsidR="00624B65">
          <w:rPr>
            <w:rFonts w:cs="Calibri"/>
            <w:sz w:val="20"/>
            <w:szCs w:val="18"/>
          </w:rPr>
          <w:t>.</w:t>
        </w:r>
      </w:ins>
    </w:p>
    <w:p w14:paraId="0D39E1FB" w14:textId="77777777" w:rsidR="000A6B49" w:rsidRDefault="000A6B49" w:rsidP="000A6B49">
      <w:pPr>
        <w:rPr>
          <w:rFonts w:cs="Calibri"/>
        </w:rPr>
      </w:pPr>
    </w:p>
    <w:p w14:paraId="009F1202" w14:textId="77777777" w:rsidR="000A6B49" w:rsidRDefault="000A6B49" w:rsidP="009544C1">
      <w:pPr>
        <w:numPr>
          <w:ilvl w:val="0"/>
          <w:numId w:val="21"/>
        </w:numPr>
        <w:spacing w:line="276" w:lineRule="auto"/>
        <w:jc w:val="both"/>
        <w:rPr>
          <w:rFonts w:cs="Calibri"/>
        </w:rPr>
      </w:pPr>
      <w:r>
        <w:rPr>
          <w:rFonts w:cs="Calibri"/>
        </w:rPr>
        <w:t>Dynamic pump</w:t>
      </w:r>
    </w:p>
    <w:p w14:paraId="71829690" w14:textId="77777777" w:rsidR="000A6B49" w:rsidRDefault="000A6B49" w:rsidP="000A6B49">
      <w:pPr>
        <w:rPr>
          <w:rFonts w:cs="Calibri"/>
        </w:rPr>
      </w:pPr>
    </w:p>
    <w:p w14:paraId="39D7093A" w14:textId="77777777" w:rsidR="000A6B49" w:rsidRDefault="000A6B49" w:rsidP="000A6B49">
      <w:pPr>
        <w:rPr>
          <w:rFonts w:cs="Calibri"/>
        </w:rPr>
      </w:pPr>
    </w:p>
    <w:p w14:paraId="0989BF47"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PUMPS 1     IUPU    IDPU     </w:t>
      </w:r>
      <w:proofErr w:type="gramStart"/>
      <w:r w:rsidRPr="001E647A">
        <w:rPr>
          <w:rFonts w:ascii="Courier New" w:hAnsi="Courier New" w:cs="Courier New"/>
          <w:sz w:val="16"/>
        </w:rPr>
        <w:t>EPU  STRTPU</w:t>
      </w:r>
      <w:proofErr w:type="gramEnd"/>
      <w:r w:rsidRPr="001E647A">
        <w:rPr>
          <w:rFonts w:ascii="Courier New" w:hAnsi="Courier New" w:cs="Courier New"/>
          <w:sz w:val="16"/>
        </w:rPr>
        <w:t xml:space="preserve">   ENDPU   EONPU  EOFFPU     QPU   WTHLC </w:t>
      </w:r>
      <w:r w:rsidRPr="001E647A">
        <w:rPr>
          <w:rFonts w:ascii="Courier New" w:hAnsi="Courier New" w:cs="Courier New"/>
          <w:sz w:val="16"/>
          <w:highlight w:val="yellow"/>
        </w:rPr>
        <w:t>DYNPUMP</w:t>
      </w:r>
    </w:p>
    <w:p w14:paraId="047BCC08" w14:textId="77777777" w:rsidR="000A6B49" w:rsidRDefault="000A6B49" w:rsidP="000A6B49">
      <w:pPr>
        <w:rPr>
          <w:rFonts w:ascii="Courier New" w:hAnsi="Courier New" w:cs="Courier New"/>
          <w:sz w:val="16"/>
        </w:rPr>
      </w:pPr>
      <w:r w:rsidRPr="001E647A">
        <w:rPr>
          <w:rFonts w:ascii="Courier New" w:hAnsi="Courier New" w:cs="Courier New"/>
          <w:sz w:val="16"/>
        </w:rPr>
        <w:t xml:space="preserve">             111       0    440.    1.00    366.   441.0   435.0     1.0    DOWN      </w:t>
      </w:r>
      <w:r w:rsidRPr="001E647A">
        <w:rPr>
          <w:rFonts w:ascii="Courier New" w:hAnsi="Courier New" w:cs="Courier New"/>
          <w:sz w:val="16"/>
          <w:highlight w:val="yellow"/>
        </w:rPr>
        <w:t>ON</w:t>
      </w:r>
    </w:p>
    <w:p w14:paraId="1C4EFC17" w14:textId="77777777" w:rsidR="000A6B49" w:rsidRDefault="000A6B49" w:rsidP="000A6B49">
      <w:pPr>
        <w:rPr>
          <w:rFonts w:ascii="Courier New" w:hAnsi="Courier New" w:cs="Courier New"/>
          <w:sz w:val="16"/>
        </w:rPr>
      </w:pPr>
    </w:p>
    <w:p w14:paraId="1D29C624" w14:textId="7770CD9A" w:rsidR="000A6B49" w:rsidRPr="00021F7D" w:rsidRDefault="000A6B49" w:rsidP="000A6B49">
      <w:pPr>
        <w:rPr>
          <w:rFonts w:cs="Calibri"/>
          <w:sz w:val="20"/>
          <w:szCs w:val="18"/>
        </w:rPr>
      </w:pPr>
      <w:r w:rsidRPr="00021F7D">
        <w:rPr>
          <w:rFonts w:cs="Calibri"/>
          <w:sz w:val="20"/>
          <w:szCs w:val="18"/>
        </w:rPr>
        <w:lastRenderedPageBreak/>
        <w:t>where DYNPUMP controls the EPU, EONPU, EOFFPU, and QPU over time by reading in a time series file</w:t>
      </w:r>
      <w:ins w:id="122" w:author="Honnalore Steissberg" w:date="2021-08-26T18:29:00Z">
        <w:r w:rsidR="00624B65">
          <w:rPr>
            <w:rFonts w:cs="Calibri"/>
            <w:sz w:val="20"/>
            <w:szCs w:val="18"/>
          </w:rPr>
          <w:t>.</w:t>
        </w:r>
      </w:ins>
    </w:p>
    <w:p w14:paraId="66A30700" w14:textId="77777777" w:rsidR="000A6B49" w:rsidRDefault="000A6B49" w:rsidP="000A6B49">
      <w:pPr>
        <w:rPr>
          <w:rFonts w:ascii="Courier New" w:hAnsi="Courier New" w:cs="Courier New"/>
        </w:rPr>
      </w:pPr>
    </w:p>
    <w:p w14:paraId="1750867C" w14:textId="77777777" w:rsidR="000A6B49" w:rsidRPr="00DD7C96" w:rsidRDefault="000A6B49" w:rsidP="009544C1">
      <w:pPr>
        <w:numPr>
          <w:ilvl w:val="0"/>
          <w:numId w:val="21"/>
        </w:numPr>
        <w:spacing w:line="276" w:lineRule="auto"/>
        <w:jc w:val="both"/>
        <w:rPr>
          <w:rFonts w:cs="Calibri"/>
        </w:rPr>
      </w:pPr>
      <w:r w:rsidRPr="00DD7C96">
        <w:rPr>
          <w:rFonts w:cs="Calibri"/>
        </w:rPr>
        <w:t>INIT CND</w:t>
      </w:r>
    </w:p>
    <w:p w14:paraId="074403B7" w14:textId="77777777" w:rsidR="000A6B49" w:rsidRDefault="000A6B49" w:rsidP="000A6B49">
      <w:pPr>
        <w:rPr>
          <w:rFonts w:ascii="Courier New" w:hAnsi="Courier New" w:cs="Courier New"/>
        </w:rPr>
      </w:pPr>
    </w:p>
    <w:p w14:paraId="574F2D97"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INIT CND   TEMPI    </w:t>
      </w:r>
      <w:proofErr w:type="gramStart"/>
      <w:r w:rsidRPr="001E647A">
        <w:rPr>
          <w:rFonts w:ascii="Courier New" w:hAnsi="Courier New" w:cs="Courier New"/>
          <w:sz w:val="16"/>
        </w:rPr>
        <w:t>ICEI  WTYPEC</w:t>
      </w:r>
      <w:proofErr w:type="gramEnd"/>
      <w:r w:rsidRPr="001E647A">
        <w:rPr>
          <w:rFonts w:ascii="Courier New" w:hAnsi="Courier New" w:cs="Courier New"/>
          <w:sz w:val="16"/>
        </w:rPr>
        <w:t xml:space="preserve">   </w:t>
      </w:r>
      <w:r w:rsidRPr="001E647A">
        <w:rPr>
          <w:rFonts w:ascii="Courier New" w:hAnsi="Courier New" w:cs="Courier New"/>
          <w:sz w:val="16"/>
          <w:highlight w:val="yellow"/>
        </w:rPr>
        <w:t>GRIDC</w:t>
      </w:r>
    </w:p>
    <w:p w14:paraId="1394D6D8"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WB 1     -1.0000 0.00000   FRESH    </w:t>
      </w:r>
      <w:r w:rsidRPr="001E647A">
        <w:rPr>
          <w:rFonts w:ascii="Courier New" w:hAnsi="Courier New" w:cs="Courier New"/>
          <w:sz w:val="16"/>
          <w:highlight w:val="yellow"/>
        </w:rPr>
        <w:t>RECT</w:t>
      </w:r>
    </w:p>
    <w:p w14:paraId="5002DFE7" w14:textId="77777777" w:rsidR="000A6B49" w:rsidRDefault="000A6B49" w:rsidP="000A6B49">
      <w:pPr>
        <w:rPr>
          <w:rFonts w:ascii="Courier New" w:hAnsi="Courier New" w:cs="Courier New"/>
        </w:rPr>
      </w:pPr>
    </w:p>
    <w:p w14:paraId="19548D0B" w14:textId="77777777" w:rsidR="000A6B49" w:rsidRPr="00021F7D" w:rsidRDefault="000A6B49" w:rsidP="000A6B49">
      <w:pPr>
        <w:rPr>
          <w:rFonts w:cs="Calibri"/>
          <w:sz w:val="20"/>
          <w:szCs w:val="18"/>
        </w:rPr>
      </w:pPr>
      <w:r w:rsidRPr="00021F7D">
        <w:rPr>
          <w:rFonts w:cs="Calibri"/>
          <w:sz w:val="20"/>
          <w:szCs w:val="18"/>
        </w:rPr>
        <w:t>where GRIDC controls whether the grid is interpreted as rectangular in depth or trapezoidal.</w:t>
      </w:r>
    </w:p>
    <w:p w14:paraId="5BB39697" w14:textId="77777777" w:rsidR="000A6B49" w:rsidRPr="00DD7C96" w:rsidRDefault="000A6B49" w:rsidP="000A6B49">
      <w:pPr>
        <w:rPr>
          <w:rFonts w:ascii="Courier New" w:hAnsi="Courier New" w:cs="Courier New"/>
        </w:rPr>
      </w:pPr>
    </w:p>
    <w:p w14:paraId="13A51685" w14:textId="77777777" w:rsidR="000A6B49" w:rsidRPr="006A54D9" w:rsidRDefault="000A6B49" w:rsidP="009544C1">
      <w:pPr>
        <w:numPr>
          <w:ilvl w:val="0"/>
          <w:numId w:val="21"/>
        </w:numPr>
        <w:spacing w:line="276" w:lineRule="auto"/>
        <w:jc w:val="both"/>
        <w:rPr>
          <w:rFonts w:cs="Calibri"/>
        </w:rPr>
      </w:pPr>
      <w:r w:rsidRPr="006A54D9">
        <w:rPr>
          <w:rFonts w:cs="Calibri"/>
        </w:rPr>
        <w:t xml:space="preserve">CST </w:t>
      </w:r>
      <w:proofErr w:type="gramStart"/>
      <w:r w:rsidRPr="006A54D9">
        <w:rPr>
          <w:rFonts w:cs="Calibri"/>
        </w:rPr>
        <w:t xml:space="preserve">ACTIVE  </w:t>
      </w:r>
      <w:r w:rsidRPr="00021F7D">
        <w:rPr>
          <w:rFonts w:cs="Calibri"/>
          <w:sz w:val="20"/>
          <w:szCs w:val="18"/>
        </w:rPr>
        <w:t>[</w:t>
      </w:r>
      <w:proofErr w:type="gramEnd"/>
      <w:r w:rsidRPr="00021F7D">
        <w:rPr>
          <w:rFonts w:cs="Calibri"/>
          <w:sz w:val="20"/>
          <w:szCs w:val="18"/>
        </w:rPr>
        <w:t>Note that this change only appears if NBOD&gt;0]</w:t>
      </w:r>
    </w:p>
    <w:p w14:paraId="3F5DA2DD" w14:textId="77777777" w:rsidR="000A6B49" w:rsidRDefault="000A6B49" w:rsidP="000A6B49">
      <w:pPr>
        <w:rPr>
          <w:rFonts w:ascii="Courier New" w:hAnsi="Courier New" w:cs="Courier New"/>
        </w:rPr>
      </w:pPr>
    </w:p>
    <w:p w14:paraId="063DDB1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CST ACTIVE   CAC</w:t>
      </w:r>
    </w:p>
    <w:p w14:paraId="0E0BD7C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ON</w:t>
      </w:r>
    </w:p>
    <w:p w14:paraId="7761CAE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Gen1          ON</w:t>
      </w:r>
    </w:p>
    <w:p w14:paraId="7DB0EE8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Gen2         OFF</w:t>
      </w:r>
    </w:p>
    <w:p w14:paraId="07BCAF1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Gen3         OFF</w:t>
      </w:r>
    </w:p>
    <w:p w14:paraId="6C96597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Gen4         OFF</w:t>
      </w:r>
    </w:p>
    <w:p w14:paraId="5EF37F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Gen5         OFF</w:t>
      </w:r>
    </w:p>
    <w:p w14:paraId="3E79C2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ON</w:t>
      </w:r>
    </w:p>
    <w:p w14:paraId="6034B23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ON</w:t>
      </w:r>
    </w:p>
    <w:p w14:paraId="60A6728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ON</w:t>
      </w:r>
    </w:p>
    <w:p w14:paraId="6C83760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NO3           ON</w:t>
      </w:r>
    </w:p>
    <w:p w14:paraId="0A531EF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DSI          OFF</w:t>
      </w:r>
    </w:p>
    <w:p w14:paraId="31D6D2E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PSI          OFF</w:t>
      </w:r>
    </w:p>
    <w:p w14:paraId="1965A91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FE           OFF</w:t>
      </w:r>
    </w:p>
    <w:p w14:paraId="6C154BB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ON</w:t>
      </w:r>
    </w:p>
    <w:p w14:paraId="0805D22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ON</w:t>
      </w:r>
    </w:p>
    <w:p w14:paraId="625C81A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ON</w:t>
      </w:r>
    </w:p>
    <w:p w14:paraId="11E7C3A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ON</w:t>
      </w:r>
    </w:p>
    <w:p w14:paraId="034AD16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ON</w:t>
      </w:r>
    </w:p>
    <w:p w14:paraId="684FA15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ON</w:t>
      </w:r>
    </w:p>
    <w:p w14:paraId="51EEB49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ON</w:t>
      </w:r>
    </w:p>
    <w:p w14:paraId="4D9412F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ON</w:t>
      </w:r>
    </w:p>
    <w:p w14:paraId="44A7D04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ON</w:t>
      </w:r>
    </w:p>
    <w:p w14:paraId="74EE82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ON</w:t>
      </w:r>
    </w:p>
    <w:p w14:paraId="7D1D874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ON</w:t>
      </w:r>
    </w:p>
    <w:p w14:paraId="70DAC83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ON</w:t>
      </w:r>
    </w:p>
    <w:p w14:paraId="143FCC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ON</w:t>
      </w:r>
    </w:p>
    <w:p w14:paraId="6E9D16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ON</w:t>
      </w:r>
    </w:p>
    <w:p w14:paraId="1B8037D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ON</w:t>
      </w:r>
    </w:p>
    <w:p w14:paraId="20EA57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ON</w:t>
      </w:r>
    </w:p>
    <w:p w14:paraId="59302A8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ON</w:t>
      </w:r>
    </w:p>
    <w:p w14:paraId="27DD61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ON</w:t>
      </w:r>
    </w:p>
    <w:p w14:paraId="72F161A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ON</w:t>
      </w:r>
    </w:p>
    <w:p w14:paraId="313B554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ON</w:t>
      </w:r>
    </w:p>
    <w:p w14:paraId="4C442F8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ON</w:t>
      </w:r>
    </w:p>
    <w:p w14:paraId="6EE055F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ON</w:t>
      </w:r>
    </w:p>
    <w:p w14:paraId="2F4EAB3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ON</w:t>
      </w:r>
    </w:p>
    <w:p w14:paraId="780C1A2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ON</w:t>
      </w:r>
    </w:p>
    <w:p w14:paraId="03541F9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ON</w:t>
      </w:r>
    </w:p>
    <w:p w14:paraId="4D4C9A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ON</w:t>
      </w:r>
    </w:p>
    <w:p w14:paraId="0EBDE4E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ON</w:t>
      </w:r>
    </w:p>
    <w:p w14:paraId="26031AA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ON</w:t>
      </w:r>
    </w:p>
    <w:p w14:paraId="602357D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ON</w:t>
      </w:r>
    </w:p>
    <w:p w14:paraId="46EE53C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ON</w:t>
      </w:r>
    </w:p>
    <w:p w14:paraId="4012119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ON</w:t>
      </w:r>
    </w:p>
    <w:p w14:paraId="10392B6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ON</w:t>
      </w:r>
    </w:p>
    <w:p w14:paraId="7C425FE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ON</w:t>
      </w:r>
    </w:p>
    <w:p w14:paraId="1965690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ON</w:t>
      </w:r>
    </w:p>
    <w:p w14:paraId="627AD1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ON</w:t>
      </w:r>
    </w:p>
    <w:p w14:paraId="1CD0E39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ALG2          ON</w:t>
      </w:r>
    </w:p>
    <w:p w14:paraId="14B82A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ALG3          ON</w:t>
      </w:r>
    </w:p>
    <w:p w14:paraId="784E68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ON</w:t>
      </w:r>
    </w:p>
    <w:p w14:paraId="7316EC5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ON</w:t>
      </w:r>
    </w:p>
    <w:p w14:paraId="5174BE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ON</w:t>
      </w:r>
    </w:p>
    <w:p w14:paraId="06C32E2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OFF</w:t>
      </w:r>
    </w:p>
    <w:p w14:paraId="08CDDF4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ON</w:t>
      </w:r>
    </w:p>
    <w:p w14:paraId="5CFAF26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ON</w:t>
      </w:r>
    </w:p>
    <w:p w14:paraId="2232CD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ON</w:t>
      </w:r>
    </w:p>
    <w:p w14:paraId="1215119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ON</w:t>
      </w:r>
    </w:p>
    <w:p w14:paraId="4D50ADE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ON</w:t>
      </w:r>
    </w:p>
    <w:p w14:paraId="2B2CBE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ON</w:t>
      </w:r>
    </w:p>
    <w:p w14:paraId="6E98F68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ON</w:t>
      </w:r>
    </w:p>
    <w:p w14:paraId="7D3792E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ON</w:t>
      </w:r>
    </w:p>
    <w:p w14:paraId="580BA8B8" w14:textId="77777777" w:rsidR="000A6B49" w:rsidRDefault="000A6B49" w:rsidP="000A6B49">
      <w:pPr>
        <w:rPr>
          <w:rFonts w:ascii="Courier New" w:hAnsi="Courier New" w:cs="Courier New"/>
        </w:rPr>
      </w:pPr>
    </w:p>
    <w:p w14:paraId="52547DF9" w14:textId="77777777" w:rsidR="000A6B49" w:rsidRPr="006A54D9" w:rsidRDefault="000A6B49" w:rsidP="009544C1">
      <w:pPr>
        <w:numPr>
          <w:ilvl w:val="0"/>
          <w:numId w:val="21"/>
        </w:numPr>
        <w:spacing w:line="276" w:lineRule="auto"/>
        <w:jc w:val="both"/>
        <w:rPr>
          <w:rFonts w:cs="Calibri"/>
        </w:rPr>
      </w:pPr>
      <w:r w:rsidRPr="006A54D9">
        <w:rPr>
          <w:rFonts w:cs="Calibri"/>
        </w:rPr>
        <w:t xml:space="preserve">CST ICON, CST PRIN, CIN </w:t>
      </w:r>
      <w:proofErr w:type="gramStart"/>
      <w:r w:rsidRPr="006A54D9">
        <w:rPr>
          <w:rFonts w:cs="Calibri"/>
        </w:rPr>
        <w:t>CON,CTR</w:t>
      </w:r>
      <w:proofErr w:type="gramEnd"/>
      <w:r w:rsidRPr="006A54D9">
        <w:rPr>
          <w:rFonts w:cs="Calibri"/>
        </w:rPr>
        <w:t xml:space="preserve"> CON, CDT CON and CPR CON</w:t>
      </w:r>
    </w:p>
    <w:p w14:paraId="0E719F37" w14:textId="77777777" w:rsidR="000A6B49" w:rsidRDefault="000A6B49" w:rsidP="000A6B49">
      <w:pPr>
        <w:ind w:left="720"/>
        <w:rPr>
          <w:rFonts w:ascii="Courier New" w:hAnsi="Courier New" w:cs="Courier New"/>
        </w:rPr>
      </w:pPr>
    </w:p>
    <w:p w14:paraId="37F5A7B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CST ICON   C2IWB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p>
    <w:p w14:paraId="6630142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0.0</w:t>
      </w:r>
    </w:p>
    <w:p w14:paraId="5D824C5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AGE          0.0</w:t>
      </w:r>
    </w:p>
    <w:p w14:paraId="6AB6E76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TRACER       0.0</w:t>
      </w:r>
    </w:p>
    <w:p w14:paraId="05D8B0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COL1         0.0</w:t>
      </w:r>
    </w:p>
    <w:p w14:paraId="64F7833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Conduct      0.0</w:t>
      </w:r>
    </w:p>
    <w:p w14:paraId="06721D6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Chlorine     0.0</w:t>
      </w:r>
    </w:p>
    <w:p w14:paraId="62DF411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0.0</w:t>
      </w:r>
    </w:p>
    <w:p w14:paraId="29D0606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0.03</w:t>
      </w:r>
    </w:p>
    <w:p w14:paraId="3A0E20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0.01</w:t>
      </w:r>
    </w:p>
    <w:p w14:paraId="4B1442C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NOx          0.3</w:t>
      </w:r>
    </w:p>
    <w:p w14:paraId="6352C75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DSi          0.0</w:t>
      </w:r>
    </w:p>
    <w:p w14:paraId="79B59EB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0.0</w:t>
      </w:r>
    </w:p>
    <w:p w14:paraId="4797552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0.0</w:t>
      </w:r>
    </w:p>
    <w:p w14:paraId="13A9D4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0.1</w:t>
      </w:r>
    </w:p>
    <w:p w14:paraId="753A4EE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0.1</w:t>
      </w:r>
    </w:p>
    <w:p w14:paraId="58F2820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0.1</w:t>
      </w:r>
    </w:p>
    <w:p w14:paraId="6A73661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0.1</w:t>
      </w:r>
    </w:p>
    <w:p w14:paraId="681F690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0.0</w:t>
      </w:r>
    </w:p>
    <w:p w14:paraId="180C022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0.0</w:t>
      </w:r>
    </w:p>
    <w:p w14:paraId="1FBACA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0.0</w:t>
      </w:r>
    </w:p>
    <w:p w14:paraId="5BE791D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0.0</w:t>
      </w:r>
    </w:p>
    <w:p w14:paraId="5DD3F6B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0.0</w:t>
      </w:r>
    </w:p>
    <w:p w14:paraId="27ACE17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0.0</w:t>
      </w:r>
    </w:p>
    <w:p w14:paraId="2E5245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0.0</w:t>
      </w:r>
    </w:p>
    <w:p w14:paraId="2551A20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0.0</w:t>
      </w:r>
    </w:p>
    <w:p w14:paraId="47C226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0.0</w:t>
      </w:r>
    </w:p>
    <w:p w14:paraId="7E51F0B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0.0</w:t>
      </w:r>
    </w:p>
    <w:p w14:paraId="288D909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0.0</w:t>
      </w:r>
    </w:p>
    <w:p w14:paraId="59F032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0.0</w:t>
      </w:r>
    </w:p>
    <w:p w14:paraId="6ECBE72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0.0</w:t>
      </w:r>
    </w:p>
    <w:p w14:paraId="1F6E9AC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0.0</w:t>
      </w:r>
    </w:p>
    <w:p w14:paraId="7135A52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0.0</w:t>
      </w:r>
    </w:p>
    <w:p w14:paraId="320CCA1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0.0</w:t>
      </w:r>
    </w:p>
    <w:p w14:paraId="2FB1ABC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0.0</w:t>
      </w:r>
    </w:p>
    <w:p w14:paraId="4E1889F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0.0</w:t>
      </w:r>
    </w:p>
    <w:p w14:paraId="1E71FFA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0.0</w:t>
      </w:r>
    </w:p>
    <w:p w14:paraId="1668AC1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0.0</w:t>
      </w:r>
    </w:p>
    <w:p w14:paraId="489EB7B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0.0</w:t>
      </w:r>
    </w:p>
    <w:p w14:paraId="0BFA944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0.0</w:t>
      </w:r>
    </w:p>
    <w:p w14:paraId="2717A63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0.0</w:t>
      </w:r>
    </w:p>
    <w:p w14:paraId="514F47F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0.0</w:t>
      </w:r>
    </w:p>
    <w:p w14:paraId="6988C85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0.0</w:t>
      </w:r>
    </w:p>
    <w:p w14:paraId="3F7A83E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0.0</w:t>
      </w:r>
    </w:p>
    <w:p w14:paraId="5A22132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0.0</w:t>
      </w:r>
    </w:p>
    <w:p w14:paraId="68456C6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0.0</w:t>
      </w:r>
    </w:p>
    <w:p w14:paraId="4A5D605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0.0</w:t>
      </w:r>
    </w:p>
    <w:p w14:paraId="7B460C7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0.0</w:t>
      </w:r>
    </w:p>
    <w:p w14:paraId="495A5F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0.1</w:t>
      </w:r>
    </w:p>
    <w:p w14:paraId="2B2176D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ALG2         0.1</w:t>
      </w:r>
    </w:p>
    <w:p w14:paraId="3DD9726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ALG3         0.1</w:t>
      </w:r>
    </w:p>
    <w:p w14:paraId="5A0667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12.0</w:t>
      </w:r>
    </w:p>
    <w:p w14:paraId="42BABF8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5.0</w:t>
      </w:r>
    </w:p>
    <w:p w14:paraId="11526C5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19.8</w:t>
      </w:r>
    </w:p>
    <w:p w14:paraId="22133E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0.0</w:t>
      </w:r>
    </w:p>
    <w:p w14:paraId="5758D42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0.0005</w:t>
      </w:r>
    </w:p>
    <w:p w14:paraId="05CFE3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0.0005</w:t>
      </w:r>
    </w:p>
    <w:p w14:paraId="13628D6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0.0005</w:t>
      </w:r>
    </w:p>
    <w:p w14:paraId="46D6A9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0.0005</w:t>
      </w:r>
    </w:p>
    <w:p w14:paraId="3436C58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0.0080</w:t>
      </w:r>
    </w:p>
    <w:p w14:paraId="3444BA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0.0080</w:t>
      </w:r>
    </w:p>
    <w:p w14:paraId="4BBE9C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0.0080</w:t>
      </w:r>
    </w:p>
    <w:p w14:paraId="6A8E0C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0.0080</w:t>
      </w:r>
    </w:p>
    <w:p w14:paraId="668E7196" w14:textId="77777777" w:rsidR="000A6B49" w:rsidRPr="001E647A" w:rsidRDefault="000A6B49" w:rsidP="000A6B49">
      <w:pPr>
        <w:rPr>
          <w:rFonts w:ascii="Courier New" w:hAnsi="Courier New" w:cs="Courier New"/>
          <w:sz w:val="16"/>
          <w:szCs w:val="16"/>
        </w:rPr>
      </w:pPr>
    </w:p>
    <w:p w14:paraId="01A8622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CST </w:t>
      </w:r>
      <w:proofErr w:type="gramStart"/>
      <w:r w:rsidRPr="001E647A">
        <w:rPr>
          <w:rFonts w:ascii="Courier New" w:hAnsi="Courier New" w:cs="Courier New"/>
          <w:sz w:val="16"/>
          <w:szCs w:val="16"/>
        </w:rPr>
        <w:t>PRIN  CPRWBC</w:t>
      </w:r>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p>
    <w:p w14:paraId="33CA6A2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ON</w:t>
      </w:r>
    </w:p>
    <w:p w14:paraId="7756466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AGE           ON</w:t>
      </w:r>
    </w:p>
    <w:p w14:paraId="43D807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TRACER        ON</w:t>
      </w:r>
    </w:p>
    <w:p w14:paraId="51B7756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COL1          ON</w:t>
      </w:r>
    </w:p>
    <w:p w14:paraId="06202AB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Conduct       ON</w:t>
      </w:r>
    </w:p>
    <w:p w14:paraId="1B12913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Chlorine      ON</w:t>
      </w:r>
    </w:p>
    <w:p w14:paraId="32596DF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ON</w:t>
      </w:r>
    </w:p>
    <w:p w14:paraId="2BDCF3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ON</w:t>
      </w:r>
    </w:p>
    <w:p w14:paraId="5683B87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ON</w:t>
      </w:r>
    </w:p>
    <w:p w14:paraId="164908B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NOx           ON</w:t>
      </w:r>
    </w:p>
    <w:p w14:paraId="0ADF6F7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DSi          OFF</w:t>
      </w:r>
    </w:p>
    <w:p w14:paraId="38C47AD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
    <w:p w14:paraId="64A9EDBC"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w:t>
      </w:r>
    </w:p>
    <w:p w14:paraId="66123E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ON</w:t>
      </w:r>
    </w:p>
    <w:p w14:paraId="64FE5CC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ON</w:t>
      </w:r>
    </w:p>
    <w:p w14:paraId="0D3B643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ON</w:t>
      </w:r>
    </w:p>
    <w:p w14:paraId="3A8064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ON</w:t>
      </w:r>
    </w:p>
    <w:p w14:paraId="6AA9D4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ON</w:t>
      </w:r>
    </w:p>
    <w:p w14:paraId="105CC6E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ON</w:t>
      </w:r>
    </w:p>
    <w:p w14:paraId="524843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ON</w:t>
      </w:r>
    </w:p>
    <w:p w14:paraId="395F95D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ON</w:t>
      </w:r>
    </w:p>
    <w:p w14:paraId="2303B01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ON</w:t>
      </w:r>
    </w:p>
    <w:p w14:paraId="5F88616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ON</w:t>
      </w:r>
    </w:p>
    <w:p w14:paraId="0E0D01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ON</w:t>
      </w:r>
    </w:p>
    <w:p w14:paraId="240A484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ON</w:t>
      </w:r>
    </w:p>
    <w:p w14:paraId="3984620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ON</w:t>
      </w:r>
    </w:p>
    <w:p w14:paraId="26B0846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ON</w:t>
      </w:r>
    </w:p>
    <w:p w14:paraId="5CD4143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ON</w:t>
      </w:r>
    </w:p>
    <w:p w14:paraId="4F17A58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ON</w:t>
      </w:r>
    </w:p>
    <w:p w14:paraId="5935B39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ON</w:t>
      </w:r>
    </w:p>
    <w:p w14:paraId="7C384EC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ON</w:t>
      </w:r>
    </w:p>
    <w:p w14:paraId="1732D96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ON</w:t>
      </w:r>
    </w:p>
    <w:p w14:paraId="14C9EA7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ON</w:t>
      </w:r>
    </w:p>
    <w:p w14:paraId="21342EE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ON</w:t>
      </w:r>
    </w:p>
    <w:p w14:paraId="69F8D1D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ON</w:t>
      </w:r>
    </w:p>
    <w:p w14:paraId="099761E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ON</w:t>
      </w:r>
    </w:p>
    <w:p w14:paraId="0F9490C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ON</w:t>
      </w:r>
    </w:p>
    <w:p w14:paraId="5181CC7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ON</w:t>
      </w:r>
    </w:p>
    <w:p w14:paraId="7B8D222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ON</w:t>
      </w:r>
    </w:p>
    <w:p w14:paraId="706526B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ON</w:t>
      </w:r>
    </w:p>
    <w:p w14:paraId="738AF27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ON</w:t>
      </w:r>
    </w:p>
    <w:p w14:paraId="348419F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ON</w:t>
      </w:r>
    </w:p>
    <w:p w14:paraId="4AE5F4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ON</w:t>
      </w:r>
    </w:p>
    <w:p w14:paraId="72E65F4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ON</w:t>
      </w:r>
    </w:p>
    <w:p w14:paraId="0AE35AF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ON</w:t>
      </w:r>
    </w:p>
    <w:p w14:paraId="4F2502D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ON</w:t>
      </w:r>
    </w:p>
    <w:p w14:paraId="59EB589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ON</w:t>
      </w:r>
    </w:p>
    <w:p w14:paraId="34B241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ON</w:t>
      </w:r>
    </w:p>
    <w:p w14:paraId="3594BC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ALG2          ON</w:t>
      </w:r>
    </w:p>
    <w:p w14:paraId="261653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ALG3          ON</w:t>
      </w:r>
    </w:p>
    <w:p w14:paraId="419E44E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ON</w:t>
      </w:r>
    </w:p>
    <w:p w14:paraId="6FC50B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ON</w:t>
      </w:r>
    </w:p>
    <w:p w14:paraId="755474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ON</w:t>
      </w:r>
    </w:p>
    <w:p w14:paraId="4411771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OFF</w:t>
      </w:r>
    </w:p>
    <w:p w14:paraId="6D11D9F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ON</w:t>
      </w:r>
    </w:p>
    <w:p w14:paraId="60E385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ON</w:t>
      </w:r>
    </w:p>
    <w:p w14:paraId="13924A1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ON</w:t>
      </w:r>
    </w:p>
    <w:p w14:paraId="6E305A8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ON</w:t>
      </w:r>
    </w:p>
    <w:p w14:paraId="500D932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ON</w:t>
      </w:r>
    </w:p>
    <w:p w14:paraId="33D4371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ON</w:t>
      </w:r>
    </w:p>
    <w:p w14:paraId="6F5205A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ON</w:t>
      </w:r>
    </w:p>
    <w:p w14:paraId="38AEEBF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ON</w:t>
      </w:r>
    </w:p>
    <w:p w14:paraId="29A06EE1" w14:textId="77777777" w:rsidR="000A6B49" w:rsidRPr="001E647A" w:rsidRDefault="000A6B49" w:rsidP="000A6B49">
      <w:pPr>
        <w:rPr>
          <w:rFonts w:ascii="Courier New" w:hAnsi="Courier New" w:cs="Courier New"/>
          <w:sz w:val="16"/>
          <w:szCs w:val="16"/>
        </w:rPr>
      </w:pPr>
    </w:p>
    <w:p w14:paraId="0ACA6E0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CIN CON   </w:t>
      </w:r>
      <w:proofErr w:type="gramStart"/>
      <w:r w:rsidRPr="001E647A">
        <w:rPr>
          <w:rFonts w:ascii="Courier New" w:hAnsi="Courier New" w:cs="Courier New"/>
          <w:sz w:val="16"/>
          <w:szCs w:val="16"/>
        </w:rPr>
        <w:t xml:space="preserve">CINBRC  </w:t>
      </w:r>
      <w:proofErr w:type="spellStart"/>
      <w:r w:rsidRPr="001E647A">
        <w:rPr>
          <w:rFonts w:ascii="Courier New" w:hAnsi="Courier New" w:cs="Courier New"/>
          <w:sz w:val="16"/>
          <w:szCs w:val="16"/>
        </w:rPr>
        <w:t>CINBRC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p>
    <w:p w14:paraId="12EBD68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7C92375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1062AC5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OFF     </w:t>
      </w:r>
      <w:proofErr w:type="spellStart"/>
      <w:r w:rsidRPr="001E647A">
        <w:rPr>
          <w:rFonts w:ascii="Courier New" w:hAnsi="Courier New" w:cs="Courier New"/>
          <w:sz w:val="16"/>
          <w:szCs w:val="16"/>
        </w:rPr>
        <w:t>OFF</w:t>
      </w:r>
      <w:proofErr w:type="spellEnd"/>
    </w:p>
    <w:p w14:paraId="347AA9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OFF     </w:t>
      </w:r>
      <w:proofErr w:type="spellStart"/>
      <w:r w:rsidRPr="001E647A">
        <w:rPr>
          <w:rFonts w:ascii="Courier New" w:hAnsi="Courier New" w:cs="Courier New"/>
          <w:sz w:val="16"/>
          <w:szCs w:val="16"/>
        </w:rPr>
        <w:t>OFF</w:t>
      </w:r>
      <w:proofErr w:type="spellEnd"/>
    </w:p>
    <w:p w14:paraId="60CFE9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2348FA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OFF     </w:t>
      </w:r>
      <w:proofErr w:type="spellStart"/>
      <w:r w:rsidRPr="001E647A">
        <w:rPr>
          <w:rFonts w:ascii="Courier New" w:hAnsi="Courier New" w:cs="Courier New"/>
          <w:sz w:val="16"/>
          <w:szCs w:val="16"/>
        </w:rPr>
        <w:t>OFF</w:t>
      </w:r>
      <w:proofErr w:type="spellEnd"/>
    </w:p>
    <w:p w14:paraId="41CEF1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3B25A6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2E7D4CB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17F593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432C437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DSi          OFF     </w:t>
      </w:r>
      <w:proofErr w:type="spellStart"/>
      <w:r w:rsidRPr="001E647A">
        <w:rPr>
          <w:rFonts w:ascii="Courier New" w:hAnsi="Courier New" w:cs="Courier New"/>
          <w:sz w:val="16"/>
          <w:szCs w:val="16"/>
        </w:rPr>
        <w:t>OFF</w:t>
      </w:r>
      <w:proofErr w:type="spellEnd"/>
    </w:p>
    <w:p w14:paraId="1425729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BA8F6F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1C168CB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28200FA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71048F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5704A61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68646F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70270A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24D53DC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23B09C4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968B34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50B26FF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687DB03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38DE203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3C87EAC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4547931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65E394C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66D0716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659C9DE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44631E1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2986D49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3495819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6699393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1F342DF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2FD4782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05117F8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0B571DD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28207DE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0189B9C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1BA8614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25A9C3A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7CC3CC9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7E8CF37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0660C3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65EF023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1D35550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220B82E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2EA9827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37FF62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5B7C572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4C29947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7230A23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ALK           ON      </w:t>
      </w:r>
      <w:proofErr w:type="spellStart"/>
      <w:r w:rsidRPr="001E647A">
        <w:rPr>
          <w:rFonts w:ascii="Courier New" w:hAnsi="Courier New" w:cs="Courier New"/>
          <w:sz w:val="16"/>
          <w:szCs w:val="16"/>
        </w:rPr>
        <w:t>ON</w:t>
      </w:r>
      <w:proofErr w:type="spellEnd"/>
    </w:p>
    <w:p w14:paraId="4ECD13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2C7762C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7B1645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207D3EE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7FE2A0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343BAD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708647F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6A84A48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7DA9A7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709C7F8C" w14:textId="77777777" w:rsidR="000A6B49" w:rsidRPr="001E647A" w:rsidRDefault="000A6B49" w:rsidP="000A6B49">
      <w:pPr>
        <w:rPr>
          <w:rFonts w:ascii="Courier New" w:hAnsi="Courier New" w:cs="Courier New"/>
          <w:sz w:val="16"/>
          <w:szCs w:val="16"/>
        </w:rPr>
      </w:pPr>
    </w:p>
    <w:p w14:paraId="3ED6044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CTR CON   </w:t>
      </w:r>
      <w:proofErr w:type="gramStart"/>
      <w:r w:rsidRPr="001E647A">
        <w:rPr>
          <w:rFonts w:ascii="Courier New" w:hAnsi="Courier New" w:cs="Courier New"/>
          <w:sz w:val="16"/>
          <w:szCs w:val="16"/>
        </w:rPr>
        <w:t xml:space="preserve">CTRTRC  </w:t>
      </w:r>
      <w:proofErr w:type="spellStart"/>
      <w:r w:rsidRPr="001E647A">
        <w:rPr>
          <w:rFonts w:ascii="Courier New" w:hAnsi="Courier New" w:cs="Courier New"/>
          <w:sz w:val="16"/>
          <w:szCs w:val="16"/>
        </w:rPr>
        <w:t>CTRTRC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p>
    <w:p w14:paraId="336F4A0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4F788CE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5EC2F60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7866330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03C0796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09FD05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ACED73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7C2278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5182F4F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27FBD92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03C5B27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DSi          OFF     </w:t>
      </w:r>
      <w:proofErr w:type="spellStart"/>
      <w:r w:rsidRPr="001E647A">
        <w:rPr>
          <w:rFonts w:ascii="Courier New" w:hAnsi="Courier New" w:cs="Courier New"/>
          <w:sz w:val="16"/>
          <w:szCs w:val="16"/>
        </w:rPr>
        <w:t>OFF</w:t>
      </w:r>
      <w:proofErr w:type="spellEnd"/>
    </w:p>
    <w:p w14:paraId="525B384C"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r w:rsidRPr="001E647A">
        <w:rPr>
          <w:rFonts w:ascii="Courier New" w:hAnsi="Courier New" w:cs="Courier New"/>
          <w:sz w:val="16"/>
          <w:szCs w:val="16"/>
        </w:rPr>
        <w:t xml:space="preserve"> </w:t>
      </w:r>
    </w:p>
    <w:p w14:paraId="108B8BA3"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54789F6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32879B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1764F44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16FC614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6B2B87B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0002BC3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03FC70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0663F1F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346D52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0F6C88B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51C6363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3C1BA6D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0BDD4A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4390030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06D0B50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0FBCA73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536746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3C061AA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5138EB4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0FA6091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6FB8519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0D1FB0B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13CBAE8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07F26A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79DA35E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4351E0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371C118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4AD8ACD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756BEE0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489668C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4D3EF1B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2CBB54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5BF6165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0AC3241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7B4CE1E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4F82EF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6D3CFE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580D5B6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1379A32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3C74728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5A5B2FD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ZOO1         OFF     </w:t>
      </w:r>
      <w:proofErr w:type="spellStart"/>
      <w:r w:rsidRPr="001E647A">
        <w:rPr>
          <w:rFonts w:ascii="Courier New" w:hAnsi="Courier New" w:cs="Courier New"/>
          <w:sz w:val="16"/>
          <w:szCs w:val="16"/>
        </w:rPr>
        <w:t>OFF</w:t>
      </w:r>
      <w:proofErr w:type="spellEnd"/>
    </w:p>
    <w:p w14:paraId="7748044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20DA08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774450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7288D0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05B91F2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29EC496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68C9878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16622BD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4F38244E" w14:textId="77777777" w:rsidR="000A6B49" w:rsidRPr="001E647A" w:rsidRDefault="000A6B49" w:rsidP="000A6B49">
      <w:pPr>
        <w:rPr>
          <w:rFonts w:ascii="Courier New" w:hAnsi="Courier New" w:cs="Courier New"/>
          <w:sz w:val="16"/>
          <w:szCs w:val="16"/>
        </w:rPr>
      </w:pPr>
    </w:p>
    <w:p w14:paraId="37D5985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CDT CON   </w:t>
      </w:r>
      <w:proofErr w:type="gramStart"/>
      <w:r w:rsidRPr="001E647A">
        <w:rPr>
          <w:rFonts w:ascii="Courier New" w:hAnsi="Courier New" w:cs="Courier New"/>
          <w:sz w:val="16"/>
          <w:szCs w:val="16"/>
        </w:rPr>
        <w:t xml:space="preserve">CDTBRC  </w:t>
      </w:r>
      <w:proofErr w:type="spellStart"/>
      <w:r w:rsidRPr="001E647A">
        <w:rPr>
          <w:rFonts w:ascii="Courier New" w:hAnsi="Courier New" w:cs="Courier New"/>
          <w:sz w:val="16"/>
          <w:szCs w:val="16"/>
        </w:rPr>
        <w:t>CDTBRC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p>
    <w:p w14:paraId="1841C01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2D73B3B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4AC30AA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377CED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4EB60DF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39427E9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6FF5A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4D3032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4D0DFB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2C78C3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2FFCF01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DSi          OFF     </w:t>
      </w:r>
      <w:proofErr w:type="spellStart"/>
      <w:r w:rsidRPr="001E647A">
        <w:rPr>
          <w:rFonts w:ascii="Courier New" w:hAnsi="Courier New" w:cs="Courier New"/>
          <w:sz w:val="16"/>
          <w:szCs w:val="16"/>
        </w:rPr>
        <w:t>OFF</w:t>
      </w:r>
      <w:proofErr w:type="spellEnd"/>
    </w:p>
    <w:p w14:paraId="15942B14"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0456DFD"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329966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420EF1E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526340A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44B310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249901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1CE8356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13556EE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4F8CA6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61E9DA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637424E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79B7AAE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1624074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7F37306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034835C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04432D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2039CD9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6490AD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1D4AC35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5833CD7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565D722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59F0C63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04F0FE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2C5F67A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63179F7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1C4DB4D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6C1F1AF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005AF39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3C3FAA9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7181432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06FAB3B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5ACC7CD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71DF3C3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1C17106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3BDE3A2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576AD7F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38EC16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541857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44EB7A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18C4965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48C8734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4CFB45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5E9EAB5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0820C3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BE8F49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LPOM_P        ON      </w:t>
      </w:r>
      <w:proofErr w:type="spellStart"/>
      <w:r w:rsidRPr="001E647A">
        <w:rPr>
          <w:rFonts w:ascii="Courier New" w:hAnsi="Courier New" w:cs="Courier New"/>
          <w:sz w:val="16"/>
          <w:szCs w:val="16"/>
        </w:rPr>
        <w:t>ON</w:t>
      </w:r>
      <w:proofErr w:type="spellEnd"/>
    </w:p>
    <w:p w14:paraId="62FC174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7C15D12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6C051D7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1B47E12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2F9572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134EEBB6" w14:textId="77777777" w:rsidR="000A6B49" w:rsidRPr="001E647A" w:rsidRDefault="000A6B49" w:rsidP="000A6B49">
      <w:pPr>
        <w:rPr>
          <w:rFonts w:ascii="Courier New" w:hAnsi="Courier New" w:cs="Courier New"/>
          <w:sz w:val="16"/>
          <w:szCs w:val="16"/>
        </w:rPr>
      </w:pPr>
    </w:p>
    <w:p w14:paraId="55B562A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CPR CON   </w:t>
      </w:r>
      <w:proofErr w:type="gramStart"/>
      <w:r w:rsidRPr="001E647A">
        <w:rPr>
          <w:rFonts w:ascii="Courier New" w:hAnsi="Courier New" w:cs="Courier New"/>
          <w:sz w:val="16"/>
          <w:szCs w:val="16"/>
        </w:rPr>
        <w:t xml:space="preserve">CPRBRC  </w:t>
      </w:r>
      <w:proofErr w:type="spellStart"/>
      <w:r w:rsidRPr="001E647A">
        <w:rPr>
          <w:rFonts w:ascii="Courier New" w:hAnsi="Courier New" w:cs="Courier New"/>
          <w:sz w:val="16"/>
          <w:szCs w:val="16"/>
        </w:rPr>
        <w:t>CPRBRC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p>
    <w:p w14:paraId="2A95BF9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4DE2C1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0F28B1B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2737863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18259F3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7658C3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65BDD9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4D50051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11DF9E5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4ACA53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4EFD1A3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DSi          OFF     </w:t>
      </w:r>
      <w:proofErr w:type="spellStart"/>
      <w:r w:rsidRPr="001E647A">
        <w:rPr>
          <w:rFonts w:ascii="Courier New" w:hAnsi="Courier New" w:cs="Courier New"/>
          <w:sz w:val="16"/>
          <w:szCs w:val="16"/>
        </w:rPr>
        <w:t>OFF</w:t>
      </w:r>
      <w:proofErr w:type="spellEnd"/>
    </w:p>
    <w:p w14:paraId="5EE4764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D9AF6CE"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3CFB3B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0D2DBC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2EAD49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48EC030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213D556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4902F25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1116DE5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355CDCC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68E1C4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54DF97C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20CF5C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4E14E5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12A58B8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73E5C02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5008C43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7B5D944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500F51F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76C97F9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2B2FFF5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6B64B8C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1210846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1EB4379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02C468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43E8F00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5A4C2E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37A0068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1127BE8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3CC4946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5C7D69E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5255089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2336F60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E8A13D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6228AF2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4DD4F3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7D7DA2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57E2157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175DEBA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0926C18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2EDA6F8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0CF50C4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2FE398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496F170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45D3AB0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45527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31E976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RPOM_P        ON      </w:t>
      </w:r>
      <w:proofErr w:type="spellStart"/>
      <w:r w:rsidRPr="001E647A">
        <w:rPr>
          <w:rFonts w:ascii="Courier New" w:hAnsi="Courier New" w:cs="Courier New"/>
          <w:sz w:val="16"/>
          <w:szCs w:val="16"/>
        </w:rPr>
        <w:t>ON</w:t>
      </w:r>
      <w:proofErr w:type="spellEnd"/>
    </w:p>
    <w:p w14:paraId="6479D06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303D53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3BCBF6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1AC864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14C83606" w14:textId="77777777" w:rsidR="000A6B49" w:rsidRPr="00362C7A" w:rsidRDefault="000A6B49" w:rsidP="000A6B49">
      <w:pPr>
        <w:rPr>
          <w:rFonts w:ascii="Courier New" w:hAnsi="Courier New" w:cs="Courier New"/>
        </w:rPr>
      </w:pPr>
    </w:p>
    <w:p w14:paraId="5FCD41FE" w14:textId="77777777" w:rsidR="000A6B49" w:rsidRPr="00362C7A" w:rsidRDefault="000A6B49" w:rsidP="000A6B49">
      <w:pPr>
        <w:rPr>
          <w:b/>
          <w:u w:val="single"/>
        </w:rPr>
      </w:pPr>
      <w:r w:rsidRPr="00362C7A">
        <w:rPr>
          <w:b/>
          <w:u w:val="single"/>
        </w:rPr>
        <w:t>New control files</w:t>
      </w:r>
    </w:p>
    <w:p w14:paraId="6069A7DB" w14:textId="29D0D525" w:rsidR="000A6B49" w:rsidRPr="00021F7D" w:rsidRDefault="000A6B49" w:rsidP="000A6B49">
      <w:pPr>
        <w:rPr>
          <w:sz w:val="20"/>
          <w:szCs w:val="18"/>
        </w:rPr>
      </w:pPr>
      <w:r w:rsidRPr="00021F7D">
        <w:rPr>
          <w:sz w:val="20"/>
          <w:szCs w:val="18"/>
        </w:rPr>
        <w:t>Based on the options the user turns ON or OFF, new control files are required. These new control files are named</w:t>
      </w:r>
      <w:r w:rsidR="00624B65">
        <w:rPr>
          <w:sz w:val="20"/>
          <w:szCs w:val="18"/>
        </w:rPr>
        <w:t xml:space="preserve"> below:</w:t>
      </w:r>
    </w:p>
    <w:p w14:paraId="50595CB1" w14:textId="77777777" w:rsidR="000A6B49" w:rsidRPr="00021F7D" w:rsidRDefault="000A6B49" w:rsidP="009544C1">
      <w:pPr>
        <w:pStyle w:val="ListParagraph"/>
        <w:numPr>
          <w:ilvl w:val="0"/>
          <w:numId w:val="22"/>
        </w:numPr>
        <w:rPr>
          <w:sz w:val="20"/>
          <w:szCs w:val="20"/>
        </w:rPr>
      </w:pPr>
      <w:r w:rsidRPr="003D116B">
        <w:rPr>
          <w:b/>
          <w:bCs/>
          <w:sz w:val="20"/>
          <w:szCs w:val="20"/>
        </w:rPr>
        <w:t>w2_selective.npt</w:t>
      </w:r>
      <w:r w:rsidRPr="00021F7D">
        <w:rPr>
          <w:sz w:val="20"/>
          <w:szCs w:val="20"/>
        </w:rPr>
        <w:t xml:space="preserve"> – new variables controlling the selective withdrawal algorithm to select temperature targets</w:t>
      </w:r>
    </w:p>
    <w:p w14:paraId="0F45CDDE" w14:textId="77777777" w:rsidR="000A6B49" w:rsidRPr="00021F7D" w:rsidRDefault="000A6B49" w:rsidP="009544C1">
      <w:pPr>
        <w:pStyle w:val="ListParagraph"/>
        <w:numPr>
          <w:ilvl w:val="0"/>
          <w:numId w:val="22"/>
        </w:numPr>
        <w:rPr>
          <w:sz w:val="20"/>
          <w:szCs w:val="20"/>
        </w:rPr>
      </w:pPr>
      <w:r w:rsidRPr="003D116B">
        <w:rPr>
          <w:b/>
          <w:bCs/>
          <w:sz w:val="20"/>
          <w:szCs w:val="20"/>
        </w:rPr>
        <w:t>w2_habitat.npt</w:t>
      </w:r>
      <w:r w:rsidRPr="00021F7D">
        <w:rPr>
          <w:sz w:val="20"/>
          <w:szCs w:val="20"/>
        </w:rPr>
        <w:t xml:space="preserve"> – new variables controlling fish habitat limits for temperature and dissolved oxygen and surface and segment volume weighted eutrophication state variables</w:t>
      </w:r>
    </w:p>
    <w:p w14:paraId="03F76FC8" w14:textId="77777777" w:rsidR="000A6B49" w:rsidRPr="00021F7D" w:rsidRDefault="000A6B49" w:rsidP="009544C1">
      <w:pPr>
        <w:pStyle w:val="ListParagraph"/>
        <w:numPr>
          <w:ilvl w:val="0"/>
          <w:numId w:val="22"/>
        </w:numPr>
        <w:rPr>
          <w:sz w:val="20"/>
          <w:szCs w:val="20"/>
        </w:rPr>
      </w:pPr>
      <w:r w:rsidRPr="003D116B">
        <w:rPr>
          <w:b/>
          <w:bCs/>
          <w:sz w:val="20"/>
          <w:szCs w:val="20"/>
        </w:rPr>
        <w:t>w2_envirpf.npt</w:t>
      </w:r>
      <w:r w:rsidRPr="00021F7D">
        <w:rPr>
          <w:sz w:val="20"/>
          <w:szCs w:val="20"/>
        </w:rPr>
        <w:t xml:space="preserve"> – new variables controlling setting environmental performance criteria</w:t>
      </w:r>
    </w:p>
    <w:p w14:paraId="4687ECA0" w14:textId="77777777" w:rsidR="000A6B49" w:rsidRPr="00021F7D" w:rsidRDefault="000A6B49" w:rsidP="009544C1">
      <w:pPr>
        <w:pStyle w:val="ListParagraph"/>
        <w:numPr>
          <w:ilvl w:val="0"/>
          <w:numId w:val="22"/>
        </w:numPr>
        <w:rPr>
          <w:sz w:val="20"/>
          <w:szCs w:val="20"/>
        </w:rPr>
      </w:pPr>
      <w:r w:rsidRPr="003D116B">
        <w:rPr>
          <w:b/>
          <w:bCs/>
          <w:sz w:val="20"/>
          <w:szCs w:val="20"/>
        </w:rPr>
        <w:t>w2_aerate.npt</w:t>
      </w:r>
      <w:r w:rsidRPr="00021F7D">
        <w:rPr>
          <w:sz w:val="20"/>
          <w:szCs w:val="20"/>
        </w:rPr>
        <w:t xml:space="preserve"> – variables describing use of dissolved oxygen addition to enhance dissolved oxygen levels through diffusers </w:t>
      </w:r>
    </w:p>
    <w:p w14:paraId="678D8CF7" w14:textId="77777777" w:rsidR="000A6B49" w:rsidRPr="00021F7D" w:rsidRDefault="000A6B49" w:rsidP="000A6B49">
      <w:pPr>
        <w:rPr>
          <w:sz w:val="20"/>
          <w:szCs w:val="18"/>
        </w:rPr>
      </w:pPr>
      <w:r w:rsidRPr="00021F7D">
        <w:rPr>
          <w:sz w:val="20"/>
          <w:szCs w:val="18"/>
        </w:rPr>
        <w:t>Details of these new control files are in the CE-QUAL-W2 User Manual.</w:t>
      </w:r>
    </w:p>
    <w:p w14:paraId="3C65CD93" w14:textId="77777777" w:rsidR="000A6B49" w:rsidRDefault="000A6B49" w:rsidP="007413DA">
      <w:pPr>
        <w:pStyle w:val="Heading2"/>
      </w:pPr>
      <w:r>
        <w:br w:type="page"/>
      </w:r>
      <w:bookmarkStart w:id="123" w:name="_Toc12431461"/>
      <w:bookmarkStart w:id="124" w:name="_Toc48576298"/>
      <w:r w:rsidRPr="005B74BC">
        <w:lastRenderedPageBreak/>
        <w:t>Differences between Version 3.</w:t>
      </w:r>
      <w:r>
        <w:t>6</w:t>
      </w:r>
      <w:r w:rsidRPr="005B74BC">
        <w:t xml:space="preserve"> and Version 3.5</w:t>
      </w:r>
      <w:bookmarkEnd w:id="123"/>
      <w:bookmarkEnd w:id="124"/>
    </w:p>
    <w:p w14:paraId="0AE9962F" w14:textId="77777777" w:rsidR="009F0578" w:rsidRDefault="000A6B49" w:rsidP="00C37447">
      <w:r w:rsidRPr="00021F7D">
        <w:t>Version 3.6 can be run without changing any of the input files, even though the preprocessor will identify errors in the control file because of missing variables. Below is a highlighted list of locations in the file w2_con.npt where additional variables have been added. There are no other changes in the input files for Version 3.6.</w:t>
      </w:r>
    </w:p>
    <w:p w14:paraId="2D127B51" w14:textId="19AC87FC" w:rsidR="000A6B49" w:rsidRPr="00021F7D" w:rsidRDefault="000A6B49" w:rsidP="00C37447">
      <w:r w:rsidRPr="00021F7D">
        <w:t xml:space="preserve"> </w:t>
      </w:r>
    </w:p>
    <w:p w14:paraId="39119197" w14:textId="57CE7E7D" w:rsidR="000A6B49" w:rsidRPr="00021F7D" w:rsidRDefault="000A6B49" w:rsidP="003D116B">
      <w:r w:rsidRPr="00021F7D">
        <w:t xml:space="preserve">The TKE algorithm has been updated with new algorithms that match experimental tank data for kinetic energy and dissipation. This is based on a </w:t>
      </w:r>
      <w:r w:rsidR="009F0578" w:rsidRPr="00021F7D">
        <w:t>master’s</w:t>
      </w:r>
      <w:r w:rsidRPr="00021F7D">
        <w:t xml:space="preserve"> </w:t>
      </w:r>
      <w:r w:rsidR="009F0578">
        <w:t>d</w:t>
      </w:r>
      <w:r w:rsidRPr="00021F7D">
        <w:t xml:space="preserve">egree project by Sam Gould at Portland State University. A new user option is the TKE1 algorithm, in addition to the legacy algorithm TKE. This results in several new input variables on the following line of the </w:t>
      </w:r>
      <w:r w:rsidRPr="00273140">
        <w:rPr>
          <w:b/>
          <w:bCs/>
          <w:rPrChange w:id="125" w:author="Honnalore Steissberg" w:date="2021-09-14T11:43:00Z">
            <w:rPr/>
          </w:rPrChange>
        </w:rPr>
        <w:t>w2_con.npt</w:t>
      </w:r>
      <w:r w:rsidRPr="00021F7D">
        <w:t xml:space="preserve"> file that are only active if TKE1 is chosen for AZC:</w:t>
      </w:r>
    </w:p>
    <w:p w14:paraId="720B2C6A" w14:textId="77777777" w:rsidR="000A6B49" w:rsidRPr="00BE27BA" w:rsidRDefault="000A6B49" w:rsidP="000A6B49">
      <w:pPr>
        <w:rPr>
          <w:rFonts w:ascii="Courier New" w:hAnsi="Courier New" w:cs="Courier New"/>
          <w:sz w:val="16"/>
          <w:szCs w:val="16"/>
        </w:rPr>
      </w:pPr>
      <w:r w:rsidRPr="00BE27BA">
        <w:rPr>
          <w:rFonts w:ascii="Courier New" w:hAnsi="Courier New" w:cs="Courier New"/>
          <w:sz w:val="16"/>
          <w:szCs w:val="16"/>
        </w:rPr>
        <w:t xml:space="preserve">EDDY VISC    AZC   AZSLC   AZMAX     </w:t>
      </w:r>
      <w:r w:rsidRPr="00BE27BA">
        <w:rPr>
          <w:rFonts w:ascii="Courier New" w:hAnsi="Courier New" w:cs="Courier New"/>
          <w:sz w:val="16"/>
          <w:szCs w:val="16"/>
          <w:highlight w:val="yellow"/>
        </w:rPr>
        <w:t xml:space="preserve">FBC       E   ARODI STRCKLR </w:t>
      </w:r>
      <w:proofErr w:type="gramStart"/>
      <w:r w:rsidRPr="00BE27BA">
        <w:rPr>
          <w:rFonts w:ascii="Courier New" w:hAnsi="Courier New" w:cs="Courier New"/>
          <w:sz w:val="16"/>
          <w:szCs w:val="16"/>
          <w:highlight w:val="yellow"/>
        </w:rPr>
        <w:t>BOUNDFR  TKECAL</w:t>
      </w:r>
      <w:proofErr w:type="gramEnd"/>
    </w:p>
    <w:p w14:paraId="31B3C131" w14:textId="77777777" w:rsidR="000A6B49" w:rsidRDefault="000A6B49" w:rsidP="000A6B49">
      <w:pPr>
        <w:rPr>
          <w:rFonts w:ascii="Courier New" w:hAnsi="Courier New" w:cs="Courier New"/>
          <w:sz w:val="16"/>
          <w:szCs w:val="16"/>
        </w:rPr>
      </w:pPr>
      <w:r w:rsidRPr="00BE27BA">
        <w:rPr>
          <w:rFonts w:ascii="Courier New" w:hAnsi="Courier New" w:cs="Courier New"/>
          <w:sz w:val="16"/>
          <w:szCs w:val="16"/>
        </w:rPr>
        <w:t xml:space="preserve">WB 1          W2     IMP 1.00000       </w:t>
      </w:r>
      <w:r w:rsidRPr="00BE27BA">
        <w:rPr>
          <w:rFonts w:ascii="Courier New" w:hAnsi="Courier New" w:cs="Courier New"/>
          <w:sz w:val="16"/>
          <w:szCs w:val="16"/>
          <w:highlight w:val="yellow"/>
        </w:rPr>
        <w:t>3   9.535   0.430    24.0   10.00     IMP</w:t>
      </w:r>
    </w:p>
    <w:p w14:paraId="580730D1" w14:textId="77777777" w:rsidR="000A6B49" w:rsidRPr="00BE27BA" w:rsidRDefault="000A6B49" w:rsidP="000A6B49">
      <w:pPr>
        <w:tabs>
          <w:tab w:val="left" w:pos="2244"/>
        </w:tabs>
        <w:rPr>
          <w:rFonts w:ascii="Courier New" w:hAnsi="Courier New" w:cs="Courier New"/>
          <w:sz w:val="16"/>
          <w:szCs w:val="16"/>
        </w:rPr>
      </w:pPr>
      <w:r>
        <w:rPr>
          <w:rFonts w:ascii="Courier New" w:hAnsi="Courier New" w:cs="Courier New"/>
          <w:sz w:val="16"/>
          <w:szCs w:val="16"/>
        </w:rPr>
        <w:tab/>
      </w:r>
    </w:p>
    <w:p w14:paraId="26E8AEB9" w14:textId="77777777" w:rsidR="000A6B49" w:rsidRPr="00021F7D" w:rsidRDefault="000A6B49" w:rsidP="003D116B">
      <w:r w:rsidRPr="00021F7D">
        <w:t>The roughness height of the water for correction of the vertical velocity wind profile is now a user-defined input, z</w:t>
      </w:r>
      <w:r w:rsidRPr="00021F7D">
        <w:rPr>
          <w:vertAlign w:val="subscript"/>
        </w:rPr>
        <w:t>0</w:t>
      </w:r>
      <w:r w:rsidRPr="00021F7D">
        <w:t>. Prior to this the model had hardwired the value of z</w:t>
      </w:r>
      <w:r w:rsidRPr="00021F7D">
        <w:rPr>
          <w:vertAlign w:val="subscript"/>
        </w:rPr>
        <w:t>0</w:t>
      </w:r>
      <w:r w:rsidRPr="00021F7D">
        <w:t>=0.003 m for wind speed correction at 2m (for evaporation where wind height at 2 m is typical) and z</w:t>
      </w:r>
      <w:r w:rsidRPr="00021F7D">
        <w:rPr>
          <w:vertAlign w:val="subscript"/>
        </w:rPr>
        <w:t>0</w:t>
      </w:r>
      <w:r w:rsidRPr="00021F7D">
        <w:t>=0.01 m for wind at 10 m (for shear stress calculations where wind height of 10 m is typical). For consistency, both conversions now use the same value of roughness height. If the user does not specify the value of z</w:t>
      </w:r>
      <w:r w:rsidRPr="00021F7D">
        <w:rPr>
          <w:vertAlign w:val="subscript"/>
        </w:rPr>
        <w:t xml:space="preserve">0 </w:t>
      </w:r>
      <w:r w:rsidRPr="00021F7D">
        <w:t>(for example if he/she leaves the spaces blank for z</w:t>
      </w:r>
      <w:r w:rsidRPr="00021F7D">
        <w:rPr>
          <w:vertAlign w:val="subscript"/>
        </w:rPr>
        <w:t>0</w:t>
      </w:r>
      <w:r w:rsidRPr="00021F7D">
        <w:t xml:space="preserve"> using a V3.5 control file), the code uses 0.001 m.</w:t>
      </w:r>
    </w:p>
    <w:p w14:paraId="4783BF28" w14:textId="77777777" w:rsidR="000A6B49" w:rsidRPr="00BE27BA" w:rsidRDefault="000A6B49" w:rsidP="000A6B49">
      <w:pPr>
        <w:rPr>
          <w:rFonts w:ascii="Courier New" w:hAnsi="Courier New" w:cs="Courier New"/>
          <w:sz w:val="16"/>
          <w:szCs w:val="16"/>
        </w:rPr>
      </w:pPr>
      <w:r w:rsidRPr="00BE27BA">
        <w:rPr>
          <w:rFonts w:ascii="Courier New" w:hAnsi="Courier New" w:cs="Courier New"/>
          <w:sz w:val="16"/>
          <w:szCs w:val="16"/>
        </w:rPr>
        <w:t xml:space="preserve">HYD COEF      AX      DX    CBHE    TSED      FI   TSEDF   FRICC      </w:t>
      </w:r>
      <w:r w:rsidRPr="00BE27BA">
        <w:rPr>
          <w:rFonts w:ascii="Courier New" w:hAnsi="Courier New" w:cs="Courier New"/>
          <w:sz w:val="16"/>
          <w:szCs w:val="16"/>
          <w:highlight w:val="yellow"/>
        </w:rPr>
        <w:t>Z0</w:t>
      </w:r>
    </w:p>
    <w:p w14:paraId="2449341B" w14:textId="77777777" w:rsidR="000A6B49" w:rsidRDefault="000A6B49" w:rsidP="000A6B49">
      <w:pPr>
        <w:rPr>
          <w:rFonts w:ascii="Courier New" w:hAnsi="Courier New" w:cs="Courier New"/>
          <w:sz w:val="16"/>
          <w:szCs w:val="16"/>
        </w:rPr>
      </w:pPr>
      <w:r w:rsidRPr="00BE27BA">
        <w:rPr>
          <w:rFonts w:ascii="Courier New" w:hAnsi="Courier New" w:cs="Courier New"/>
          <w:sz w:val="16"/>
          <w:szCs w:val="16"/>
        </w:rPr>
        <w:t xml:space="preserve">WB 1     1.00000 1.00000 0.30000 11.5000 0.01000 1.00000    MANN   </w:t>
      </w:r>
      <w:r w:rsidRPr="00BE27BA">
        <w:rPr>
          <w:rFonts w:ascii="Courier New" w:hAnsi="Courier New" w:cs="Courier New"/>
          <w:sz w:val="16"/>
          <w:szCs w:val="16"/>
          <w:highlight w:val="yellow"/>
        </w:rPr>
        <w:t>0.001</w:t>
      </w:r>
      <w:r w:rsidRPr="00BE27BA">
        <w:rPr>
          <w:rFonts w:ascii="Courier New" w:hAnsi="Courier New" w:cs="Courier New"/>
          <w:sz w:val="16"/>
          <w:szCs w:val="16"/>
        </w:rPr>
        <w:t xml:space="preserve"> </w:t>
      </w:r>
    </w:p>
    <w:p w14:paraId="2760A9BB" w14:textId="77777777" w:rsidR="000A6B49" w:rsidRDefault="000A6B49" w:rsidP="000A6B49">
      <w:pPr>
        <w:rPr>
          <w:rFonts w:ascii="Courier New" w:hAnsi="Courier New" w:cs="Courier New"/>
          <w:sz w:val="16"/>
          <w:szCs w:val="16"/>
        </w:rPr>
      </w:pPr>
    </w:p>
    <w:p w14:paraId="425C2E12" w14:textId="77777777" w:rsidR="000A6B49" w:rsidRDefault="000A6B49" w:rsidP="000A6B49"/>
    <w:p w14:paraId="656038C9" w14:textId="3E332F10" w:rsidR="000A6B49" w:rsidRPr="00021F7D" w:rsidRDefault="000A6B49" w:rsidP="003D116B">
      <w:r w:rsidRPr="00021F7D">
        <w:t>A new option for output is in the format required for TECPLOT. For TECPLOT animation</w:t>
      </w:r>
      <w:r w:rsidR="009F0578">
        <w:t>,</w:t>
      </w:r>
      <w:r w:rsidRPr="00021F7D">
        <w:t xml:space="preserve"> there is only a flag in the CPL output line. This allows for easy model animation of the variables U, W, T, RHO, and all active constituents at the frequency specified by the CPL file as a function of distance and elevation.</w:t>
      </w:r>
    </w:p>
    <w:p w14:paraId="376F6577" w14:textId="77777777" w:rsidR="000A6B49" w:rsidRPr="00821CDE" w:rsidRDefault="000A6B49" w:rsidP="000A6B49">
      <w:pPr>
        <w:rPr>
          <w:rFonts w:ascii="Courier New" w:hAnsi="Courier New" w:cs="Courier New"/>
          <w:sz w:val="16"/>
          <w:szCs w:val="18"/>
        </w:rPr>
      </w:pPr>
      <w:r w:rsidRPr="00821CDE">
        <w:rPr>
          <w:rFonts w:ascii="Courier New" w:hAnsi="Courier New" w:cs="Courier New"/>
          <w:sz w:val="16"/>
          <w:szCs w:val="18"/>
        </w:rPr>
        <w:t xml:space="preserve">CPL PLOT    CPLC    NCPL </w:t>
      </w:r>
      <w:r w:rsidRPr="00821CDE">
        <w:rPr>
          <w:rFonts w:ascii="Courier New" w:hAnsi="Courier New" w:cs="Courier New"/>
          <w:sz w:val="16"/>
          <w:szCs w:val="18"/>
          <w:highlight w:val="yellow"/>
        </w:rPr>
        <w:t>TECPLOT</w:t>
      </w:r>
    </w:p>
    <w:p w14:paraId="47945607" w14:textId="77777777" w:rsidR="000A6B49" w:rsidRPr="00821CDE" w:rsidRDefault="000A6B49" w:rsidP="000A6B49">
      <w:pPr>
        <w:rPr>
          <w:rFonts w:ascii="Courier New" w:hAnsi="Courier New" w:cs="Courier New"/>
          <w:sz w:val="16"/>
          <w:szCs w:val="18"/>
        </w:rPr>
      </w:pPr>
      <w:r w:rsidRPr="00821CDE">
        <w:rPr>
          <w:rFonts w:ascii="Courier New" w:hAnsi="Courier New" w:cs="Courier New"/>
          <w:sz w:val="16"/>
          <w:szCs w:val="18"/>
        </w:rPr>
        <w:t xml:space="preserve">WB 1          ON       1      </w:t>
      </w:r>
      <w:r w:rsidRPr="00821CDE">
        <w:rPr>
          <w:rFonts w:ascii="Courier New" w:hAnsi="Courier New" w:cs="Courier New"/>
          <w:sz w:val="16"/>
          <w:szCs w:val="18"/>
          <w:highlight w:val="yellow"/>
        </w:rPr>
        <w:t>ON</w:t>
      </w:r>
    </w:p>
    <w:p w14:paraId="20B5358B" w14:textId="77777777" w:rsidR="000A6B49" w:rsidRDefault="000A6B49" w:rsidP="000A6B49">
      <w:pPr>
        <w:rPr>
          <w:rFonts w:ascii="Courier New" w:hAnsi="Courier New" w:cs="Courier New"/>
          <w:sz w:val="18"/>
          <w:szCs w:val="18"/>
        </w:rPr>
      </w:pPr>
    </w:p>
    <w:p w14:paraId="62D3D7A8" w14:textId="4CA1562C" w:rsidR="000A6B49" w:rsidRPr="00021F7D" w:rsidRDefault="000A6B49" w:rsidP="003D116B">
      <w:r w:rsidRPr="00021F7D">
        <w:t>A new variable for determining the fraction of NO3-N that is diffused into the sediments that becomes organic matter, or SED-N</w:t>
      </w:r>
      <w:r w:rsidR="009F0578">
        <w:t>,</w:t>
      </w:r>
      <w:r w:rsidRPr="00021F7D">
        <w:t xml:space="preserve"> was introduced. According to one study, only about 37% of NO</w:t>
      </w:r>
      <w:r w:rsidRPr="00021F7D">
        <w:rPr>
          <w:vertAlign w:val="subscript"/>
        </w:rPr>
        <w:t>3</w:t>
      </w:r>
      <w:r w:rsidRPr="00021F7D">
        <w:t>-N that diffuses into the sediments becomes incorporated into organic matter in the sediments. The rest is denitrified.</w:t>
      </w:r>
    </w:p>
    <w:p w14:paraId="740530C7" w14:textId="77777777" w:rsidR="000A6B49" w:rsidRDefault="000A6B49" w:rsidP="000A6B49">
      <w:pPr>
        <w:pStyle w:val="Examplebody"/>
        <w:ind w:left="270"/>
        <w:rPr>
          <w:rStyle w:val="Cardexample1"/>
        </w:rPr>
      </w:pPr>
      <w:r>
        <w:rPr>
          <w:rStyle w:val="Cardexample1"/>
        </w:rPr>
        <w:t>NITRATE    NO3DK    NO3S</w:t>
      </w:r>
      <w:r w:rsidRPr="00EE4C6E">
        <w:t xml:space="preserve"> </w:t>
      </w:r>
      <w:r w:rsidRPr="00D6292F">
        <w:rPr>
          <w:highlight w:val="yellow"/>
        </w:rPr>
        <w:t>FNO3SED</w:t>
      </w:r>
    </w:p>
    <w:p w14:paraId="062D3FF4" w14:textId="77777777" w:rsidR="000A6B49" w:rsidRDefault="000A6B49" w:rsidP="000A6B49">
      <w:pPr>
        <w:pStyle w:val="Examplebody"/>
        <w:ind w:left="270"/>
        <w:rPr>
          <w:rStyle w:val="Cardexample1"/>
        </w:rPr>
      </w:pPr>
      <w:r>
        <w:rPr>
          <w:rStyle w:val="Cardexample1"/>
        </w:rPr>
        <w:t xml:space="preserve">Wb 1        0.05     0.0    </w:t>
      </w:r>
      <w:r w:rsidRPr="00D6292F">
        <w:rPr>
          <w:rStyle w:val="Cardexample1"/>
        </w:rPr>
        <w:t>0.37</w:t>
      </w:r>
    </w:p>
    <w:p w14:paraId="10FB1849" w14:textId="77777777" w:rsidR="000A6B49" w:rsidRDefault="000A6B49" w:rsidP="000A6B49">
      <w:pPr>
        <w:pStyle w:val="Examplebody"/>
        <w:ind w:left="270"/>
        <w:rPr>
          <w:rStyle w:val="Cardexample1"/>
        </w:rPr>
      </w:pPr>
      <w:r>
        <w:rPr>
          <w:rStyle w:val="Cardexample1"/>
        </w:rPr>
        <w:t xml:space="preserve">Wb 2        0.05     0.0    </w:t>
      </w:r>
      <w:r w:rsidRPr="00D6292F">
        <w:rPr>
          <w:rStyle w:val="Cardexample1"/>
        </w:rPr>
        <w:t>0.37</w:t>
      </w:r>
    </w:p>
    <w:p w14:paraId="0BDF552E" w14:textId="77777777" w:rsidR="000A6B49" w:rsidRDefault="000A6B49" w:rsidP="000A6B49"/>
    <w:p w14:paraId="11D38315" w14:textId="7F122DCD" w:rsidR="000A6B49" w:rsidRPr="00021F7D" w:rsidRDefault="000A6B49" w:rsidP="003D116B">
      <w:r w:rsidRPr="00021F7D">
        <w:t>In V3.5</w:t>
      </w:r>
      <w:r w:rsidR="009F0578">
        <w:t>,</w:t>
      </w:r>
      <w:r w:rsidRPr="00021F7D">
        <w:t xml:space="preserve"> the model computed an average decay coefficient of the sediments based on what was deposited. The user now has the option to dynamically compute that decay rate or to have it fixed and controlled by the model user. A new variable was introduced called DYNSEDK</w:t>
      </w:r>
      <w:r w:rsidR="009934EF">
        <w:t>,</w:t>
      </w:r>
      <w:r w:rsidRPr="00021F7D">
        <w:t xml:space="preserve"> which is either ON/OFF to allow or not allow dynamic computation of the sediment decay rate.</w:t>
      </w:r>
    </w:p>
    <w:p w14:paraId="7A586709" w14:textId="77777777" w:rsidR="000A6B49" w:rsidRDefault="000A6B49" w:rsidP="000A6B49">
      <w:pPr>
        <w:pStyle w:val="Examplebody"/>
        <w:ind w:left="270"/>
        <w:rPr>
          <w:rStyle w:val="Cardexample1"/>
        </w:rPr>
      </w:pPr>
      <w:r>
        <w:rPr>
          <w:rStyle w:val="Cardexample1"/>
        </w:rPr>
        <w:lastRenderedPageBreak/>
        <w:t xml:space="preserve">SEDIMENT    SEDC   PRNSC   SEDCI    SEDK    SEDS    FSOD    FSED   SEDBR </w:t>
      </w:r>
      <w:r w:rsidRPr="0006657C">
        <w:rPr>
          <w:rStyle w:val="Cardexample1"/>
          <w:highlight w:val="yellow"/>
        </w:rPr>
        <w:t>DYNSEDK</w:t>
      </w:r>
    </w:p>
    <w:p w14:paraId="2C75BD21" w14:textId="77777777" w:rsidR="000A6B49" w:rsidRDefault="000A6B49" w:rsidP="000A6B49">
      <w:pPr>
        <w:pStyle w:val="Examplebody"/>
        <w:ind w:left="270"/>
        <w:rPr>
          <w:rStyle w:val="Cardexample1"/>
        </w:rPr>
      </w:pPr>
      <w:r>
        <w:rPr>
          <w:rStyle w:val="Cardexample1"/>
        </w:rPr>
        <w:t xml:space="preserve">Wb 1          ON      </w:t>
      </w:r>
      <w:proofErr w:type="spellStart"/>
      <w:r>
        <w:rPr>
          <w:rStyle w:val="Cardexample1"/>
        </w:rPr>
        <w:t>ON</w:t>
      </w:r>
      <w:proofErr w:type="spellEnd"/>
      <w:r>
        <w:rPr>
          <w:rStyle w:val="Cardexample1"/>
        </w:rPr>
        <w:t xml:space="preserve">     0.0     0.1     0.0     1.0     1.0   0.001     </w:t>
      </w:r>
      <w:r w:rsidRPr="0006657C">
        <w:rPr>
          <w:rStyle w:val="Cardexample1"/>
          <w:highlight w:val="yellow"/>
        </w:rPr>
        <w:t>OFF</w:t>
      </w:r>
      <w:r>
        <w:rPr>
          <w:rStyle w:val="Cardexample1"/>
        </w:rPr>
        <w:t xml:space="preserve">  </w:t>
      </w:r>
    </w:p>
    <w:p w14:paraId="3BE57461" w14:textId="77777777" w:rsidR="000A6B49" w:rsidRDefault="000A6B49" w:rsidP="000A6B49">
      <w:pPr>
        <w:pStyle w:val="Examplebody"/>
        <w:ind w:left="270"/>
        <w:rPr>
          <w:rStyle w:val="Cardexample1"/>
        </w:rPr>
      </w:pPr>
      <w:r>
        <w:rPr>
          <w:rStyle w:val="Cardexample1"/>
        </w:rPr>
        <w:t xml:space="preserve">Wb 2          ON      </w:t>
      </w:r>
      <w:proofErr w:type="spellStart"/>
      <w:r>
        <w:rPr>
          <w:rStyle w:val="Cardexample1"/>
        </w:rPr>
        <w:t>ON</w:t>
      </w:r>
      <w:proofErr w:type="spellEnd"/>
      <w:r>
        <w:rPr>
          <w:rStyle w:val="Cardexample1"/>
        </w:rPr>
        <w:t xml:space="preserve">     0.0     0.1     0.0     1.0     1.0   0.001     </w:t>
      </w:r>
      <w:r w:rsidRPr="0006657C">
        <w:rPr>
          <w:rStyle w:val="Cardexample1"/>
          <w:highlight w:val="yellow"/>
        </w:rPr>
        <w:t>OFF</w:t>
      </w:r>
    </w:p>
    <w:p w14:paraId="6CAE7B76" w14:textId="77777777" w:rsidR="000A6B49" w:rsidRDefault="000A6B49" w:rsidP="000A6B49"/>
    <w:p w14:paraId="7CC34FFB" w14:textId="5E969836" w:rsidR="000A6B49" w:rsidRPr="00021F7D" w:rsidRDefault="000A6B49" w:rsidP="00C37447">
      <w:r w:rsidRPr="00021F7D">
        <w:t xml:space="preserve">The </w:t>
      </w:r>
      <w:r w:rsidR="009934EF">
        <w:t>u</w:t>
      </w:r>
      <w:r w:rsidRPr="00021F7D">
        <w:t xml:space="preserve">ser can now specify the # of processors to use on the host computer. Most users find that setting NPROC=2 gets the best results. Sometimes setting this greater than 2 results in slower model performance. Also, the CLOSEC control closes the windows dialog box after the model completes its simulation. This is </w:t>
      </w:r>
      <w:r w:rsidR="009934EF">
        <w:t>helpful</w:t>
      </w:r>
      <w:r w:rsidR="009934EF" w:rsidRPr="00021F7D">
        <w:t xml:space="preserve"> </w:t>
      </w:r>
      <w:r w:rsidR="009934EF">
        <w:t>when</w:t>
      </w:r>
      <w:r w:rsidR="009934EF" w:rsidRPr="00021F7D">
        <w:t xml:space="preserve"> </w:t>
      </w:r>
      <w:r w:rsidRPr="00021F7D">
        <w:t xml:space="preserve">using the </w:t>
      </w:r>
      <w:r w:rsidR="009934EF">
        <w:t>W</w:t>
      </w:r>
      <w:r w:rsidRPr="00021F7D">
        <w:t>indows version of the release code in batch simulations. These are specified in the control file as follows:</w:t>
      </w:r>
    </w:p>
    <w:p w14:paraId="6BE04299" w14:textId="77777777" w:rsidR="000A6B49" w:rsidRPr="00415CDE" w:rsidRDefault="000A6B49" w:rsidP="000A6B49">
      <w:pPr>
        <w:rPr>
          <w:rFonts w:ascii="Courier New" w:hAnsi="Courier New" w:cs="Courier New"/>
          <w:sz w:val="16"/>
        </w:rPr>
      </w:pPr>
      <w:r w:rsidRPr="00415CDE">
        <w:rPr>
          <w:rFonts w:ascii="Courier New" w:hAnsi="Courier New" w:cs="Courier New"/>
          <w:sz w:val="16"/>
        </w:rPr>
        <w:t xml:space="preserve">GRID         NWB     NBR     IMX     KMX   </w:t>
      </w:r>
      <w:proofErr w:type="gramStart"/>
      <w:r w:rsidRPr="00415CDE">
        <w:rPr>
          <w:rFonts w:ascii="Courier New" w:hAnsi="Courier New" w:cs="Courier New"/>
          <w:sz w:val="16"/>
          <w:highlight w:val="yellow"/>
        </w:rPr>
        <w:t>NPROC  CLOSEC</w:t>
      </w:r>
      <w:proofErr w:type="gramEnd"/>
      <w:r w:rsidRPr="00415CDE">
        <w:rPr>
          <w:rFonts w:ascii="Courier New" w:hAnsi="Courier New" w:cs="Courier New"/>
          <w:sz w:val="16"/>
        </w:rPr>
        <w:t xml:space="preserve">  </w:t>
      </w:r>
    </w:p>
    <w:p w14:paraId="1567CF83" w14:textId="77777777" w:rsidR="000A6B49" w:rsidRPr="00415CDE" w:rsidRDefault="000A6B49" w:rsidP="000A6B49">
      <w:pPr>
        <w:rPr>
          <w:rFonts w:ascii="Courier New" w:hAnsi="Courier New" w:cs="Courier New"/>
          <w:sz w:val="16"/>
        </w:rPr>
      </w:pPr>
      <w:r w:rsidRPr="00415CDE">
        <w:rPr>
          <w:rFonts w:ascii="Courier New" w:hAnsi="Courier New" w:cs="Courier New"/>
          <w:sz w:val="16"/>
        </w:rPr>
        <w:t xml:space="preserve">               1       4      66</w:t>
      </w:r>
      <w:r>
        <w:rPr>
          <w:rFonts w:ascii="Courier New" w:hAnsi="Courier New" w:cs="Courier New"/>
          <w:sz w:val="16"/>
        </w:rPr>
        <w:t xml:space="preserve">     117       </w:t>
      </w:r>
      <w:r w:rsidRPr="00415CDE">
        <w:rPr>
          <w:rFonts w:ascii="Courier New" w:hAnsi="Courier New" w:cs="Courier New"/>
          <w:sz w:val="16"/>
          <w:highlight w:val="yellow"/>
        </w:rPr>
        <w:t>2      ON</w:t>
      </w:r>
      <w:r>
        <w:rPr>
          <w:rFonts w:ascii="Courier New" w:hAnsi="Courier New" w:cs="Courier New"/>
          <w:sz w:val="16"/>
        </w:rPr>
        <w:t xml:space="preserve">  </w:t>
      </w:r>
    </w:p>
    <w:p w14:paraId="4A9085AB" w14:textId="77777777" w:rsidR="000A6B49" w:rsidRPr="005B74BC" w:rsidRDefault="000A6B49" w:rsidP="007413DA">
      <w:pPr>
        <w:pStyle w:val="Heading2"/>
      </w:pPr>
      <w:r w:rsidRPr="005B74BC">
        <w:br w:type="page"/>
      </w:r>
      <w:bookmarkStart w:id="126" w:name="_Toc12431462"/>
      <w:bookmarkStart w:id="127" w:name="_Toc48576299"/>
      <w:r w:rsidRPr="005B74BC">
        <w:lastRenderedPageBreak/>
        <w:t>Differences between Version 3.2 and Version 3.5</w:t>
      </w:r>
      <w:bookmarkEnd w:id="126"/>
      <w:bookmarkEnd w:id="127"/>
    </w:p>
    <w:p w14:paraId="2564C9FD" w14:textId="77777777" w:rsidR="000A6B49" w:rsidRPr="005B74BC" w:rsidRDefault="000A6B49" w:rsidP="000A6B49"/>
    <w:p w14:paraId="26A5B2B9" w14:textId="6C383282" w:rsidR="000A6B49" w:rsidRPr="00021F7D" w:rsidRDefault="000A6B49" w:rsidP="00C37447">
      <w:r w:rsidRPr="00021F7D">
        <w:t xml:space="preserve">The differences in V3.5 and V3.2 input files are found in the control file: </w:t>
      </w:r>
      <w:r w:rsidRPr="00021F7D">
        <w:rPr>
          <w:b/>
        </w:rPr>
        <w:t xml:space="preserve">w2_con.npt </w:t>
      </w:r>
      <w:r w:rsidRPr="00021F7D">
        <w:t>and in the</w:t>
      </w:r>
      <w:r w:rsidRPr="00021F7D">
        <w:rPr>
          <w:b/>
        </w:rPr>
        <w:t xml:space="preserve"> </w:t>
      </w:r>
      <w:proofErr w:type="spellStart"/>
      <w:r w:rsidRPr="00021F7D">
        <w:rPr>
          <w:b/>
        </w:rPr>
        <w:t>graph.npt</w:t>
      </w:r>
      <w:proofErr w:type="spellEnd"/>
      <w:r w:rsidRPr="00021F7D">
        <w:rPr>
          <w:b/>
        </w:rPr>
        <w:t xml:space="preserve"> </w:t>
      </w:r>
      <w:r w:rsidRPr="00021F7D">
        <w:t xml:space="preserve">file. All other files are the same between the </w:t>
      </w:r>
      <w:ins w:id="128" w:author="Honnalore Steissberg" w:date="2021-09-10T15:19:00Z">
        <w:r w:rsidR="00C706BD">
          <w:t>two</w:t>
        </w:r>
      </w:ins>
      <w:r w:rsidRPr="00021F7D">
        <w:t xml:space="preserve"> versions.</w:t>
      </w:r>
    </w:p>
    <w:p w14:paraId="3DC62572" w14:textId="77777777" w:rsidR="000A6B49" w:rsidRPr="005B74BC" w:rsidRDefault="000A6B49" w:rsidP="00C37447"/>
    <w:p w14:paraId="75974FC4" w14:textId="77777777" w:rsidR="000A6B49" w:rsidRPr="005B74BC" w:rsidRDefault="000A6B49" w:rsidP="00C37447">
      <w:pPr>
        <w:rPr>
          <w:b/>
          <w:u w:val="single"/>
        </w:rPr>
      </w:pPr>
      <w:r w:rsidRPr="005B74BC">
        <w:rPr>
          <w:b/>
          <w:u w:val="single"/>
        </w:rPr>
        <w:t>w2_con.npt</w:t>
      </w:r>
    </w:p>
    <w:p w14:paraId="48DC0BBD" w14:textId="4DD238BD" w:rsidR="000A6B49" w:rsidRPr="00021F7D" w:rsidRDefault="000A6B49" w:rsidP="00C37447">
      <w:r w:rsidRPr="00021F7D">
        <w:t>Below is an example of parts of the control file from V3.5 where all new variables are highlighted. Most of these changes have to do with the new zooplankton, macrophyte, and state variables added to the model. See the User Manual for a list of changes between V3.2 and V3.5 in the version history. Also</w:t>
      </w:r>
      <w:r w:rsidR="00B173A8">
        <w:t>,</w:t>
      </w:r>
      <w:r w:rsidRPr="00021F7D">
        <w:t xml:space="preserve"> there were some deletions from the </w:t>
      </w:r>
      <w:r w:rsidRPr="003D116B">
        <w:rPr>
          <w:b/>
          <w:bCs/>
        </w:rPr>
        <w:t>V3.2 w2_con.npt</w:t>
      </w:r>
      <w:r w:rsidRPr="00021F7D">
        <w:t xml:space="preserve"> file. These are shown below. </w:t>
      </w:r>
    </w:p>
    <w:p w14:paraId="3CBB1D1D" w14:textId="77777777" w:rsidR="000A6B49" w:rsidRPr="005B74BC" w:rsidRDefault="000A6B49" w:rsidP="00C37447">
      <w:pPr>
        <w:rPr>
          <w:b/>
          <w:u w:val="single"/>
        </w:rPr>
      </w:pPr>
    </w:p>
    <w:p w14:paraId="7158B800" w14:textId="77777777" w:rsidR="000A6B49" w:rsidRPr="005B74BC" w:rsidRDefault="000A6B49" w:rsidP="000A6B49">
      <w:pPr>
        <w:rPr>
          <w:b/>
          <w:u w:val="single"/>
        </w:rPr>
      </w:pPr>
      <w:r w:rsidRPr="005B74BC">
        <w:rPr>
          <w:b/>
          <w:u w:val="single"/>
        </w:rPr>
        <w:t>New variables added to the control file are highlighted</w:t>
      </w:r>
    </w:p>
    <w:p w14:paraId="7397C95D" w14:textId="77777777" w:rsidR="000A6B49" w:rsidRPr="005B74BC" w:rsidRDefault="000A6B49" w:rsidP="000A6B49">
      <w:pPr>
        <w:rPr>
          <w:rFonts w:cs="Courier New"/>
          <w:sz w:val="16"/>
          <w:szCs w:val="16"/>
        </w:rPr>
      </w:pPr>
      <w:r w:rsidRPr="005B74BC">
        <w:rPr>
          <w:rFonts w:cs="Courier New"/>
          <w:sz w:val="16"/>
          <w:szCs w:val="16"/>
        </w:rPr>
        <w:t>.</w:t>
      </w:r>
    </w:p>
    <w:p w14:paraId="2114EE3F"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3B04AB4C"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IN/OUTFL     NTR     NST     NIW     NWD     NGT     NSP     NPI     NPU</w:t>
      </w:r>
    </w:p>
    <w:p w14:paraId="3D2C563B"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1       1       0       0       0       0       0       0</w:t>
      </w:r>
    </w:p>
    <w:p w14:paraId="68F4E42E" w14:textId="77777777" w:rsidR="000A6B49" w:rsidRPr="005B74BC" w:rsidRDefault="000A6B49" w:rsidP="000A6B49">
      <w:pPr>
        <w:rPr>
          <w:rFonts w:ascii="Courier New" w:hAnsi="Courier New" w:cs="Courier New"/>
          <w:sz w:val="16"/>
          <w:szCs w:val="16"/>
        </w:rPr>
      </w:pPr>
    </w:p>
    <w:p w14:paraId="15E2B53F"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CONSTITU     NGC     NSS     NAL     NEP    NBOD     </w:t>
      </w:r>
      <w:r w:rsidRPr="005B74BC">
        <w:rPr>
          <w:rFonts w:ascii="Courier New" w:hAnsi="Courier New" w:cs="Courier New"/>
          <w:sz w:val="16"/>
          <w:szCs w:val="16"/>
          <w:highlight w:val="yellow"/>
        </w:rPr>
        <w:t>NMC     NZP</w:t>
      </w:r>
    </w:p>
    <w:p w14:paraId="354FE105"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5       1       1       1       5       </w:t>
      </w:r>
      <w:r w:rsidRPr="005B74BC">
        <w:rPr>
          <w:rFonts w:ascii="Courier New" w:hAnsi="Courier New" w:cs="Courier New"/>
          <w:sz w:val="16"/>
          <w:szCs w:val="16"/>
          <w:highlight w:val="yellow"/>
        </w:rPr>
        <w:t>0       1</w:t>
      </w:r>
    </w:p>
    <w:p w14:paraId="547839F5" w14:textId="77777777" w:rsidR="000A6B49" w:rsidRPr="005B74BC" w:rsidRDefault="000A6B49" w:rsidP="000A6B49">
      <w:pPr>
        <w:rPr>
          <w:rFonts w:ascii="Courier New" w:hAnsi="Courier New" w:cs="Courier New"/>
          <w:sz w:val="16"/>
          <w:szCs w:val="16"/>
        </w:rPr>
      </w:pPr>
    </w:p>
    <w:p w14:paraId="23544E3D"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MISCELL     NDAY</w:t>
      </w:r>
    </w:p>
    <w:p w14:paraId="744A32A7"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100</w:t>
      </w:r>
    </w:p>
    <w:p w14:paraId="5D862F38"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7FCE6F9A"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2D9C553E"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CST COMP     CCC    LIMC     CUF</w:t>
      </w:r>
    </w:p>
    <w:p w14:paraId="617EED62"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ON      </w:t>
      </w:r>
      <w:proofErr w:type="spellStart"/>
      <w:r w:rsidRPr="005B74BC">
        <w:rPr>
          <w:rFonts w:ascii="Courier New" w:hAnsi="Courier New" w:cs="Courier New"/>
          <w:sz w:val="16"/>
          <w:szCs w:val="16"/>
        </w:rPr>
        <w:t>ON</w:t>
      </w:r>
      <w:proofErr w:type="spellEnd"/>
      <w:r w:rsidRPr="005B74BC">
        <w:rPr>
          <w:rFonts w:ascii="Courier New" w:hAnsi="Courier New" w:cs="Courier New"/>
          <w:sz w:val="16"/>
          <w:szCs w:val="16"/>
        </w:rPr>
        <w:t xml:space="preserve">      10</w:t>
      </w:r>
    </w:p>
    <w:p w14:paraId="5D65BBD7" w14:textId="77777777" w:rsidR="000A6B49" w:rsidRPr="005B74BC" w:rsidRDefault="000A6B49" w:rsidP="000A6B49">
      <w:pPr>
        <w:rPr>
          <w:rFonts w:ascii="Courier New" w:hAnsi="Courier New" w:cs="Courier New"/>
          <w:sz w:val="16"/>
          <w:szCs w:val="16"/>
        </w:rPr>
      </w:pPr>
    </w:p>
    <w:p w14:paraId="22E40EE2"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CST ACTIVE   CAC</w:t>
      </w:r>
    </w:p>
    <w:p w14:paraId="221BBD89"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TDS          OFF</w:t>
      </w:r>
    </w:p>
    <w:p w14:paraId="1D42E48C"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Gen1          ON</w:t>
      </w:r>
    </w:p>
    <w:p w14:paraId="2A46960B"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Gen2         OFF</w:t>
      </w:r>
    </w:p>
    <w:p w14:paraId="70F6ECE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OFF</w:t>
      </w:r>
    </w:p>
    <w:p w14:paraId="4BEB29A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OFF</w:t>
      </w:r>
    </w:p>
    <w:p w14:paraId="17A95C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OFF</w:t>
      </w:r>
    </w:p>
    <w:p w14:paraId="57529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OFF</w:t>
      </w:r>
    </w:p>
    <w:p w14:paraId="15DC830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OFF</w:t>
      </w:r>
    </w:p>
    <w:p w14:paraId="479B0B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OFF</w:t>
      </w:r>
    </w:p>
    <w:p w14:paraId="220C0F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OFF</w:t>
      </w:r>
    </w:p>
    <w:p w14:paraId="43B1615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06F019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4416D2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3A9EF6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OFF</w:t>
      </w:r>
    </w:p>
    <w:p w14:paraId="7F58BB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OFF</w:t>
      </w:r>
    </w:p>
    <w:p w14:paraId="0A20F2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OFF</w:t>
      </w:r>
    </w:p>
    <w:p w14:paraId="2D0631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OFF</w:t>
      </w:r>
    </w:p>
    <w:p w14:paraId="619425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OFF</w:t>
      </w:r>
    </w:p>
    <w:p w14:paraId="0B69A3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OFF</w:t>
      </w:r>
    </w:p>
    <w:p w14:paraId="6EB4E2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OFF</w:t>
      </w:r>
    </w:p>
    <w:p w14:paraId="2C62D0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OFF</w:t>
      </w:r>
    </w:p>
    <w:p w14:paraId="65F5C80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OFF</w:t>
      </w:r>
    </w:p>
    <w:p w14:paraId="210763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OFF</w:t>
      </w:r>
    </w:p>
    <w:p w14:paraId="337941A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4DD7DAB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TIC          OFF</w:t>
      </w:r>
    </w:p>
    <w:p w14:paraId="6CED6E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OFF</w:t>
      </w:r>
    </w:p>
    <w:p w14:paraId="6BC53D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08D676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268DF71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2F4C92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279E443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7DAB155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275FA3D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B1E6B1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78FE48D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4E3D1587" w14:textId="77777777" w:rsidR="000A6B49" w:rsidRPr="00FB5394" w:rsidRDefault="000A6B49" w:rsidP="000A6B49">
      <w:pPr>
        <w:rPr>
          <w:rFonts w:ascii="Courier New" w:hAnsi="Courier New" w:cs="Courier New"/>
          <w:sz w:val="16"/>
          <w:szCs w:val="16"/>
        </w:rPr>
      </w:pPr>
    </w:p>
    <w:p w14:paraId="186FC9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DERI   CDWBC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p>
    <w:p w14:paraId="13928EE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DOC          OFF</w:t>
      </w:r>
    </w:p>
    <w:p w14:paraId="788094A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POC          OFF</w:t>
      </w:r>
    </w:p>
    <w:p w14:paraId="77D46E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TOC          OFF</w:t>
      </w:r>
    </w:p>
    <w:p w14:paraId="2B9225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DON          OFF</w:t>
      </w:r>
    </w:p>
    <w:p w14:paraId="20A3888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PON          OFF</w:t>
      </w:r>
    </w:p>
    <w:p w14:paraId="3CB9C77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TON          OFF</w:t>
      </w:r>
    </w:p>
    <w:p w14:paraId="3E24DB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TKN          OFF</w:t>
      </w:r>
    </w:p>
    <w:p w14:paraId="26F605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TN           OFF</w:t>
      </w:r>
    </w:p>
    <w:p w14:paraId="473EF5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DOP          OFF</w:t>
      </w:r>
    </w:p>
    <w:p w14:paraId="556745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POP          OFF</w:t>
      </w:r>
    </w:p>
    <w:p w14:paraId="75DC96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TOP          OFF</w:t>
      </w:r>
    </w:p>
    <w:p w14:paraId="2A78B4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TP           OFF</w:t>
      </w:r>
    </w:p>
    <w:p w14:paraId="739E446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APR          OFF</w:t>
      </w:r>
    </w:p>
    <w:p w14:paraId="19B427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CHLA         OFF</w:t>
      </w:r>
    </w:p>
    <w:p w14:paraId="2F583C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ATOT         OFF</w:t>
      </w:r>
    </w:p>
    <w:p w14:paraId="670ABA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219D28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TSS          OFF</w:t>
      </w:r>
    </w:p>
    <w:p w14:paraId="2526B9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         OFF</w:t>
      </w:r>
    </w:p>
    <w:p w14:paraId="599C7E9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OFF</w:t>
      </w:r>
    </w:p>
    <w:p w14:paraId="63B090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           OFF</w:t>
      </w:r>
    </w:p>
    <w:p w14:paraId="07948F2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CO2          OFF</w:t>
      </w:r>
    </w:p>
    <w:p w14:paraId="6944D2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HCO3         OFF</w:t>
      </w:r>
    </w:p>
    <w:p w14:paraId="1046212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CO3          OFF</w:t>
      </w:r>
    </w:p>
    <w:p w14:paraId="6D72D54B" w14:textId="77777777" w:rsidR="000A6B49" w:rsidRPr="00FB5394" w:rsidRDefault="000A6B49" w:rsidP="000A6B49">
      <w:pPr>
        <w:rPr>
          <w:rFonts w:ascii="Courier New" w:hAnsi="Courier New" w:cs="Courier New"/>
          <w:sz w:val="16"/>
          <w:szCs w:val="16"/>
        </w:rPr>
      </w:pPr>
    </w:p>
    <w:p w14:paraId="696D8F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FLUX   CFWBC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p>
    <w:p w14:paraId="2B1FCDA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TISSIN       OFF</w:t>
      </w:r>
    </w:p>
    <w:p w14:paraId="7E212E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TISSOUT      OFF</w:t>
      </w:r>
    </w:p>
    <w:p w14:paraId="59F34CC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PO4AR        OFF</w:t>
      </w:r>
    </w:p>
    <w:p w14:paraId="65D54F5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PO4AG        OFF</w:t>
      </w:r>
    </w:p>
    <w:p w14:paraId="435105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PO4AP        OFF</w:t>
      </w:r>
    </w:p>
    <w:p w14:paraId="1650FF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PO4ER        OFF</w:t>
      </w:r>
    </w:p>
    <w:p w14:paraId="3C5647B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PO4EG        OFF</w:t>
      </w:r>
    </w:p>
    <w:p w14:paraId="550AA3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PO4EP        OFF</w:t>
      </w:r>
    </w:p>
    <w:p w14:paraId="143DCB8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PO4POM       OFF</w:t>
      </w:r>
    </w:p>
    <w:p w14:paraId="21B4C2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PO4DOM       OFF</w:t>
      </w:r>
    </w:p>
    <w:p w14:paraId="2E926E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PO4OM        OFF</w:t>
      </w:r>
    </w:p>
    <w:p w14:paraId="42B1FE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PO4SED       OFF</w:t>
      </w:r>
    </w:p>
    <w:p w14:paraId="41796A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PO4SOD       OFF</w:t>
      </w:r>
    </w:p>
    <w:p w14:paraId="6A0787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PO4SET       OFF</w:t>
      </w:r>
    </w:p>
    <w:p w14:paraId="3DE124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NH4NITR      OFF</w:t>
      </w:r>
    </w:p>
    <w:p w14:paraId="014AA5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NH4AR        OFF</w:t>
      </w:r>
    </w:p>
    <w:p w14:paraId="27BDCB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NH4AG        OFF</w:t>
      </w:r>
    </w:p>
    <w:p w14:paraId="37394B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NH4AP        OFF</w:t>
      </w:r>
    </w:p>
    <w:p w14:paraId="2C11A6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NH4ER        OFF</w:t>
      </w:r>
    </w:p>
    <w:p w14:paraId="3C24EC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NH4EG        OFF</w:t>
      </w:r>
    </w:p>
    <w:p w14:paraId="6F873F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NH4EP        OFF</w:t>
      </w:r>
    </w:p>
    <w:p w14:paraId="3292F7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NH4POM       OFF</w:t>
      </w:r>
    </w:p>
    <w:p w14:paraId="4B2E0D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NH4DOM       OFF</w:t>
      </w:r>
    </w:p>
    <w:p w14:paraId="40DAB17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NH4OM        OFF</w:t>
      </w:r>
    </w:p>
    <w:p w14:paraId="20D7224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NH4SED       OFF</w:t>
      </w:r>
    </w:p>
    <w:p w14:paraId="784B0E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NH4SOD       OFF</w:t>
      </w:r>
    </w:p>
    <w:p w14:paraId="726EB5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NO3DEN       OFF</w:t>
      </w:r>
    </w:p>
    <w:p w14:paraId="1C2BFF7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NO3AG        OFF</w:t>
      </w:r>
    </w:p>
    <w:p w14:paraId="5EF345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NO3EG        OFF</w:t>
      </w:r>
    </w:p>
    <w:p w14:paraId="35BF1D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NO3SED       OFF</w:t>
      </w:r>
    </w:p>
    <w:p w14:paraId="7FE3CED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DSIAG        OFF</w:t>
      </w:r>
    </w:p>
    <w:p w14:paraId="61840F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DSIEG        OFF</w:t>
      </w:r>
    </w:p>
    <w:p w14:paraId="224962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DSIPIS       OFF</w:t>
      </w:r>
    </w:p>
    <w:p w14:paraId="746476F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DSISED       OFF</w:t>
      </w:r>
    </w:p>
    <w:p w14:paraId="4D35826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DSISOD       OFF</w:t>
      </w:r>
    </w:p>
    <w:p w14:paraId="18D98A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DSISET       OFF</w:t>
      </w:r>
    </w:p>
    <w:p w14:paraId="6CA546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PSIAM        OFF</w:t>
      </w:r>
    </w:p>
    <w:p w14:paraId="1B82D9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PSINET       OFF</w:t>
      </w:r>
    </w:p>
    <w:p w14:paraId="05DE44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PSIDK        OFF</w:t>
      </w:r>
    </w:p>
    <w:p w14:paraId="3AF62C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FESET        OFF</w:t>
      </w:r>
    </w:p>
    <w:p w14:paraId="1106C0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FESED        OFF</w:t>
      </w:r>
    </w:p>
    <w:p w14:paraId="4B0968A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LDOMDK       OFF</w:t>
      </w:r>
    </w:p>
    <w:p w14:paraId="4300CAF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LRDOM        OFF</w:t>
      </w:r>
    </w:p>
    <w:p w14:paraId="107799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RDOMDK       OFF</w:t>
      </w:r>
    </w:p>
    <w:p w14:paraId="57451AA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LDOMAP       OFF</w:t>
      </w:r>
    </w:p>
    <w:p w14:paraId="111C33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LDOMEP       OFF</w:t>
      </w:r>
    </w:p>
    <w:p w14:paraId="01ED2C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LPOMDK       OFF</w:t>
      </w:r>
    </w:p>
    <w:p w14:paraId="02D3A65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LRPOM        OFF</w:t>
      </w:r>
    </w:p>
    <w:p w14:paraId="0CA063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RPOMDK       OFF</w:t>
      </w:r>
    </w:p>
    <w:p w14:paraId="0028ED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LPOMAP       OFF</w:t>
      </w:r>
    </w:p>
    <w:p w14:paraId="3D33A3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LPOMEP       OFF</w:t>
      </w:r>
    </w:p>
    <w:p w14:paraId="0113FA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LPOMSET      OFF</w:t>
      </w:r>
    </w:p>
    <w:p w14:paraId="76839B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RPOMSET      OFF</w:t>
      </w:r>
    </w:p>
    <w:p w14:paraId="31E5FF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CBODDK       OFF</w:t>
      </w:r>
    </w:p>
    <w:p w14:paraId="5F7916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DOAP         OFF</w:t>
      </w:r>
    </w:p>
    <w:p w14:paraId="436365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DOAR         OFF</w:t>
      </w:r>
    </w:p>
    <w:p w14:paraId="5727D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DOEP         OFF</w:t>
      </w:r>
    </w:p>
    <w:p w14:paraId="2DB4F6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DOER         OFF</w:t>
      </w:r>
    </w:p>
    <w:p w14:paraId="12700D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DOPOM        OFF</w:t>
      </w:r>
    </w:p>
    <w:p w14:paraId="6FB35F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DODOM        OFF</w:t>
      </w:r>
    </w:p>
    <w:p w14:paraId="4F62E4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DOOM         OFF</w:t>
      </w:r>
    </w:p>
    <w:p w14:paraId="1FF7F9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DONITR       OFF</w:t>
      </w:r>
    </w:p>
    <w:p w14:paraId="0729C9C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DOCBOD       OFF</w:t>
      </w:r>
    </w:p>
    <w:p w14:paraId="692ED4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DOREAR       OFF</w:t>
      </w:r>
    </w:p>
    <w:p w14:paraId="4489BA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DOSED        OFF</w:t>
      </w:r>
    </w:p>
    <w:p w14:paraId="72CE7B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DOSOD        OFF</w:t>
      </w:r>
    </w:p>
    <w:p w14:paraId="76693F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TICAG        OFF</w:t>
      </w:r>
    </w:p>
    <w:p w14:paraId="3EBFA3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TICEG        OFF</w:t>
      </w:r>
    </w:p>
    <w:p w14:paraId="58F273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SEDDK        OFF</w:t>
      </w:r>
    </w:p>
    <w:p w14:paraId="684D703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SEDAS        OFF</w:t>
      </w:r>
    </w:p>
    <w:p w14:paraId="7DD603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SEDLPOM      OFF</w:t>
      </w:r>
    </w:p>
    <w:p w14:paraId="1657278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SEDSET       OFF</w:t>
      </w:r>
    </w:p>
    <w:p w14:paraId="289495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SODDK        OFF</w:t>
      </w:r>
    </w:p>
    <w:p w14:paraId="6724FFDB" w14:textId="77777777" w:rsidR="000A6B49" w:rsidRPr="00FB5394" w:rsidRDefault="000A6B49" w:rsidP="000A6B49">
      <w:pPr>
        <w:rPr>
          <w:rFonts w:ascii="Courier New" w:hAnsi="Courier New" w:cs="Courier New"/>
          <w:sz w:val="16"/>
          <w:szCs w:val="16"/>
        </w:rPr>
      </w:pPr>
    </w:p>
    <w:p w14:paraId="1178731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ICON   C2IWB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p>
    <w:p w14:paraId="54E4F1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0.00000</w:t>
      </w:r>
    </w:p>
    <w:p w14:paraId="6E0C17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0.00000</w:t>
      </w:r>
    </w:p>
    <w:p w14:paraId="60E9F6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0.00000</w:t>
      </w:r>
    </w:p>
    <w:p w14:paraId="0AB394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0.00000</w:t>
      </w:r>
    </w:p>
    <w:p w14:paraId="266541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0.00000</w:t>
      </w:r>
    </w:p>
    <w:p w14:paraId="15882FA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0.00000</w:t>
      </w:r>
    </w:p>
    <w:p w14:paraId="2499B28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0.00000</w:t>
      </w:r>
    </w:p>
    <w:p w14:paraId="3761AA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0.03000</w:t>
      </w:r>
    </w:p>
    <w:p w14:paraId="38CD13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0.01000</w:t>
      </w:r>
    </w:p>
    <w:p w14:paraId="2E6821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0.30000</w:t>
      </w:r>
    </w:p>
    <w:p w14:paraId="6BECD9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0.00000</w:t>
      </w:r>
    </w:p>
    <w:p w14:paraId="785D0C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0.00000</w:t>
      </w:r>
    </w:p>
    <w:p w14:paraId="24C3B9B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0.00000</w:t>
      </w:r>
    </w:p>
    <w:p w14:paraId="03B8F20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0.10000</w:t>
      </w:r>
    </w:p>
    <w:p w14:paraId="6928FD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0.10000</w:t>
      </w:r>
    </w:p>
    <w:p w14:paraId="64961D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0.10000</w:t>
      </w:r>
    </w:p>
    <w:p w14:paraId="6DE5F5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0.10000</w:t>
      </w:r>
    </w:p>
    <w:p w14:paraId="2A0393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0.00000</w:t>
      </w:r>
    </w:p>
    <w:p w14:paraId="663053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0.00000</w:t>
      </w:r>
    </w:p>
    <w:p w14:paraId="670B87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BOD3     0.00000</w:t>
      </w:r>
    </w:p>
    <w:p w14:paraId="4064F9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0.00000</w:t>
      </w:r>
    </w:p>
    <w:p w14:paraId="7CB9B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0.00000</w:t>
      </w:r>
    </w:p>
    <w:p w14:paraId="7B1344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0.10000</w:t>
      </w:r>
    </w:p>
    <w:p w14:paraId="2D29B2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12.0000</w:t>
      </w:r>
    </w:p>
    <w:p w14:paraId="33A562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5.00000</w:t>
      </w:r>
    </w:p>
    <w:p w14:paraId="6ACE44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19.8000</w:t>
      </w:r>
    </w:p>
    <w:p w14:paraId="062F4CE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0.1000</w:t>
      </w:r>
    </w:p>
    <w:p w14:paraId="5FA59F0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0.0005</w:t>
      </w:r>
    </w:p>
    <w:p w14:paraId="6FD254A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0.0005</w:t>
      </w:r>
    </w:p>
    <w:p w14:paraId="7305D88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0.0005</w:t>
      </w:r>
    </w:p>
    <w:p w14:paraId="4251128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0.0005</w:t>
      </w:r>
    </w:p>
    <w:p w14:paraId="3B41A52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0.0080</w:t>
      </w:r>
    </w:p>
    <w:p w14:paraId="6068D12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0.0080</w:t>
      </w:r>
    </w:p>
    <w:p w14:paraId="302BDFA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0.0080</w:t>
      </w:r>
    </w:p>
    <w:p w14:paraId="1E2F6B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0.0080</w:t>
      </w:r>
    </w:p>
    <w:p w14:paraId="1C4372B1" w14:textId="77777777" w:rsidR="000A6B49" w:rsidRPr="00FB5394" w:rsidRDefault="000A6B49" w:rsidP="000A6B49">
      <w:pPr>
        <w:rPr>
          <w:rFonts w:ascii="Courier New" w:hAnsi="Courier New" w:cs="Courier New"/>
          <w:sz w:val="16"/>
          <w:szCs w:val="16"/>
        </w:rPr>
      </w:pPr>
    </w:p>
    <w:p w14:paraId="6293C0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w:t>
      </w:r>
      <w:proofErr w:type="gramStart"/>
      <w:r w:rsidRPr="00FB5394">
        <w:rPr>
          <w:rFonts w:ascii="Courier New" w:hAnsi="Courier New" w:cs="Courier New"/>
          <w:sz w:val="16"/>
          <w:szCs w:val="16"/>
        </w:rPr>
        <w:t>PRIN  CPRWBC</w:t>
      </w:r>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p>
    <w:p w14:paraId="595748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OFF</w:t>
      </w:r>
    </w:p>
    <w:p w14:paraId="049522C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ON</w:t>
      </w:r>
    </w:p>
    <w:p w14:paraId="686524F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OFF</w:t>
      </w:r>
    </w:p>
    <w:p w14:paraId="0B47A8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OFF</w:t>
      </w:r>
    </w:p>
    <w:p w14:paraId="5729DD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OFF</w:t>
      </w:r>
    </w:p>
    <w:p w14:paraId="7C11327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OFF</w:t>
      </w:r>
    </w:p>
    <w:p w14:paraId="3AC96EF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OFF</w:t>
      </w:r>
    </w:p>
    <w:p w14:paraId="5CB310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OFF</w:t>
      </w:r>
    </w:p>
    <w:p w14:paraId="5C8970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OFF</w:t>
      </w:r>
    </w:p>
    <w:p w14:paraId="1FB553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OFF</w:t>
      </w:r>
    </w:p>
    <w:p w14:paraId="0A59D2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32DDE68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05E143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2DDBCEE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OFF</w:t>
      </w:r>
    </w:p>
    <w:p w14:paraId="649E13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OFF</w:t>
      </w:r>
    </w:p>
    <w:p w14:paraId="1F6FE7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OFF</w:t>
      </w:r>
    </w:p>
    <w:p w14:paraId="2300E5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OFF</w:t>
      </w:r>
    </w:p>
    <w:p w14:paraId="745DF8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OFF</w:t>
      </w:r>
    </w:p>
    <w:p w14:paraId="541B0B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OFF</w:t>
      </w:r>
    </w:p>
    <w:p w14:paraId="2C84B1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OFF</w:t>
      </w:r>
    </w:p>
    <w:p w14:paraId="798C98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OFF</w:t>
      </w:r>
    </w:p>
    <w:p w14:paraId="21CC11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OFF</w:t>
      </w:r>
    </w:p>
    <w:p w14:paraId="2CD8A2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OFF</w:t>
      </w:r>
    </w:p>
    <w:p w14:paraId="0DE901B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3EF45C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OFF</w:t>
      </w:r>
    </w:p>
    <w:p w14:paraId="3F8F12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OFF</w:t>
      </w:r>
    </w:p>
    <w:p w14:paraId="6ECFD3F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3603F17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0524AC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000C70A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784A191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4DB0AB0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0D9EB50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C93232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53B7B0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48FC41CC" w14:textId="77777777" w:rsidR="000A6B49" w:rsidRPr="00FB5394" w:rsidRDefault="000A6B49" w:rsidP="000A6B49">
      <w:pPr>
        <w:rPr>
          <w:rFonts w:ascii="Courier New" w:hAnsi="Courier New" w:cs="Courier New"/>
          <w:sz w:val="16"/>
          <w:szCs w:val="16"/>
        </w:rPr>
      </w:pPr>
    </w:p>
    <w:p w14:paraId="10751A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CIN CON   </w:t>
      </w:r>
      <w:proofErr w:type="gramStart"/>
      <w:r w:rsidRPr="00FB5394">
        <w:rPr>
          <w:rFonts w:ascii="Courier New" w:hAnsi="Courier New" w:cs="Courier New"/>
          <w:sz w:val="16"/>
          <w:szCs w:val="16"/>
        </w:rPr>
        <w:t xml:space="preserve">CINBRC  </w:t>
      </w:r>
      <w:proofErr w:type="spellStart"/>
      <w:r w:rsidRPr="00FB5394">
        <w:rPr>
          <w:rFonts w:ascii="Courier New" w:hAnsi="Courier New" w:cs="Courier New"/>
          <w:sz w:val="16"/>
          <w:szCs w:val="16"/>
        </w:rPr>
        <w:t>CINBRC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p>
    <w:p w14:paraId="778B856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3E8A98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661730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22A3CD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ON</w:t>
      </w:r>
    </w:p>
    <w:p w14:paraId="00FDC9C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2332CC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6EE127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4EB793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73B377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470A48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707A20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183878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496977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FE           OFF</w:t>
      </w:r>
    </w:p>
    <w:p w14:paraId="6E2303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505A37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2FFE97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5510C3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7F28A6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558FC0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06C76D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2BD376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6A7F76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36F3A7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3C74C1B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663834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1542834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33B38C9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0A256D7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8E5950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7A92C76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6BF83AB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2CF1743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4603636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0B0A2E7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20A4F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742BAD1C" w14:textId="77777777" w:rsidR="000A6B49" w:rsidRPr="00FB5394" w:rsidRDefault="000A6B49" w:rsidP="000A6B49">
      <w:pPr>
        <w:rPr>
          <w:rFonts w:ascii="Courier New" w:hAnsi="Courier New" w:cs="Courier New"/>
          <w:sz w:val="16"/>
          <w:szCs w:val="16"/>
        </w:rPr>
      </w:pPr>
    </w:p>
    <w:p w14:paraId="4A9D01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CTR CON   </w:t>
      </w:r>
      <w:proofErr w:type="gramStart"/>
      <w:r w:rsidRPr="00FB5394">
        <w:rPr>
          <w:rFonts w:ascii="Courier New" w:hAnsi="Courier New" w:cs="Courier New"/>
          <w:sz w:val="16"/>
          <w:szCs w:val="16"/>
        </w:rPr>
        <w:t xml:space="preserve">CTRTRC  </w:t>
      </w:r>
      <w:proofErr w:type="spellStart"/>
      <w:r w:rsidRPr="00FB5394">
        <w:rPr>
          <w:rFonts w:ascii="Courier New" w:hAnsi="Courier New" w:cs="Courier New"/>
          <w:sz w:val="16"/>
          <w:szCs w:val="16"/>
        </w:rPr>
        <w:t>CTRTRC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p>
    <w:p w14:paraId="044EC4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ON      </w:t>
      </w:r>
      <w:proofErr w:type="spellStart"/>
      <w:r w:rsidRPr="00FB5394">
        <w:rPr>
          <w:rFonts w:ascii="Courier New" w:hAnsi="Courier New" w:cs="Courier New"/>
          <w:sz w:val="16"/>
          <w:szCs w:val="16"/>
        </w:rPr>
        <w:t>ON</w:t>
      </w:r>
      <w:proofErr w:type="spellEnd"/>
    </w:p>
    <w:p w14:paraId="5CDCA1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Gen1         OFF     </w:t>
      </w:r>
      <w:proofErr w:type="spellStart"/>
      <w:r w:rsidRPr="00FB5394">
        <w:rPr>
          <w:rFonts w:ascii="Courier New" w:hAnsi="Courier New" w:cs="Courier New"/>
          <w:sz w:val="16"/>
          <w:szCs w:val="16"/>
        </w:rPr>
        <w:t>OFF</w:t>
      </w:r>
      <w:proofErr w:type="spellEnd"/>
    </w:p>
    <w:p w14:paraId="172E83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Gen2          ON      </w:t>
      </w:r>
      <w:proofErr w:type="spellStart"/>
      <w:r w:rsidRPr="00FB5394">
        <w:rPr>
          <w:rFonts w:ascii="Courier New" w:hAnsi="Courier New" w:cs="Courier New"/>
          <w:sz w:val="16"/>
          <w:szCs w:val="16"/>
        </w:rPr>
        <w:t>ON</w:t>
      </w:r>
      <w:proofErr w:type="spellEnd"/>
    </w:p>
    <w:p w14:paraId="6E7B7B9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Gen3          ON      </w:t>
      </w:r>
      <w:proofErr w:type="spellStart"/>
      <w:r w:rsidRPr="00FB5394">
        <w:rPr>
          <w:rFonts w:ascii="Courier New" w:hAnsi="Courier New" w:cs="Courier New"/>
          <w:sz w:val="16"/>
          <w:szCs w:val="16"/>
        </w:rPr>
        <w:t>ON</w:t>
      </w:r>
      <w:proofErr w:type="spellEnd"/>
    </w:p>
    <w:p w14:paraId="124054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Gen4          ON      </w:t>
      </w:r>
      <w:proofErr w:type="spellStart"/>
      <w:r w:rsidRPr="00FB5394">
        <w:rPr>
          <w:rFonts w:ascii="Courier New" w:hAnsi="Courier New" w:cs="Courier New"/>
          <w:sz w:val="16"/>
          <w:szCs w:val="16"/>
        </w:rPr>
        <w:t>ON</w:t>
      </w:r>
      <w:proofErr w:type="spellEnd"/>
    </w:p>
    <w:p w14:paraId="48FA533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Gen5          ON      </w:t>
      </w:r>
      <w:proofErr w:type="spellStart"/>
      <w:r w:rsidRPr="00FB5394">
        <w:rPr>
          <w:rFonts w:ascii="Courier New" w:hAnsi="Courier New" w:cs="Courier New"/>
          <w:sz w:val="16"/>
          <w:szCs w:val="16"/>
        </w:rPr>
        <w:t>ON</w:t>
      </w:r>
      <w:proofErr w:type="spellEnd"/>
    </w:p>
    <w:p w14:paraId="465732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ISS1          ON      </w:t>
      </w:r>
      <w:proofErr w:type="spellStart"/>
      <w:r w:rsidRPr="00FB5394">
        <w:rPr>
          <w:rFonts w:ascii="Courier New" w:hAnsi="Courier New" w:cs="Courier New"/>
          <w:sz w:val="16"/>
          <w:szCs w:val="16"/>
        </w:rPr>
        <w:t>ON</w:t>
      </w:r>
      <w:proofErr w:type="spellEnd"/>
    </w:p>
    <w:p w14:paraId="1A3785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PO4           ON      </w:t>
      </w:r>
      <w:proofErr w:type="spellStart"/>
      <w:r w:rsidRPr="00FB5394">
        <w:rPr>
          <w:rFonts w:ascii="Courier New" w:hAnsi="Courier New" w:cs="Courier New"/>
          <w:sz w:val="16"/>
          <w:szCs w:val="16"/>
        </w:rPr>
        <w:t>ON</w:t>
      </w:r>
      <w:proofErr w:type="spellEnd"/>
    </w:p>
    <w:p w14:paraId="5F01A9C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NH4           ON      </w:t>
      </w:r>
      <w:proofErr w:type="spellStart"/>
      <w:r w:rsidRPr="00FB5394">
        <w:rPr>
          <w:rFonts w:ascii="Courier New" w:hAnsi="Courier New" w:cs="Courier New"/>
          <w:sz w:val="16"/>
          <w:szCs w:val="16"/>
        </w:rPr>
        <w:t>ON</w:t>
      </w:r>
      <w:proofErr w:type="spellEnd"/>
    </w:p>
    <w:p w14:paraId="5DDBD4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NO3           ON      </w:t>
      </w:r>
      <w:proofErr w:type="spellStart"/>
      <w:r w:rsidRPr="00FB5394">
        <w:rPr>
          <w:rFonts w:ascii="Courier New" w:hAnsi="Courier New" w:cs="Courier New"/>
          <w:sz w:val="16"/>
          <w:szCs w:val="16"/>
        </w:rPr>
        <w:t>ON</w:t>
      </w:r>
      <w:proofErr w:type="spellEnd"/>
    </w:p>
    <w:p w14:paraId="556A46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DSI          OFF     </w:t>
      </w:r>
      <w:proofErr w:type="spellStart"/>
      <w:r w:rsidRPr="00FB5394">
        <w:rPr>
          <w:rFonts w:ascii="Courier New" w:hAnsi="Courier New" w:cs="Courier New"/>
          <w:sz w:val="16"/>
          <w:szCs w:val="16"/>
        </w:rPr>
        <w:t>OFF</w:t>
      </w:r>
      <w:proofErr w:type="spellEnd"/>
    </w:p>
    <w:p w14:paraId="691635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PSI          OFF     </w:t>
      </w:r>
      <w:proofErr w:type="spellStart"/>
      <w:r w:rsidRPr="00FB5394">
        <w:rPr>
          <w:rFonts w:ascii="Courier New" w:hAnsi="Courier New" w:cs="Courier New"/>
          <w:sz w:val="16"/>
          <w:szCs w:val="16"/>
        </w:rPr>
        <w:t>OFF</w:t>
      </w:r>
      <w:proofErr w:type="spellEnd"/>
    </w:p>
    <w:p w14:paraId="141CF14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FE           OFF     </w:t>
      </w:r>
      <w:proofErr w:type="spellStart"/>
      <w:r w:rsidRPr="00FB5394">
        <w:rPr>
          <w:rFonts w:ascii="Courier New" w:hAnsi="Courier New" w:cs="Courier New"/>
          <w:sz w:val="16"/>
          <w:szCs w:val="16"/>
        </w:rPr>
        <w:t>OFF</w:t>
      </w:r>
      <w:proofErr w:type="spellEnd"/>
    </w:p>
    <w:p w14:paraId="3560AE5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LDOM          ON      </w:t>
      </w:r>
      <w:proofErr w:type="spellStart"/>
      <w:r w:rsidRPr="00FB5394">
        <w:rPr>
          <w:rFonts w:ascii="Courier New" w:hAnsi="Courier New" w:cs="Courier New"/>
          <w:sz w:val="16"/>
          <w:szCs w:val="16"/>
        </w:rPr>
        <w:t>ON</w:t>
      </w:r>
      <w:proofErr w:type="spellEnd"/>
    </w:p>
    <w:p w14:paraId="590C59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RDOM          ON      </w:t>
      </w:r>
      <w:proofErr w:type="spellStart"/>
      <w:r w:rsidRPr="00FB5394">
        <w:rPr>
          <w:rFonts w:ascii="Courier New" w:hAnsi="Courier New" w:cs="Courier New"/>
          <w:sz w:val="16"/>
          <w:szCs w:val="16"/>
        </w:rPr>
        <w:t>ON</w:t>
      </w:r>
      <w:proofErr w:type="spellEnd"/>
    </w:p>
    <w:p w14:paraId="49DFE6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LPOM          ON      </w:t>
      </w:r>
      <w:proofErr w:type="spellStart"/>
      <w:r w:rsidRPr="00FB5394">
        <w:rPr>
          <w:rFonts w:ascii="Courier New" w:hAnsi="Courier New" w:cs="Courier New"/>
          <w:sz w:val="16"/>
          <w:szCs w:val="16"/>
        </w:rPr>
        <w:t>ON</w:t>
      </w:r>
      <w:proofErr w:type="spellEnd"/>
    </w:p>
    <w:p w14:paraId="2DA506F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RPOM          ON      </w:t>
      </w:r>
      <w:proofErr w:type="spellStart"/>
      <w:r w:rsidRPr="00FB5394">
        <w:rPr>
          <w:rFonts w:ascii="Courier New" w:hAnsi="Courier New" w:cs="Courier New"/>
          <w:sz w:val="16"/>
          <w:szCs w:val="16"/>
        </w:rPr>
        <w:t>ON</w:t>
      </w:r>
      <w:proofErr w:type="spellEnd"/>
    </w:p>
    <w:p w14:paraId="2F08B4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BOD1          ON      </w:t>
      </w:r>
      <w:proofErr w:type="spellStart"/>
      <w:r w:rsidRPr="00FB5394">
        <w:rPr>
          <w:rFonts w:ascii="Courier New" w:hAnsi="Courier New" w:cs="Courier New"/>
          <w:sz w:val="16"/>
          <w:szCs w:val="16"/>
        </w:rPr>
        <w:t>ON</w:t>
      </w:r>
      <w:proofErr w:type="spellEnd"/>
    </w:p>
    <w:p w14:paraId="7BFBC8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BOD2          ON      </w:t>
      </w:r>
      <w:proofErr w:type="spellStart"/>
      <w:r w:rsidRPr="00FB5394">
        <w:rPr>
          <w:rFonts w:ascii="Courier New" w:hAnsi="Courier New" w:cs="Courier New"/>
          <w:sz w:val="16"/>
          <w:szCs w:val="16"/>
        </w:rPr>
        <w:t>ON</w:t>
      </w:r>
      <w:proofErr w:type="spellEnd"/>
    </w:p>
    <w:p w14:paraId="053DF3C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BOD3          ON      </w:t>
      </w:r>
      <w:proofErr w:type="spellStart"/>
      <w:r w:rsidRPr="00FB5394">
        <w:rPr>
          <w:rFonts w:ascii="Courier New" w:hAnsi="Courier New" w:cs="Courier New"/>
          <w:sz w:val="16"/>
          <w:szCs w:val="16"/>
        </w:rPr>
        <w:t>ON</w:t>
      </w:r>
      <w:proofErr w:type="spellEnd"/>
    </w:p>
    <w:p w14:paraId="34BDD9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BOD4          ON      </w:t>
      </w:r>
      <w:proofErr w:type="spellStart"/>
      <w:r w:rsidRPr="00FB5394">
        <w:rPr>
          <w:rFonts w:ascii="Courier New" w:hAnsi="Courier New" w:cs="Courier New"/>
          <w:sz w:val="16"/>
          <w:szCs w:val="16"/>
        </w:rPr>
        <w:t>ON</w:t>
      </w:r>
      <w:proofErr w:type="spellEnd"/>
    </w:p>
    <w:p w14:paraId="724E1D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BOD5          ON      </w:t>
      </w:r>
      <w:proofErr w:type="spellStart"/>
      <w:r w:rsidRPr="00FB5394">
        <w:rPr>
          <w:rFonts w:ascii="Courier New" w:hAnsi="Courier New" w:cs="Courier New"/>
          <w:sz w:val="16"/>
          <w:szCs w:val="16"/>
        </w:rPr>
        <w:t>ON</w:t>
      </w:r>
      <w:proofErr w:type="spellEnd"/>
    </w:p>
    <w:p w14:paraId="39C515F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ALG1          ON      </w:t>
      </w:r>
      <w:proofErr w:type="spellStart"/>
      <w:r w:rsidRPr="00FB5394">
        <w:rPr>
          <w:rFonts w:ascii="Courier New" w:hAnsi="Courier New" w:cs="Courier New"/>
          <w:sz w:val="16"/>
          <w:szCs w:val="16"/>
        </w:rPr>
        <w:t>ON</w:t>
      </w:r>
      <w:proofErr w:type="spellEnd"/>
    </w:p>
    <w:p w14:paraId="58E865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DO            ON      </w:t>
      </w:r>
      <w:proofErr w:type="spellStart"/>
      <w:r w:rsidRPr="00FB5394">
        <w:rPr>
          <w:rFonts w:ascii="Courier New" w:hAnsi="Courier New" w:cs="Courier New"/>
          <w:sz w:val="16"/>
          <w:szCs w:val="16"/>
        </w:rPr>
        <w:t>ON</w:t>
      </w:r>
      <w:proofErr w:type="spellEnd"/>
    </w:p>
    <w:p w14:paraId="669DA3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TIC           ON      </w:t>
      </w:r>
      <w:proofErr w:type="spellStart"/>
      <w:r w:rsidRPr="00FB5394">
        <w:rPr>
          <w:rFonts w:ascii="Courier New" w:hAnsi="Courier New" w:cs="Courier New"/>
          <w:sz w:val="16"/>
          <w:szCs w:val="16"/>
        </w:rPr>
        <w:t>ON</w:t>
      </w:r>
      <w:proofErr w:type="spellEnd"/>
    </w:p>
    <w:p w14:paraId="48880B5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           ON      </w:t>
      </w:r>
      <w:proofErr w:type="spellStart"/>
      <w:r w:rsidRPr="00FB5394">
        <w:rPr>
          <w:rFonts w:ascii="Courier New" w:hAnsi="Courier New" w:cs="Courier New"/>
          <w:sz w:val="16"/>
          <w:szCs w:val="16"/>
        </w:rPr>
        <w:t>ON</w:t>
      </w:r>
      <w:proofErr w:type="spellEnd"/>
    </w:p>
    <w:p w14:paraId="262901F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OFF     </w:t>
      </w:r>
      <w:proofErr w:type="spellStart"/>
      <w:r w:rsidRPr="00FB5394">
        <w:rPr>
          <w:rFonts w:ascii="Courier New" w:hAnsi="Courier New" w:cs="Courier New"/>
          <w:sz w:val="16"/>
          <w:szCs w:val="16"/>
          <w:highlight w:val="yellow"/>
        </w:rPr>
        <w:t>OFF</w:t>
      </w:r>
      <w:proofErr w:type="spellEnd"/>
    </w:p>
    <w:p w14:paraId="0E3C70D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LDOM_P       OFF     </w:t>
      </w:r>
      <w:proofErr w:type="spellStart"/>
      <w:r w:rsidRPr="00FB5394">
        <w:rPr>
          <w:rFonts w:ascii="Courier New" w:hAnsi="Courier New" w:cs="Courier New"/>
          <w:sz w:val="16"/>
          <w:szCs w:val="16"/>
          <w:highlight w:val="yellow"/>
        </w:rPr>
        <w:t>OFF</w:t>
      </w:r>
      <w:proofErr w:type="spellEnd"/>
    </w:p>
    <w:p w14:paraId="3FC2A0D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RDOM_P       OFF     </w:t>
      </w:r>
      <w:proofErr w:type="spellStart"/>
      <w:r w:rsidRPr="00FB5394">
        <w:rPr>
          <w:rFonts w:ascii="Courier New" w:hAnsi="Courier New" w:cs="Courier New"/>
          <w:sz w:val="16"/>
          <w:szCs w:val="16"/>
          <w:highlight w:val="yellow"/>
        </w:rPr>
        <w:t>OFF</w:t>
      </w:r>
      <w:proofErr w:type="spellEnd"/>
    </w:p>
    <w:p w14:paraId="28A1D1D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LPOM_P       OFF     </w:t>
      </w:r>
      <w:proofErr w:type="spellStart"/>
      <w:r w:rsidRPr="00FB5394">
        <w:rPr>
          <w:rFonts w:ascii="Courier New" w:hAnsi="Courier New" w:cs="Courier New"/>
          <w:sz w:val="16"/>
          <w:szCs w:val="16"/>
          <w:highlight w:val="yellow"/>
        </w:rPr>
        <w:t>OFF</w:t>
      </w:r>
      <w:proofErr w:type="spellEnd"/>
    </w:p>
    <w:p w14:paraId="62FC0E9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RPOM_P       OFF     </w:t>
      </w:r>
      <w:proofErr w:type="spellStart"/>
      <w:r w:rsidRPr="00FB5394">
        <w:rPr>
          <w:rFonts w:ascii="Courier New" w:hAnsi="Courier New" w:cs="Courier New"/>
          <w:sz w:val="16"/>
          <w:szCs w:val="16"/>
          <w:highlight w:val="yellow"/>
        </w:rPr>
        <w:t>OFF</w:t>
      </w:r>
      <w:proofErr w:type="spellEnd"/>
    </w:p>
    <w:p w14:paraId="7AC9208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LDOM_N       OFF     </w:t>
      </w:r>
      <w:proofErr w:type="spellStart"/>
      <w:r w:rsidRPr="00FB5394">
        <w:rPr>
          <w:rFonts w:ascii="Courier New" w:hAnsi="Courier New" w:cs="Courier New"/>
          <w:sz w:val="16"/>
          <w:szCs w:val="16"/>
          <w:highlight w:val="yellow"/>
        </w:rPr>
        <w:t>OFF</w:t>
      </w:r>
      <w:proofErr w:type="spellEnd"/>
    </w:p>
    <w:p w14:paraId="10F2D60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RDOM_N       OFF     </w:t>
      </w:r>
      <w:proofErr w:type="spellStart"/>
      <w:r w:rsidRPr="00FB5394">
        <w:rPr>
          <w:rFonts w:ascii="Courier New" w:hAnsi="Courier New" w:cs="Courier New"/>
          <w:sz w:val="16"/>
          <w:szCs w:val="16"/>
          <w:highlight w:val="yellow"/>
        </w:rPr>
        <w:t>OFF</w:t>
      </w:r>
      <w:proofErr w:type="spellEnd"/>
    </w:p>
    <w:p w14:paraId="4F09C0D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LPOM_N       OFF     </w:t>
      </w:r>
      <w:proofErr w:type="spellStart"/>
      <w:r w:rsidRPr="00FB5394">
        <w:rPr>
          <w:rFonts w:ascii="Courier New" w:hAnsi="Courier New" w:cs="Courier New"/>
          <w:sz w:val="16"/>
          <w:szCs w:val="16"/>
          <w:highlight w:val="yellow"/>
        </w:rPr>
        <w:t>OFF</w:t>
      </w:r>
      <w:proofErr w:type="spellEnd"/>
    </w:p>
    <w:p w14:paraId="443864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RPOM_N       OFF     </w:t>
      </w:r>
      <w:proofErr w:type="spellStart"/>
      <w:r w:rsidRPr="00FB5394">
        <w:rPr>
          <w:rFonts w:ascii="Courier New" w:hAnsi="Courier New" w:cs="Courier New"/>
          <w:sz w:val="16"/>
          <w:szCs w:val="16"/>
          <w:highlight w:val="yellow"/>
        </w:rPr>
        <w:t>OFF</w:t>
      </w:r>
      <w:proofErr w:type="spellEnd"/>
    </w:p>
    <w:p w14:paraId="42662645" w14:textId="77777777" w:rsidR="000A6B49" w:rsidRPr="00FB5394" w:rsidRDefault="000A6B49" w:rsidP="000A6B49">
      <w:pPr>
        <w:rPr>
          <w:rFonts w:ascii="Courier New" w:hAnsi="Courier New" w:cs="Courier New"/>
          <w:sz w:val="16"/>
          <w:szCs w:val="16"/>
        </w:rPr>
      </w:pPr>
    </w:p>
    <w:p w14:paraId="63D70E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CDT CON   </w:t>
      </w:r>
      <w:proofErr w:type="gramStart"/>
      <w:r w:rsidRPr="00FB5394">
        <w:rPr>
          <w:rFonts w:ascii="Courier New" w:hAnsi="Courier New" w:cs="Courier New"/>
          <w:sz w:val="16"/>
          <w:szCs w:val="16"/>
        </w:rPr>
        <w:t xml:space="preserve">CDTBRC  </w:t>
      </w:r>
      <w:proofErr w:type="spellStart"/>
      <w:r w:rsidRPr="00FB5394">
        <w:rPr>
          <w:rFonts w:ascii="Courier New" w:hAnsi="Courier New" w:cs="Courier New"/>
          <w:sz w:val="16"/>
          <w:szCs w:val="16"/>
        </w:rPr>
        <w:t>CDTBRC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p>
    <w:p w14:paraId="4C56A0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32686C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6B0AF0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1DB996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Gen3          ON</w:t>
      </w:r>
    </w:p>
    <w:p w14:paraId="73C4F1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65674D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4708DB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39DA2FD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02694F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1D0C5A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7DFFB4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55CCF8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336B478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35A3D65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6963A3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2E78A7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65B3614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2DA72C5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015D001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67DA31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38B17FB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0C7D4C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3DF431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5C29C60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499EACB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6755E9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65F2D7A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3048364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D56168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4AAA4A3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01EE541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2F1D8320"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1A3C2B0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14AC80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7CE8F91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10A85F1E" w14:textId="77777777" w:rsidR="000A6B49" w:rsidRPr="00FB5394" w:rsidRDefault="000A6B49" w:rsidP="000A6B49">
      <w:pPr>
        <w:rPr>
          <w:rFonts w:ascii="Courier New" w:hAnsi="Courier New" w:cs="Courier New"/>
          <w:sz w:val="16"/>
          <w:szCs w:val="16"/>
        </w:rPr>
      </w:pPr>
    </w:p>
    <w:p w14:paraId="2655B6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CPR CON   </w:t>
      </w:r>
      <w:proofErr w:type="gramStart"/>
      <w:r w:rsidRPr="00FB5394">
        <w:rPr>
          <w:rFonts w:ascii="Courier New" w:hAnsi="Courier New" w:cs="Courier New"/>
          <w:sz w:val="16"/>
          <w:szCs w:val="16"/>
        </w:rPr>
        <w:t xml:space="preserve">CPRBRC  </w:t>
      </w:r>
      <w:proofErr w:type="spellStart"/>
      <w:r w:rsidRPr="00FB5394">
        <w:rPr>
          <w:rFonts w:ascii="Courier New" w:hAnsi="Courier New" w:cs="Courier New"/>
          <w:sz w:val="16"/>
          <w:szCs w:val="16"/>
        </w:rPr>
        <w:t>CPRBRC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p>
    <w:p w14:paraId="413E73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13F4CB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314088E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13D11A8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ON</w:t>
      </w:r>
    </w:p>
    <w:p w14:paraId="57F281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0D68C07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06ACC9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2DB59B6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2B167A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185CFB4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4220FA0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0624EE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51EEFB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5824CC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16BB79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3122B9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1C2CE3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01251A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076D4B7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06F4E6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7C4A1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40A649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46645C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13498C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07AF3E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69026F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1D80E50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74DF153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2D3D8006"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2B65441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66F10A8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482CD7E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7B634EA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2BCD03B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lastRenderedPageBreak/>
        <w:t>LPOM_N       OFF</w:t>
      </w:r>
    </w:p>
    <w:p w14:paraId="731402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61B6C0F2" w14:textId="77777777" w:rsidR="000A6B49" w:rsidRPr="00FB5394" w:rsidRDefault="000A6B49" w:rsidP="000A6B49">
      <w:pPr>
        <w:rPr>
          <w:rFonts w:ascii="Courier New" w:hAnsi="Courier New" w:cs="Courier New"/>
          <w:sz w:val="16"/>
          <w:szCs w:val="16"/>
        </w:rPr>
      </w:pPr>
    </w:p>
    <w:p w14:paraId="3B14DC8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EX COEF    EXH2O    EXSS    EXOM    BETA     EXC    EXIC</w:t>
      </w:r>
    </w:p>
    <w:p w14:paraId="2A5E08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WB 1     0.45000 0.01000 0.40000 0.45000     OFF     </w:t>
      </w:r>
      <w:proofErr w:type="spellStart"/>
      <w:r w:rsidRPr="00FB5394">
        <w:rPr>
          <w:rFonts w:ascii="Courier New" w:hAnsi="Courier New" w:cs="Courier New"/>
          <w:sz w:val="16"/>
          <w:szCs w:val="16"/>
        </w:rPr>
        <w:t>OFF</w:t>
      </w:r>
      <w:proofErr w:type="spellEnd"/>
    </w:p>
    <w:p w14:paraId="74868828" w14:textId="77777777" w:rsidR="000A6B49" w:rsidRPr="00FB5394" w:rsidRDefault="000A6B49" w:rsidP="000A6B49">
      <w:pPr>
        <w:rPr>
          <w:rFonts w:ascii="Courier New" w:hAnsi="Courier New" w:cs="Courier New"/>
          <w:sz w:val="16"/>
          <w:szCs w:val="16"/>
        </w:rPr>
      </w:pPr>
    </w:p>
    <w:p w14:paraId="682255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08288A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1650CE2E" w14:textId="77777777" w:rsidR="000A6B49" w:rsidRPr="00FB5394" w:rsidRDefault="000A6B49" w:rsidP="000A6B49">
      <w:pPr>
        <w:rPr>
          <w:rFonts w:ascii="Courier New" w:hAnsi="Courier New" w:cs="Courier New"/>
          <w:sz w:val="16"/>
          <w:szCs w:val="16"/>
        </w:rPr>
      </w:pPr>
    </w:p>
    <w:p w14:paraId="35027D9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 EX       EXZ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p>
    <w:p w14:paraId="3B9A1E7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             0.2     0.2     0.2</w:t>
      </w:r>
    </w:p>
    <w:p w14:paraId="228FB60A" w14:textId="77777777" w:rsidR="000A6B49" w:rsidRPr="00FB5394" w:rsidRDefault="000A6B49" w:rsidP="000A6B49">
      <w:pPr>
        <w:rPr>
          <w:rFonts w:ascii="Courier New" w:hAnsi="Courier New" w:cs="Courier New"/>
          <w:sz w:val="16"/>
          <w:szCs w:val="16"/>
          <w:highlight w:val="yellow"/>
        </w:rPr>
      </w:pPr>
    </w:p>
    <w:p w14:paraId="7E476C4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MACRO EX     EXM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p>
    <w:p w14:paraId="1512E1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          0.0100</w:t>
      </w:r>
    </w:p>
    <w:p w14:paraId="10710E3F" w14:textId="77777777" w:rsidR="000A6B49" w:rsidRPr="00FB5394" w:rsidRDefault="000A6B49" w:rsidP="000A6B49">
      <w:pPr>
        <w:rPr>
          <w:rFonts w:ascii="Courier New" w:hAnsi="Courier New" w:cs="Courier New"/>
          <w:sz w:val="16"/>
          <w:szCs w:val="16"/>
        </w:rPr>
      </w:pPr>
    </w:p>
    <w:p w14:paraId="5C3C4A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100797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0E47CB2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734A03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7971EE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22DEFF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60082CEB" w14:textId="77777777" w:rsidR="000A6B49" w:rsidRPr="00FB5394" w:rsidRDefault="000A6B49" w:rsidP="000A6B49">
      <w:pPr>
        <w:rPr>
          <w:rFonts w:ascii="Courier New" w:hAnsi="Courier New" w:cs="Courier New"/>
          <w:sz w:val="16"/>
          <w:szCs w:val="16"/>
        </w:rPr>
      </w:pPr>
    </w:p>
    <w:p w14:paraId="34B01E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 SOLIDS     SSS   SEDRC   TAUCR</w:t>
      </w:r>
    </w:p>
    <w:p w14:paraId="638424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SS1      1.50000     OFF    0.00</w:t>
      </w:r>
    </w:p>
    <w:p w14:paraId="5F89AF74" w14:textId="77777777" w:rsidR="000A6B49" w:rsidRPr="00FB5394" w:rsidRDefault="000A6B49" w:rsidP="000A6B49">
      <w:pPr>
        <w:rPr>
          <w:rFonts w:ascii="Courier New" w:hAnsi="Courier New" w:cs="Courier New"/>
          <w:sz w:val="16"/>
          <w:szCs w:val="16"/>
        </w:rPr>
      </w:pPr>
    </w:p>
    <w:p w14:paraId="401CCB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2BBECA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516D2BC2" w14:textId="77777777" w:rsidR="000A6B49" w:rsidRPr="00FB5394" w:rsidRDefault="000A6B49" w:rsidP="000A6B49">
      <w:pPr>
        <w:rPr>
          <w:rFonts w:ascii="Courier New" w:hAnsi="Courier New" w:cs="Courier New"/>
          <w:sz w:val="16"/>
          <w:szCs w:val="16"/>
        </w:rPr>
      </w:pPr>
    </w:p>
    <w:p w14:paraId="6434959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TEMP   AT1     AT2     AT3     AT4     AK1     AK2     AK3     AK4</w:t>
      </w:r>
    </w:p>
    <w:p w14:paraId="505B42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5.00000 12.0000 20.0000 30.0000 0.10000 0.99000 0.99000 0.10000</w:t>
      </w:r>
    </w:p>
    <w:p w14:paraId="580E677E" w14:textId="77777777" w:rsidR="000A6B49" w:rsidRPr="00FB5394" w:rsidRDefault="000A6B49" w:rsidP="000A6B49">
      <w:pPr>
        <w:rPr>
          <w:rFonts w:ascii="Courier New" w:hAnsi="Courier New" w:cs="Courier New"/>
          <w:sz w:val="16"/>
          <w:szCs w:val="16"/>
        </w:rPr>
      </w:pPr>
    </w:p>
    <w:p w14:paraId="3BA527F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 STOI    ALGP    ALGN    ALGC   ALGSI   ACHLA   ALPOM   ANEQN    ANPR</w:t>
      </w:r>
    </w:p>
    <w:p w14:paraId="49FAE4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0.00500 0.08000 0.45000 0.00000 65.0000 0.80000       1 0.00100</w:t>
      </w:r>
    </w:p>
    <w:p w14:paraId="3918392D" w14:textId="77777777" w:rsidR="000A6B49" w:rsidRPr="00FB5394" w:rsidRDefault="000A6B49" w:rsidP="000A6B49">
      <w:pPr>
        <w:rPr>
          <w:rFonts w:ascii="Courier New" w:hAnsi="Courier New" w:cs="Courier New"/>
          <w:sz w:val="16"/>
          <w:szCs w:val="16"/>
        </w:rPr>
      </w:pPr>
    </w:p>
    <w:p w14:paraId="715648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EPIPHYTE    EPIC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p>
    <w:p w14:paraId="1621248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OFF</w:t>
      </w:r>
    </w:p>
    <w:p w14:paraId="1082B4BF" w14:textId="77777777" w:rsidR="000A6B49" w:rsidRPr="00FB5394" w:rsidRDefault="000A6B49" w:rsidP="000A6B49">
      <w:pPr>
        <w:rPr>
          <w:rFonts w:ascii="Courier New" w:hAnsi="Courier New" w:cs="Courier New"/>
          <w:sz w:val="16"/>
          <w:szCs w:val="16"/>
        </w:rPr>
      </w:pPr>
    </w:p>
    <w:p w14:paraId="015CC0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 PRIN    EPRC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p>
    <w:p w14:paraId="5E475D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OFF</w:t>
      </w:r>
    </w:p>
    <w:p w14:paraId="72E5FDBA" w14:textId="77777777" w:rsidR="000A6B49" w:rsidRPr="00FB5394" w:rsidRDefault="000A6B49" w:rsidP="000A6B49">
      <w:pPr>
        <w:rPr>
          <w:rFonts w:ascii="Courier New" w:hAnsi="Courier New" w:cs="Courier New"/>
          <w:sz w:val="16"/>
          <w:szCs w:val="16"/>
        </w:rPr>
      </w:pPr>
    </w:p>
    <w:p w14:paraId="7C43AA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 INIT   EPICI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p>
    <w:p w14:paraId="4AF979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10.0000</w:t>
      </w:r>
    </w:p>
    <w:p w14:paraId="5FBB3FFE" w14:textId="77777777" w:rsidR="000A6B49" w:rsidRPr="00FB5394" w:rsidRDefault="000A6B49" w:rsidP="000A6B49">
      <w:pPr>
        <w:rPr>
          <w:rFonts w:ascii="Courier New" w:hAnsi="Courier New" w:cs="Courier New"/>
          <w:sz w:val="16"/>
          <w:szCs w:val="16"/>
        </w:rPr>
      </w:pPr>
    </w:p>
    <w:p w14:paraId="2D92E9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RATE      EG      ER      EE      EM      EB    EHSP    EHSN   EHSSI</w:t>
      </w:r>
    </w:p>
    <w:p w14:paraId="782091A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2.00000 0.05000 0.02000 0.05000 0.01000 0.00200 0.00200 0.00000</w:t>
      </w:r>
    </w:p>
    <w:p w14:paraId="14816DC5" w14:textId="77777777" w:rsidR="000A6B49" w:rsidRPr="00FB5394" w:rsidRDefault="000A6B49" w:rsidP="000A6B49">
      <w:pPr>
        <w:rPr>
          <w:rFonts w:ascii="Courier New" w:hAnsi="Courier New" w:cs="Courier New"/>
          <w:sz w:val="16"/>
          <w:szCs w:val="16"/>
        </w:rPr>
      </w:pPr>
    </w:p>
    <w:p w14:paraId="445CE2D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HALF    ESAT     EHS   ENEQN    ENPR</w:t>
      </w:r>
    </w:p>
    <w:p w14:paraId="3A76A4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50.0000 40.0000       2 0.00200</w:t>
      </w:r>
    </w:p>
    <w:p w14:paraId="74993E04" w14:textId="77777777" w:rsidR="000A6B49" w:rsidRPr="00FB5394" w:rsidRDefault="000A6B49" w:rsidP="000A6B49">
      <w:pPr>
        <w:rPr>
          <w:rFonts w:ascii="Courier New" w:hAnsi="Courier New" w:cs="Courier New"/>
          <w:sz w:val="16"/>
          <w:szCs w:val="16"/>
        </w:rPr>
      </w:pPr>
    </w:p>
    <w:p w14:paraId="35ED1B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TEMP     ET1     ET2     ET3     ET4     EK1     EK2     EK3     EK4</w:t>
      </w:r>
    </w:p>
    <w:p w14:paraId="643AA9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2.00000 5.00000 20.0000 30.0000 0.10000 0.99000 0.99000 0.10000</w:t>
      </w:r>
    </w:p>
    <w:p w14:paraId="397F083B" w14:textId="77777777" w:rsidR="000A6B49" w:rsidRPr="00FB5394" w:rsidRDefault="000A6B49" w:rsidP="000A6B49">
      <w:pPr>
        <w:rPr>
          <w:rFonts w:ascii="Courier New" w:hAnsi="Courier New" w:cs="Courier New"/>
          <w:sz w:val="16"/>
          <w:szCs w:val="16"/>
        </w:rPr>
      </w:pPr>
    </w:p>
    <w:p w14:paraId="596B9D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STOI      EP      EN      EC     ESI   ECHLA    EPOM</w:t>
      </w:r>
    </w:p>
    <w:p w14:paraId="10961C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0.00500 0.08000 0.45000 0.00000 65.0000 0.80000</w:t>
      </w:r>
    </w:p>
    <w:p w14:paraId="69C0380E" w14:textId="77777777" w:rsidR="000A6B49" w:rsidRPr="00FB5394" w:rsidRDefault="000A6B49" w:rsidP="000A6B49">
      <w:pPr>
        <w:rPr>
          <w:rFonts w:ascii="Courier New" w:hAnsi="Courier New" w:cs="Courier New"/>
          <w:sz w:val="16"/>
          <w:szCs w:val="16"/>
        </w:rPr>
      </w:pPr>
    </w:p>
    <w:p w14:paraId="0E33568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RATE     ZG      ZR      ZM    ZEFF   </w:t>
      </w:r>
      <w:proofErr w:type="gramStart"/>
      <w:r w:rsidRPr="00FB5394">
        <w:rPr>
          <w:rFonts w:ascii="Courier New" w:hAnsi="Courier New" w:cs="Courier New"/>
          <w:sz w:val="16"/>
          <w:szCs w:val="16"/>
          <w:highlight w:val="yellow"/>
        </w:rPr>
        <w:t>PREFP  ZOOMIN</w:t>
      </w:r>
      <w:proofErr w:type="gramEnd"/>
      <w:r w:rsidRPr="00FB5394">
        <w:rPr>
          <w:rFonts w:ascii="Courier New" w:hAnsi="Courier New" w:cs="Courier New"/>
          <w:sz w:val="16"/>
          <w:szCs w:val="16"/>
          <w:highlight w:val="yellow"/>
        </w:rPr>
        <w:t xml:space="preserve">    ZS2P</w:t>
      </w:r>
    </w:p>
    <w:p w14:paraId="628BC3B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1.50    0.10   0.010    0.50    </w:t>
      </w:r>
      <w:proofErr w:type="gramStart"/>
      <w:r w:rsidRPr="00FB5394">
        <w:rPr>
          <w:rFonts w:ascii="Courier New" w:hAnsi="Courier New" w:cs="Courier New"/>
          <w:sz w:val="16"/>
          <w:szCs w:val="16"/>
          <w:highlight w:val="yellow"/>
        </w:rPr>
        <w:t>0.50  0.0100</w:t>
      </w:r>
      <w:proofErr w:type="gramEnd"/>
      <w:r w:rsidRPr="00FB5394">
        <w:rPr>
          <w:rFonts w:ascii="Courier New" w:hAnsi="Courier New" w:cs="Courier New"/>
          <w:sz w:val="16"/>
          <w:szCs w:val="16"/>
          <w:highlight w:val="yellow"/>
        </w:rPr>
        <w:t xml:space="preserve">    0.30            </w:t>
      </w:r>
    </w:p>
    <w:p w14:paraId="26E07703" w14:textId="77777777" w:rsidR="000A6B49" w:rsidRPr="00FB5394" w:rsidRDefault="000A6B49" w:rsidP="000A6B49">
      <w:pPr>
        <w:rPr>
          <w:rFonts w:ascii="Courier New" w:hAnsi="Courier New" w:cs="Courier New"/>
          <w:sz w:val="16"/>
          <w:szCs w:val="16"/>
          <w:highlight w:val="yellow"/>
        </w:rPr>
      </w:pPr>
    </w:p>
    <w:p w14:paraId="0C4269A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w:t>
      </w:r>
      <w:proofErr w:type="gramStart"/>
      <w:r w:rsidRPr="00FB5394">
        <w:rPr>
          <w:rFonts w:ascii="Courier New" w:hAnsi="Courier New" w:cs="Courier New"/>
          <w:sz w:val="16"/>
          <w:szCs w:val="16"/>
          <w:highlight w:val="yellow"/>
        </w:rPr>
        <w:t>ALGP  PREFA</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p>
    <w:p w14:paraId="6ADC3B6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1.00    0.50    0.50</w:t>
      </w:r>
    </w:p>
    <w:p w14:paraId="1DDEE0EA" w14:textId="77777777" w:rsidR="000A6B49" w:rsidRPr="00FB5394" w:rsidRDefault="000A6B49" w:rsidP="000A6B49">
      <w:pPr>
        <w:rPr>
          <w:rFonts w:ascii="Courier New" w:hAnsi="Courier New" w:cs="Courier New"/>
          <w:sz w:val="16"/>
          <w:szCs w:val="16"/>
          <w:highlight w:val="yellow"/>
        </w:rPr>
      </w:pPr>
    </w:p>
    <w:p w14:paraId="0A67416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w:t>
      </w:r>
      <w:proofErr w:type="spellStart"/>
      <w:proofErr w:type="gramStart"/>
      <w:r w:rsidRPr="00FB5394">
        <w:rPr>
          <w:rFonts w:ascii="Courier New" w:hAnsi="Courier New" w:cs="Courier New"/>
          <w:sz w:val="16"/>
          <w:szCs w:val="16"/>
          <w:highlight w:val="yellow"/>
        </w:rPr>
        <w:t>ZOOP</w:t>
      </w:r>
      <w:proofErr w:type="spellEnd"/>
      <w:r w:rsidRPr="00FB5394">
        <w:rPr>
          <w:rFonts w:ascii="Courier New" w:hAnsi="Courier New" w:cs="Courier New"/>
          <w:sz w:val="16"/>
          <w:szCs w:val="16"/>
          <w:highlight w:val="yellow"/>
        </w:rPr>
        <w:t xml:space="preserve">  PREFZ</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p>
    <w:p w14:paraId="364508C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0.00    0.00    0.00    </w:t>
      </w:r>
    </w:p>
    <w:p w14:paraId="116F6808" w14:textId="77777777" w:rsidR="000A6B49" w:rsidRPr="00FB5394" w:rsidRDefault="000A6B49" w:rsidP="000A6B49">
      <w:pPr>
        <w:rPr>
          <w:rFonts w:ascii="Courier New" w:hAnsi="Courier New" w:cs="Courier New"/>
          <w:sz w:val="16"/>
          <w:szCs w:val="16"/>
          <w:highlight w:val="yellow"/>
        </w:rPr>
      </w:pPr>
    </w:p>
    <w:p w14:paraId="79F6C04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ZOOP TEMP    ZT1     ZT2     ZT3     ZT4     ZK1     ZK2     ZK3     ZK4</w:t>
      </w:r>
    </w:p>
    <w:p w14:paraId="0A3BB85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lastRenderedPageBreak/>
        <w:t xml:space="preserve">             0.0    15.0    20.0    36.0     0.1     0.9    0.98   0.100</w:t>
      </w:r>
    </w:p>
    <w:p w14:paraId="301CADC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5742F3D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ZOOP STOI     ZP      ZN      ZC</w:t>
      </w:r>
    </w:p>
    <w:p w14:paraId="3E9195C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         0.01500 0.08000 0.45000</w:t>
      </w:r>
    </w:p>
    <w:p w14:paraId="722C249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2283EC1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MACROPHYT </w:t>
      </w:r>
      <w:proofErr w:type="gramStart"/>
      <w:r w:rsidRPr="00FB5394">
        <w:rPr>
          <w:rFonts w:ascii="Courier New" w:hAnsi="Courier New" w:cs="Courier New"/>
          <w:sz w:val="16"/>
          <w:szCs w:val="16"/>
          <w:highlight w:val="yellow"/>
        </w:rPr>
        <w:t xml:space="preserve">MACWBC  </w:t>
      </w:r>
      <w:proofErr w:type="spellStart"/>
      <w:r w:rsidRPr="00FB5394">
        <w:rPr>
          <w:rFonts w:ascii="Courier New" w:hAnsi="Courier New" w:cs="Courier New"/>
          <w:sz w:val="16"/>
          <w:szCs w:val="16"/>
          <w:highlight w:val="yellow"/>
        </w:rPr>
        <w:t>MACWBC</w:t>
      </w:r>
      <w:proofErr w:type="spellEnd"/>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p>
    <w:p w14:paraId="3A056D0C"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Mac1          ON     OFF     </w:t>
      </w:r>
      <w:proofErr w:type="spellStart"/>
      <w:r w:rsidRPr="00FB5394">
        <w:rPr>
          <w:rFonts w:ascii="Courier New" w:hAnsi="Courier New" w:cs="Courier New"/>
          <w:sz w:val="16"/>
          <w:szCs w:val="16"/>
          <w:highlight w:val="yellow"/>
        </w:rPr>
        <w:t>OFF</w:t>
      </w:r>
      <w:proofErr w:type="spellEnd"/>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7D3549C3" w14:textId="77777777" w:rsidR="000A6B49" w:rsidRPr="00FB5394" w:rsidRDefault="000A6B49" w:rsidP="000A6B49">
      <w:pPr>
        <w:rPr>
          <w:rFonts w:ascii="Courier New" w:hAnsi="Courier New" w:cs="Courier New"/>
          <w:sz w:val="16"/>
          <w:szCs w:val="16"/>
          <w:highlight w:val="yellow"/>
        </w:rPr>
      </w:pPr>
    </w:p>
    <w:p w14:paraId="005BA6F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PRINT </w:t>
      </w:r>
      <w:proofErr w:type="gramStart"/>
      <w:r w:rsidRPr="00FB5394">
        <w:rPr>
          <w:rFonts w:ascii="Courier New" w:hAnsi="Courier New" w:cs="Courier New"/>
          <w:sz w:val="16"/>
          <w:szCs w:val="16"/>
          <w:highlight w:val="yellow"/>
        </w:rPr>
        <w:t xml:space="preserve">MPRWBC  </w:t>
      </w:r>
      <w:proofErr w:type="spellStart"/>
      <w:r w:rsidRPr="00FB5394">
        <w:rPr>
          <w:rFonts w:ascii="Courier New" w:hAnsi="Courier New" w:cs="Courier New"/>
          <w:sz w:val="16"/>
          <w:szCs w:val="16"/>
          <w:highlight w:val="yellow"/>
        </w:rPr>
        <w:t>MPRWBC</w:t>
      </w:r>
      <w:proofErr w:type="spellEnd"/>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p>
    <w:p w14:paraId="5721259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Mac1          ON     OFF     </w:t>
      </w:r>
      <w:proofErr w:type="spellStart"/>
      <w:r w:rsidRPr="00FB5394">
        <w:rPr>
          <w:rFonts w:ascii="Courier New" w:hAnsi="Courier New" w:cs="Courier New"/>
          <w:sz w:val="16"/>
          <w:szCs w:val="16"/>
          <w:highlight w:val="yellow"/>
        </w:rPr>
        <w:t>OFF</w:t>
      </w:r>
      <w:proofErr w:type="spellEnd"/>
    </w:p>
    <w:p w14:paraId="2DAB5C0F" w14:textId="77777777" w:rsidR="000A6B49" w:rsidRPr="00FB5394" w:rsidRDefault="000A6B49" w:rsidP="000A6B49">
      <w:pPr>
        <w:rPr>
          <w:rFonts w:ascii="Courier New" w:hAnsi="Courier New" w:cs="Courier New"/>
          <w:sz w:val="16"/>
          <w:szCs w:val="16"/>
          <w:highlight w:val="yellow"/>
        </w:rPr>
      </w:pPr>
    </w:p>
    <w:p w14:paraId="21F783A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w:t>
      </w:r>
      <w:proofErr w:type="gramStart"/>
      <w:r w:rsidRPr="00FB5394">
        <w:rPr>
          <w:rFonts w:ascii="Courier New" w:hAnsi="Courier New" w:cs="Courier New"/>
          <w:sz w:val="16"/>
          <w:szCs w:val="16"/>
          <w:highlight w:val="yellow"/>
        </w:rPr>
        <w:t>INI  MACWBCI</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p>
    <w:p w14:paraId="2F81FC6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Mac1     0.00000</w:t>
      </w:r>
      <w:r w:rsidRPr="00FB5394">
        <w:rPr>
          <w:rFonts w:ascii="Courier New" w:hAnsi="Courier New" w:cs="Courier New"/>
          <w:sz w:val="16"/>
          <w:szCs w:val="16"/>
          <w:highlight w:val="yellow"/>
        </w:rPr>
        <w:tab/>
        <w:t xml:space="preserve"> 0.1     0.5</w:t>
      </w:r>
      <w:r w:rsidRPr="00FB5394">
        <w:rPr>
          <w:rFonts w:ascii="Courier New" w:hAnsi="Courier New" w:cs="Courier New"/>
          <w:sz w:val="16"/>
          <w:szCs w:val="16"/>
          <w:highlight w:val="yellow"/>
        </w:rPr>
        <w:tab/>
        <w:t xml:space="preserve">  </w:t>
      </w:r>
    </w:p>
    <w:p w14:paraId="28BCBC62" w14:textId="77777777" w:rsidR="000A6B49" w:rsidRPr="00FB5394" w:rsidRDefault="000A6B49" w:rsidP="000A6B49">
      <w:pPr>
        <w:rPr>
          <w:rFonts w:ascii="Courier New" w:hAnsi="Courier New" w:cs="Courier New"/>
          <w:sz w:val="16"/>
          <w:szCs w:val="16"/>
          <w:highlight w:val="yellow"/>
        </w:rPr>
      </w:pPr>
    </w:p>
    <w:p w14:paraId="6B93C19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RATE      MG      MR      MM    MSAT    MHSP    MHSN    MHSC    </w:t>
      </w:r>
      <w:proofErr w:type="gramStart"/>
      <w:r w:rsidRPr="00FB5394">
        <w:rPr>
          <w:rFonts w:ascii="Courier New" w:hAnsi="Courier New" w:cs="Courier New"/>
          <w:sz w:val="16"/>
          <w:szCs w:val="16"/>
          <w:highlight w:val="yellow"/>
        </w:rPr>
        <w:t>MPOM  LRPMAC</w:t>
      </w:r>
      <w:proofErr w:type="gramEnd"/>
    </w:p>
    <w:p w14:paraId="1E7663F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0.30    0.05    0.05    30.0     0.0     0.0     0.0     0.9     0.2</w:t>
      </w:r>
    </w:p>
    <w:p w14:paraId="3EE6F2A5" w14:textId="77777777" w:rsidR="000A6B49" w:rsidRPr="00FB5394" w:rsidRDefault="000A6B49" w:rsidP="000A6B49">
      <w:pPr>
        <w:rPr>
          <w:rFonts w:ascii="Courier New" w:hAnsi="Courier New" w:cs="Courier New"/>
          <w:sz w:val="16"/>
          <w:szCs w:val="16"/>
          <w:highlight w:val="yellow"/>
        </w:rPr>
      </w:pPr>
    </w:p>
    <w:p w14:paraId="3CF788F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SED     PSED    NSED</w:t>
      </w:r>
    </w:p>
    <w:p w14:paraId="7F4D800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0.5     0.5</w:t>
      </w:r>
    </w:p>
    <w:p w14:paraId="5B36989D" w14:textId="77777777" w:rsidR="000A6B49" w:rsidRPr="00FB5394" w:rsidRDefault="000A6B49" w:rsidP="000A6B49">
      <w:pPr>
        <w:rPr>
          <w:rFonts w:ascii="Courier New" w:hAnsi="Courier New" w:cs="Courier New"/>
          <w:sz w:val="16"/>
          <w:szCs w:val="16"/>
          <w:highlight w:val="yellow"/>
        </w:rPr>
      </w:pPr>
    </w:p>
    <w:p w14:paraId="58899ED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DIST    MBMP    MMAX</w:t>
      </w:r>
    </w:p>
    <w:p w14:paraId="32A090B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40.0   500.0</w:t>
      </w:r>
    </w:p>
    <w:p w14:paraId="54DC0C00" w14:textId="77777777" w:rsidR="000A6B49" w:rsidRPr="00FB5394" w:rsidRDefault="000A6B49" w:rsidP="000A6B49">
      <w:pPr>
        <w:rPr>
          <w:rFonts w:ascii="Courier New" w:hAnsi="Courier New" w:cs="Courier New"/>
          <w:sz w:val="16"/>
          <w:szCs w:val="16"/>
          <w:highlight w:val="yellow"/>
        </w:rPr>
      </w:pPr>
    </w:p>
    <w:p w14:paraId="18C5483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w:t>
      </w:r>
      <w:proofErr w:type="gramStart"/>
      <w:r w:rsidRPr="00FB5394">
        <w:rPr>
          <w:rFonts w:ascii="Courier New" w:hAnsi="Courier New" w:cs="Courier New"/>
          <w:sz w:val="16"/>
          <w:szCs w:val="16"/>
          <w:highlight w:val="yellow"/>
        </w:rPr>
        <w:t>DRAG  CDSTEM</w:t>
      </w:r>
      <w:proofErr w:type="gramEnd"/>
      <w:r w:rsidRPr="00FB5394">
        <w:rPr>
          <w:rFonts w:ascii="Courier New" w:hAnsi="Courier New" w:cs="Courier New"/>
          <w:sz w:val="16"/>
          <w:szCs w:val="16"/>
          <w:highlight w:val="yellow"/>
        </w:rPr>
        <w:t xml:space="preserve">     DWV    DMSA   ANORM</w:t>
      </w:r>
    </w:p>
    <w:p w14:paraId="636F8B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2.0     7e4    8.00    0.80</w:t>
      </w:r>
    </w:p>
    <w:p w14:paraId="4937E4E5" w14:textId="77777777" w:rsidR="000A6B49" w:rsidRPr="00FB5394" w:rsidRDefault="000A6B49" w:rsidP="000A6B49">
      <w:pPr>
        <w:rPr>
          <w:rFonts w:ascii="Courier New" w:hAnsi="Courier New" w:cs="Courier New"/>
          <w:sz w:val="16"/>
          <w:szCs w:val="16"/>
          <w:highlight w:val="yellow"/>
        </w:rPr>
      </w:pPr>
    </w:p>
    <w:p w14:paraId="0055027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TEMP     MT1     MT2     MT3     MT4     MK1     MK2     MK3     MK4</w:t>
      </w:r>
    </w:p>
    <w:p w14:paraId="584CE1A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7.0    15.0    24.0    34.0     0.1    0.99    0.99    0.01</w:t>
      </w:r>
    </w:p>
    <w:p w14:paraId="1878B921" w14:textId="77777777" w:rsidR="000A6B49" w:rsidRPr="00FB5394" w:rsidRDefault="000A6B49" w:rsidP="000A6B49">
      <w:pPr>
        <w:rPr>
          <w:rFonts w:ascii="Courier New" w:hAnsi="Courier New" w:cs="Courier New"/>
          <w:sz w:val="16"/>
          <w:szCs w:val="16"/>
          <w:highlight w:val="yellow"/>
        </w:rPr>
      </w:pPr>
    </w:p>
    <w:p w14:paraId="6A62EE7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STOICH    MP      MN      MC</w:t>
      </w:r>
    </w:p>
    <w:p w14:paraId="706356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Mac 1      0.005    0.08    0.45</w:t>
      </w:r>
    </w:p>
    <w:p w14:paraId="2DF5601E" w14:textId="77777777" w:rsidR="000A6B49" w:rsidRPr="00FB5394" w:rsidRDefault="000A6B49" w:rsidP="000A6B49">
      <w:pPr>
        <w:rPr>
          <w:rFonts w:ascii="Courier New" w:hAnsi="Courier New" w:cs="Courier New"/>
          <w:sz w:val="16"/>
          <w:szCs w:val="16"/>
        </w:rPr>
      </w:pPr>
    </w:p>
    <w:p w14:paraId="39751E1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DOM       </w:t>
      </w:r>
      <w:proofErr w:type="gramStart"/>
      <w:r w:rsidRPr="00FB5394">
        <w:rPr>
          <w:rFonts w:ascii="Courier New" w:hAnsi="Courier New" w:cs="Courier New"/>
          <w:sz w:val="16"/>
          <w:szCs w:val="16"/>
        </w:rPr>
        <w:t>LDOMDK  RDOMDK</w:t>
      </w:r>
      <w:proofErr w:type="gramEnd"/>
      <w:r w:rsidRPr="00FB5394">
        <w:rPr>
          <w:rFonts w:ascii="Courier New" w:hAnsi="Courier New" w:cs="Courier New"/>
          <w:sz w:val="16"/>
          <w:szCs w:val="16"/>
        </w:rPr>
        <w:t xml:space="preserve">   LRDDK</w:t>
      </w:r>
    </w:p>
    <w:p w14:paraId="5D0F2A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0.00100 0.00100</w:t>
      </w:r>
    </w:p>
    <w:p w14:paraId="29D96132" w14:textId="77777777" w:rsidR="000A6B49" w:rsidRPr="00FB5394" w:rsidRDefault="000A6B49" w:rsidP="000A6B49">
      <w:pPr>
        <w:rPr>
          <w:rFonts w:ascii="Courier New" w:hAnsi="Courier New" w:cs="Courier New"/>
          <w:sz w:val="16"/>
          <w:szCs w:val="16"/>
        </w:rPr>
      </w:pPr>
    </w:p>
    <w:p w14:paraId="1372771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POM       </w:t>
      </w:r>
      <w:proofErr w:type="gramStart"/>
      <w:r w:rsidRPr="00FB5394">
        <w:rPr>
          <w:rFonts w:ascii="Courier New" w:hAnsi="Courier New" w:cs="Courier New"/>
          <w:sz w:val="16"/>
          <w:szCs w:val="16"/>
        </w:rPr>
        <w:t>LPOMDK  RPOMDK</w:t>
      </w:r>
      <w:proofErr w:type="gramEnd"/>
      <w:r w:rsidRPr="00FB5394">
        <w:rPr>
          <w:rFonts w:ascii="Courier New" w:hAnsi="Courier New" w:cs="Courier New"/>
          <w:sz w:val="16"/>
          <w:szCs w:val="16"/>
        </w:rPr>
        <w:t xml:space="preserve">   LRPDK    POMS</w:t>
      </w:r>
    </w:p>
    <w:p w14:paraId="29502CA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0.08000 0.00100 0.00100 0.10000</w:t>
      </w:r>
    </w:p>
    <w:p w14:paraId="03CD3D4A" w14:textId="77777777" w:rsidR="000A6B49" w:rsidRPr="00FB5394" w:rsidRDefault="000A6B49" w:rsidP="000A6B49">
      <w:pPr>
        <w:rPr>
          <w:rFonts w:ascii="Courier New" w:hAnsi="Courier New" w:cs="Courier New"/>
          <w:sz w:val="16"/>
          <w:szCs w:val="16"/>
        </w:rPr>
      </w:pPr>
    </w:p>
    <w:p w14:paraId="73B4EB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OM STOIC    ORGP    ORGN    ORGC   ORGSI</w:t>
      </w:r>
    </w:p>
    <w:p w14:paraId="7EC3AF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0.00500 0.08000 0.45000 0.18000</w:t>
      </w:r>
    </w:p>
    <w:p w14:paraId="34285B43" w14:textId="77777777" w:rsidR="000A6B49" w:rsidRPr="00FB5394" w:rsidRDefault="000A6B49" w:rsidP="000A6B49">
      <w:pPr>
        <w:rPr>
          <w:rFonts w:ascii="Courier New" w:hAnsi="Courier New" w:cs="Courier New"/>
          <w:sz w:val="16"/>
          <w:szCs w:val="16"/>
        </w:rPr>
      </w:pPr>
    </w:p>
    <w:p w14:paraId="0B41E7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OM RATE     OMT1    OMT2    OMK1    OMK2</w:t>
      </w:r>
    </w:p>
    <w:p w14:paraId="7A6611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4.00000 30.0000 0.10000 0.99000</w:t>
      </w:r>
    </w:p>
    <w:p w14:paraId="38A8929C" w14:textId="77777777" w:rsidR="000A6B49" w:rsidRPr="00FB5394" w:rsidRDefault="000A6B49" w:rsidP="000A6B49">
      <w:pPr>
        <w:rPr>
          <w:rFonts w:ascii="Courier New" w:hAnsi="Courier New" w:cs="Courier New"/>
          <w:sz w:val="16"/>
          <w:szCs w:val="16"/>
        </w:rPr>
      </w:pPr>
    </w:p>
    <w:p w14:paraId="360D4C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        KBOD    TBOD    RBOD   </w:t>
      </w:r>
      <w:r w:rsidRPr="00FB5394">
        <w:rPr>
          <w:rFonts w:ascii="Courier New" w:hAnsi="Courier New" w:cs="Courier New"/>
          <w:sz w:val="16"/>
          <w:szCs w:val="16"/>
          <w:highlight w:val="yellow"/>
        </w:rPr>
        <w:t>CBODS</w:t>
      </w:r>
    </w:p>
    <w:p w14:paraId="374659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1    0.04180 1.01470 1.00000     </w:t>
      </w:r>
      <w:r w:rsidRPr="00FB5394">
        <w:rPr>
          <w:rFonts w:ascii="Courier New" w:hAnsi="Courier New" w:cs="Courier New"/>
          <w:sz w:val="16"/>
          <w:szCs w:val="16"/>
          <w:highlight w:val="yellow"/>
        </w:rPr>
        <w:t>0.0</w:t>
      </w:r>
    </w:p>
    <w:p w14:paraId="20D28E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2    0.13020 1.01470 1.00000     </w:t>
      </w:r>
      <w:r w:rsidRPr="00FB5394">
        <w:rPr>
          <w:rFonts w:ascii="Courier New" w:hAnsi="Courier New" w:cs="Courier New"/>
          <w:sz w:val="16"/>
          <w:szCs w:val="16"/>
          <w:highlight w:val="yellow"/>
        </w:rPr>
        <w:t>0.0</w:t>
      </w:r>
    </w:p>
    <w:p w14:paraId="48B9607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3    0.04690 1.01470 1.00000     </w:t>
      </w:r>
      <w:r w:rsidRPr="00FB5394">
        <w:rPr>
          <w:rFonts w:ascii="Courier New" w:hAnsi="Courier New" w:cs="Courier New"/>
          <w:sz w:val="16"/>
          <w:szCs w:val="16"/>
          <w:highlight w:val="yellow"/>
        </w:rPr>
        <w:t>0.0</w:t>
      </w:r>
    </w:p>
    <w:p w14:paraId="0AB67D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4    0.08800 1.01470 1.00000     </w:t>
      </w:r>
      <w:r w:rsidRPr="00FB5394">
        <w:rPr>
          <w:rFonts w:ascii="Courier New" w:hAnsi="Courier New" w:cs="Courier New"/>
          <w:sz w:val="16"/>
          <w:szCs w:val="16"/>
          <w:highlight w:val="yellow"/>
        </w:rPr>
        <w:t>0.0</w:t>
      </w:r>
    </w:p>
    <w:p w14:paraId="15EF55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5    0.05000 1.01470 1.00000     </w:t>
      </w:r>
      <w:r w:rsidRPr="00FB5394">
        <w:rPr>
          <w:rFonts w:ascii="Courier New" w:hAnsi="Courier New" w:cs="Courier New"/>
          <w:sz w:val="16"/>
          <w:szCs w:val="16"/>
          <w:highlight w:val="yellow"/>
        </w:rPr>
        <w:t>0.0</w:t>
      </w:r>
    </w:p>
    <w:p w14:paraId="19C2BA08" w14:textId="77777777" w:rsidR="000A6B49" w:rsidRPr="00FB5394" w:rsidRDefault="000A6B49" w:rsidP="000A6B49">
      <w:pPr>
        <w:rPr>
          <w:rFonts w:ascii="Courier New" w:hAnsi="Courier New" w:cs="Courier New"/>
          <w:sz w:val="16"/>
          <w:szCs w:val="16"/>
        </w:rPr>
      </w:pPr>
    </w:p>
    <w:p w14:paraId="5E6786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 </w:t>
      </w:r>
      <w:proofErr w:type="gramStart"/>
      <w:r w:rsidRPr="00FB5394">
        <w:rPr>
          <w:rFonts w:ascii="Courier New" w:hAnsi="Courier New" w:cs="Courier New"/>
          <w:sz w:val="16"/>
          <w:szCs w:val="16"/>
        </w:rPr>
        <w:t>STOIC  BODP</w:t>
      </w:r>
      <w:proofErr w:type="gramEnd"/>
      <w:r w:rsidRPr="00FB5394">
        <w:rPr>
          <w:rFonts w:ascii="Courier New" w:hAnsi="Courier New" w:cs="Courier New"/>
          <w:sz w:val="16"/>
          <w:szCs w:val="16"/>
        </w:rPr>
        <w:t xml:space="preserve">    BODN    BODC</w:t>
      </w:r>
    </w:p>
    <w:p w14:paraId="44A7209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1    0.00500 0.08000 0.45000</w:t>
      </w:r>
    </w:p>
    <w:p w14:paraId="5A996C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2    0.00500 0.08000 0.45000</w:t>
      </w:r>
    </w:p>
    <w:p w14:paraId="4AF4FC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3    0.00500 0.08000 0.45000</w:t>
      </w:r>
    </w:p>
    <w:p w14:paraId="337DB42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4    0.00500 0.08000 0.45000</w:t>
      </w:r>
    </w:p>
    <w:p w14:paraId="78764A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5    0.00500 0.08000 0.45000</w:t>
      </w:r>
    </w:p>
    <w:p w14:paraId="6D22C751" w14:textId="77777777" w:rsidR="000A6B49" w:rsidRPr="00FB5394" w:rsidRDefault="000A6B49" w:rsidP="000A6B49">
      <w:pPr>
        <w:rPr>
          <w:rFonts w:ascii="Courier New" w:hAnsi="Courier New" w:cs="Courier New"/>
          <w:sz w:val="16"/>
          <w:szCs w:val="16"/>
        </w:rPr>
      </w:pPr>
    </w:p>
    <w:p w14:paraId="6A454F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PHOSPHOR    PO4R   PARTP</w:t>
      </w:r>
    </w:p>
    <w:p w14:paraId="00119D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0.00100 0.00000</w:t>
      </w:r>
    </w:p>
    <w:p w14:paraId="3ED4BB34" w14:textId="77777777" w:rsidR="000A6B49" w:rsidRPr="00FB5394" w:rsidRDefault="000A6B49" w:rsidP="000A6B49">
      <w:pPr>
        <w:rPr>
          <w:rFonts w:ascii="Courier New" w:hAnsi="Courier New" w:cs="Courier New"/>
          <w:sz w:val="16"/>
          <w:szCs w:val="16"/>
        </w:rPr>
      </w:pPr>
    </w:p>
    <w:p w14:paraId="021E83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AMMONIUM    NH4R   NH4DK</w:t>
      </w:r>
    </w:p>
    <w:p w14:paraId="679828F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0.00100 0.50000</w:t>
      </w:r>
    </w:p>
    <w:p w14:paraId="5367EE6F" w14:textId="77777777" w:rsidR="000A6B49" w:rsidRPr="00FB5394" w:rsidRDefault="000A6B49" w:rsidP="000A6B49">
      <w:pPr>
        <w:rPr>
          <w:rFonts w:ascii="Courier New" w:hAnsi="Courier New" w:cs="Courier New"/>
          <w:sz w:val="16"/>
          <w:szCs w:val="16"/>
        </w:rPr>
      </w:pPr>
    </w:p>
    <w:p w14:paraId="5533085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RATE   NH4T1   NH4T2   NH4K1   NH4K2</w:t>
      </w:r>
    </w:p>
    <w:p w14:paraId="21D3E0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5.00000 25.0000 0.10000 0.99000</w:t>
      </w:r>
    </w:p>
    <w:p w14:paraId="585E217C" w14:textId="77777777" w:rsidR="000A6B49" w:rsidRPr="00FB5394" w:rsidRDefault="000A6B49" w:rsidP="000A6B49">
      <w:pPr>
        <w:rPr>
          <w:rFonts w:ascii="Courier New" w:hAnsi="Courier New" w:cs="Courier New"/>
          <w:sz w:val="16"/>
          <w:szCs w:val="16"/>
        </w:rPr>
      </w:pPr>
    </w:p>
    <w:p w14:paraId="2E37827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NITRATE    NO3DK    NO3S</w:t>
      </w:r>
    </w:p>
    <w:p w14:paraId="2293EE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0.05000 0.00000</w:t>
      </w:r>
    </w:p>
    <w:p w14:paraId="20265A32" w14:textId="77777777" w:rsidR="000A6B49" w:rsidRPr="00FB5394" w:rsidRDefault="000A6B49" w:rsidP="000A6B49">
      <w:pPr>
        <w:rPr>
          <w:rFonts w:ascii="Courier New" w:hAnsi="Courier New" w:cs="Courier New"/>
          <w:sz w:val="16"/>
          <w:szCs w:val="16"/>
        </w:rPr>
      </w:pPr>
    </w:p>
    <w:p w14:paraId="7A5EFC1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RATE   NO3T1   NO3T2   NO3K1   NO3K2</w:t>
      </w:r>
    </w:p>
    <w:p w14:paraId="28F8F2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5.00000 25.0000 0.10000 0.99000</w:t>
      </w:r>
    </w:p>
    <w:p w14:paraId="716C34FE" w14:textId="77777777" w:rsidR="000A6B49" w:rsidRPr="00FB5394" w:rsidRDefault="000A6B49" w:rsidP="000A6B49">
      <w:pPr>
        <w:rPr>
          <w:rFonts w:ascii="Courier New" w:hAnsi="Courier New" w:cs="Courier New"/>
          <w:sz w:val="16"/>
          <w:szCs w:val="16"/>
        </w:rPr>
      </w:pPr>
    </w:p>
    <w:p w14:paraId="5F39EF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SILICA      DSIR    PSIS   </w:t>
      </w:r>
      <w:proofErr w:type="gramStart"/>
      <w:r w:rsidRPr="00FB5394">
        <w:rPr>
          <w:rFonts w:ascii="Courier New" w:hAnsi="Courier New" w:cs="Courier New"/>
          <w:sz w:val="16"/>
          <w:szCs w:val="16"/>
        </w:rPr>
        <w:t>PSIDK  PARTSI</w:t>
      </w:r>
      <w:proofErr w:type="gramEnd"/>
    </w:p>
    <w:p w14:paraId="4CB5660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0.00000 0.30000 0.20000</w:t>
      </w:r>
    </w:p>
    <w:p w14:paraId="66181712" w14:textId="77777777" w:rsidR="000A6B49" w:rsidRPr="00FB5394" w:rsidRDefault="000A6B49" w:rsidP="000A6B49">
      <w:pPr>
        <w:rPr>
          <w:rFonts w:ascii="Courier New" w:hAnsi="Courier New" w:cs="Courier New"/>
          <w:sz w:val="16"/>
          <w:szCs w:val="16"/>
        </w:rPr>
      </w:pPr>
    </w:p>
    <w:p w14:paraId="453A09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IRON         FER     FES</w:t>
      </w:r>
    </w:p>
    <w:p w14:paraId="5E874B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0.00000</w:t>
      </w:r>
    </w:p>
    <w:p w14:paraId="075C9F66" w14:textId="77777777" w:rsidR="000A6B49" w:rsidRPr="00FB5394" w:rsidRDefault="000A6B49" w:rsidP="000A6B49">
      <w:pPr>
        <w:rPr>
          <w:rFonts w:ascii="Courier New" w:hAnsi="Courier New" w:cs="Courier New"/>
          <w:sz w:val="16"/>
          <w:szCs w:val="16"/>
        </w:rPr>
      </w:pPr>
    </w:p>
    <w:p w14:paraId="075BC48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 CO2     CO2R</w:t>
      </w:r>
    </w:p>
    <w:p w14:paraId="66902D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w:t>
      </w:r>
    </w:p>
    <w:p w14:paraId="442B0D54" w14:textId="77777777" w:rsidR="000A6B49" w:rsidRPr="00FB5394" w:rsidRDefault="000A6B49" w:rsidP="000A6B49">
      <w:pPr>
        <w:rPr>
          <w:rFonts w:ascii="Courier New" w:hAnsi="Courier New" w:cs="Courier New"/>
          <w:sz w:val="16"/>
          <w:szCs w:val="16"/>
        </w:rPr>
      </w:pPr>
    </w:p>
    <w:p w14:paraId="42AB36D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1   O2NH4    O2OM</w:t>
      </w:r>
    </w:p>
    <w:p w14:paraId="3D63C2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4.57000 1.40000</w:t>
      </w:r>
    </w:p>
    <w:p w14:paraId="3727A8A5" w14:textId="77777777" w:rsidR="000A6B49" w:rsidRPr="00FB5394" w:rsidRDefault="000A6B49" w:rsidP="000A6B49">
      <w:pPr>
        <w:rPr>
          <w:rFonts w:ascii="Courier New" w:hAnsi="Courier New" w:cs="Courier New"/>
          <w:sz w:val="16"/>
          <w:szCs w:val="16"/>
        </w:rPr>
      </w:pPr>
    </w:p>
    <w:p w14:paraId="077D86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2    O2AR    O2AG</w:t>
      </w:r>
    </w:p>
    <w:p w14:paraId="75AC1D6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1.10000 1.40000</w:t>
      </w:r>
    </w:p>
    <w:p w14:paraId="66F11D68" w14:textId="77777777" w:rsidR="000A6B49" w:rsidRPr="00FB5394" w:rsidRDefault="000A6B49" w:rsidP="000A6B49">
      <w:pPr>
        <w:rPr>
          <w:rFonts w:ascii="Courier New" w:hAnsi="Courier New" w:cs="Courier New"/>
          <w:sz w:val="16"/>
          <w:szCs w:val="16"/>
        </w:rPr>
      </w:pPr>
    </w:p>
    <w:p w14:paraId="4B021E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3    O2ER    O2EG</w:t>
      </w:r>
    </w:p>
    <w:p w14:paraId="2B48FC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1.10000 1.40000</w:t>
      </w:r>
    </w:p>
    <w:p w14:paraId="2A15F60C" w14:textId="77777777" w:rsidR="000A6B49" w:rsidRPr="00FB5394" w:rsidRDefault="000A6B49" w:rsidP="000A6B49">
      <w:pPr>
        <w:rPr>
          <w:rFonts w:ascii="Courier New" w:hAnsi="Courier New" w:cs="Courier New"/>
          <w:sz w:val="16"/>
          <w:szCs w:val="16"/>
        </w:rPr>
      </w:pPr>
    </w:p>
    <w:p w14:paraId="278CF4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STOICH 4    O2ZR</w:t>
      </w:r>
    </w:p>
    <w:p w14:paraId="657CE60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1.10000</w:t>
      </w:r>
    </w:p>
    <w:p w14:paraId="0390916E" w14:textId="77777777" w:rsidR="000A6B49" w:rsidRPr="00FB5394" w:rsidRDefault="000A6B49" w:rsidP="000A6B49">
      <w:pPr>
        <w:rPr>
          <w:rFonts w:ascii="Courier New" w:hAnsi="Courier New" w:cs="Courier New"/>
          <w:sz w:val="16"/>
          <w:szCs w:val="16"/>
          <w:highlight w:val="yellow"/>
        </w:rPr>
      </w:pPr>
    </w:p>
    <w:p w14:paraId="5C27CD00"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STOICH 5    O2MR    O2MG</w:t>
      </w:r>
    </w:p>
    <w:p w14:paraId="7DF060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MAC1         1.1     1.4</w:t>
      </w:r>
      <w:r w:rsidRPr="00FB5394">
        <w:rPr>
          <w:rFonts w:ascii="Courier New" w:hAnsi="Courier New" w:cs="Courier New"/>
          <w:sz w:val="16"/>
          <w:szCs w:val="16"/>
        </w:rPr>
        <w:tab/>
      </w:r>
      <w:r w:rsidRPr="00FB5394">
        <w:rPr>
          <w:rFonts w:ascii="Courier New" w:hAnsi="Courier New" w:cs="Courier New"/>
          <w:sz w:val="16"/>
          <w:szCs w:val="16"/>
        </w:rPr>
        <w:tab/>
        <w:t xml:space="preserve"> </w:t>
      </w:r>
    </w:p>
    <w:p w14:paraId="09C61B57" w14:textId="77777777" w:rsidR="000A6B49" w:rsidRPr="00FB5394" w:rsidRDefault="000A6B49" w:rsidP="000A6B49">
      <w:pPr>
        <w:rPr>
          <w:rFonts w:ascii="Courier New" w:hAnsi="Courier New" w:cs="Courier New"/>
          <w:sz w:val="16"/>
          <w:szCs w:val="16"/>
        </w:rPr>
      </w:pPr>
    </w:p>
    <w:p w14:paraId="1013801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O2 LIMIT     </w:t>
      </w:r>
      <w:r w:rsidRPr="00FB5394">
        <w:rPr>
          <w:rFonts w:ascii="Courier New" w:hAnsi="Courier New" w:cs="Courier New"/>
          <w:sz w:val="16"/>
          <w:szCs w:val="16"/>
          <w:highlight w:val="yellow"/>
        </w:rPr>
        <w:t>KDO</w:t>
      </w:r>
    </w:p>
    <w:p w14:paraId="5725E7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6441DBDB" w14:textId="77777777" w:rsidR="000A6B49" w:rsidRPr="00FB5394" w:rsidRDefault="000A6B49" w:rsidP="000A6B49">
      <w:pPr>
        <w:rPr>
          <w:rFonts w:ascii="Courier New" w:hAnsi="Courier New" w:cs="Courier New"/>
          <w:sz w:val="16"/>
          <w:szCs w:val="16"/>
        </w:rPr>
      </w:pPr>
    </w:p>
    <w:p w14:paraId="4D9C3F9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SEDIMENT    </w:t>
      </w:r>
      <w:proofErr w:type="gramStart"/>
      <w:r w:rsidRPr="00FB5394">
        <w:rPr>
          <w:rFonts w:ascii="Courier New" w:hAnsi="Courier New" w:cs="Courier New"/>
          <w:sz w:val="16"/>
          <w:szCs w:val="16"/>
        </w:rPr>
        <w:t>SEDC  SEDPRC</w:t>
      </w:r>
      <w:proofErr w:type="gramEnd"/>
      <w:r w:rsidRPr="00FB5394">
        <w:rPr>
          <w:rFonts w:ascii="Courier New" w:hAnsi="Courier New" w:cs="Courier New"/>
          <w:sz w:val="16"/>
          <w:szCs w:val="16"/>
        </w:rPr>
        <w:t xml:space="preserve">   SEDCI    SEDK    </w:t>
      </w:r>
      <w:r w:rsidRPr="00FB5394">
        <w:rPr>
          <w:rFonts w:ascii="Courier New" w:hAnsi="Courier New" w:cs="Courier New"/>
          <w:sz w:val="16"/>
          <w:szCs w:val="16"/>
          <w:highlight w:val="yellow"/>
        </w:rPr>
        <w:t>SEDS</w:t>
      </w:r>
      <w:r w:rsidRPr="00FB5394">
        <w:rPr>
          <w:rFonts w:ascii="Courier New" w:hAnsi="Courier New" w:cs="Courier New"/>
          <w:sz w:val="16"/>
          <w:szCs w:val="16"/>
        </w:rPr>
        <w:t xml:space="preserve">    FSOD    FSED   </w:t>
      </w:r>
      <w:r w:rsidRPr="00FB5394">
        <w:rPr>
          <w:rFonts w:ascii="Courier New" w:hAnsi="Courier New" w:cs="Courier New"/>
          <w:sz w:val="16"/>
          <w:szCs w:val="16"/>
          <w:highlight w:val="yellow"/>
        </w:rPr>
        <w:t>SEDBR</w:t>
      </w:r>
    </w:p>
    <w:p w14:paraId="7E3F83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WB 1          ON      </w:t>
      </w:r>
      <w:proofErr w:type="spellStart"/>
      <w:r w:rsidRPr="00FB5394">
        <w:rPr>
          <w:rFonts w:ascii="Courier New" w:hAnsi="Courier New" w:cs="Courier New"/>
          <w:sz w:val="16"/>
          <w:szCs w:val="16"/>
        </w:rPr>
        <w:t>ON</w:t>
      </w:r>
      <w:proofErr w:type="spellEnd"/>
      <w:r w:rsidRPr="00FB5394">
        <w:rPr>
          <w:rFonts w:ascii="Courier New" w:hAnsi="Courier New" w:cs="Courier New"/>
          <w:sz w:val="16"/>
          <w:szCs w:val="16"/>
        </w:rPr>
        <w:t xml:space="preserve"> 0.00000 0.10000     </w:t>
      </w:r>
      <w:r w:rsidRPr="00FB5394">
        <w:rPr>
          <w:rFonts w:ascii="Courier New" w:hAnsi="Courier New" w:cs="Courier New"/>
          <w:sz w:val="16"/>
          <w:szCs w:val="16"/>
          <w:highlight w:val="yellow"/>
        </w:rPr>
        <w:t>0.1</w:t>
      </w:r>
      <w:r w:rsidRPr="00FB5394">
        <w:rPr>
          <w:rFonts w:ascii="Courier New" w:hAnsi="Courier New" w:cs="Courier New"/>
          <w:sz w:val="16"/>
          <w:szCs w:val="16"/>
        </w:rPr>
        <w:t xml:space="preserve"> 1.00000 1.00000     </w:t>
      </w:r>
      <w:r w:rsidRPr="00FB5394">
        <w:rPr>
          <w:rFonts w:ascii="Courier New" w:hAnsi="Courier New" w:cs="Courier New"/>
          <w:sz w:val="16"/>
          <w:szCs w:val="16"/>
          <w:highlight w:val="yellow"/>
        </w:rPr>
        <w:t>0.2</w:t>
      </w:r>
    </w:p>
    <w:p w14:paraId="65B03F6A" w14:textId="77777777" w:rsidR="000A6B49" w:rsidRPr="00FB5394" w:rsidRDefault="000A6B49" w:rsidP="000A6B49">
      <w:pPr>
        <w:rPr>
          <w:rFonts w:ascii="Courier New" w:hAnsi="Courier New" w:cs="Courier New"/>
          <w:sz w:val="16"/>
          <w:szCs w:val="16"/>
        </w:rPr>
      </w:pPr>
    </w:p>
    <w:p w14:paraId="357DADB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SOD RATE   SODT1   SODT2   SODK1   SODK2</w:t>
      </w:r>
    </w:p>
    <w:p w14:paraId="317ED2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4.00000 30.0000 0.10000 0.99000</w:t>
      </w:r>
    </w:p>
    <w:p w14:paraId="6951C9C2" w14:textId="77777777" w:rsidR="000A6B49" w:rsidRPr="00FB5394" w:rsidRDefault="000A6B49" w:rsidP="000A6B49">
      <w:pPr>
        <w:rPr>
          <w:rFonts w:ascii="Courier New" w:hAnsi="Courier New" w:cs="Courier New"/>
          <w:sz w:val="16"/>
          <w:szCs w:val="16"/>
        </w:rPr>
      </w:pPr>
    </w:p>
    <w:p w14:paraId="01B607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 DEMAND     SOD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p>
    <w:p w14:paraId="3F41BC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57DE047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7B5D1C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3E1EE0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418D69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w:t>
      </w:r>
    </w:p>
    <w:p w14:paraId="69056488" w14:textId="77777777" w:rsidR="000A6B49" w:rsidRPr="00FB5394" w:rsidRDefault="000A6B49" w:rsidP="000A6B49">
      <w:pPr>
        <w:rPr>
          <w:rFonts w:ascii="Courier New" w:hAnsi="Courier New" w:cs="Courier New"/>
          <w:sz w:val="16"/>
          <w:szCs w:val="16"/>
        </w:rPr>
      </w:pPr>
    </w:p>
    <w:p w14:paraId="0EEE92B2"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REAERATION  TYPE</w:t>
      </w:r>
      <w:proofErr w:type="gramEnd"/>
      <w:r w:rsidRPr="00FB5394">
        <w:rPr>
          <w:rFonts w:ascii="Courier New" w:hAnsi="Courier New" w:cs="Courier New"/>
          <w:sz w:val="16"/>
          <w:szCs w:val="16"/>
        </w:rPr>
        <w:t xml:space="preserve">    EQN#   COEF1   COEF2   COEF3   COEF4</w:t>
      </w:r>
    </w:p>
    <w:p w14:paraId="717E6F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WB1         LAKE       6</w:t>
      </w:r>
    </w:p>
    <w:p w14:paraId="1A8C8F50" w14:textId="77777777" w:rsidR="000A6B49" w:rsidRPr="005B74BC" w:rsidRDefault="000A6B49" w:rsidP="000A6B49">
      <w:pPr>
        <w:rPr>
          <w:rFonts w:cs="Courier New"/>
          <w:sz w:val="16"/>
          <w:szCs w:val="16"/>
        </w:rPr>
      </w:pPr>
    </w:p>
    <w:p w14:paraId="1D62A93C" w14:textId="39C756DF" w:rsidR="000A6B49" w:rsidRDefault="000A6B49" w:rsidP="000A6B49">
      <w:pPr>
        <w:rPr>
          <w:b/>
        </w:rPr>
      </w:pPr>
      <w:r w:rsidRPr="005B74BC">
        <w:rPr>
          <w:b/>
          <w:u w:val="single"/>
        </w:rPr>
        <w:t xml:space="preserve">Lines removed from the V3.2 control file: </w:t>
      </w:r>
      <w:r w:rsidRPr="005B74BC">
        <w:rPr>
          <w:b/>
        </w:rPr>
        <w:t>These are a result of eliminating the pumpback and line printer settings.</w:t>
      </w:r>
    </w:p>
    <w:p w14:paraId="2F5C6A0D" w14:textId="77777777" w:rsidR="00B173A8" w:rsidRPr="005B74BC" w:rsidRDefault="00B173A8" w:rsidP="000A6B49">
      <w:pPr>
        <w:rPr>
          <w:b/>
        </w:rPr>
      </w:pPr>
    </w:p>
    <w:p w14:paraId="6D032CF9" w14:textId="142493C2" w:rsidR="000A6B49" w:rsidRPr="005B74BC" w:rsidRDefault="00B173A8" w:rsidP="000A6B49">
      <w:pPr>
        <w:rPr>
          <w:b/>
        </w:rPr>
      </w:pPr>
      <w:r>
        <w:rPr>
          <w:b/>
        </w:rPr>
        <w:t xml:space="preserve">See below the deleted </w:t>
      </w:r>
      <w:r w:rsidR="000A6B49" w:rsidRPr="005B74BC">
        <w:rPr>
          <w:b/>
        </w:rPr>
        <w:t>part of the V3.2 control file:</w:t>
      </w:r>
    </w:p>
    <w:p w14:paraId="2DE145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DST TRIB    DTRC                                                                </w:t>
      </w:r>
    </w:p>
    <w:p w14:paraId="36440C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1          ON</w:t>
      </w:r>
    </w:p>
    <w:p w14:paraId="6BAB28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2          ON</w:t>
      </w:r>
    </w:p>
    <w:p w14:paraId="2034FA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3         OFF</w:t>
      </w:r>
    </w:p>
    <w:p w14:paraId="2B7C7CB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4         OFF</w:t>
      </w:r>
    </w:p>
    <w:p w14:paraId="61CA3B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5         OFF</w:t>
      </w:r>
    </w:p>
    <w:p w14:paraId="264AF3A6" w14:textId="77777777" w:rsidR="000A6B49" w:rsidRPr="00FB5394" w:rsidRDefault="000A6B49" w:rsidP="000A6B49">
      <w:pPr>
        <w:rPr>
          <w:rFonts w:ascii="Courier New" w:hAnsi="Courier New" w:cs="Courier New"/>
          <w:strike/>
          <w:sz w:val="16"/>
          <w:szCs w:val="16"/>
        </w:rPr>
      </w:pPr>
    </w:p>
    <w:p w14:paraId="2471E38D"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t xml:space="preserve">PUMPBACK     JBG     KTG     KBG     JBP     KTP     KBP                        </w:t>
      </w:r>
    </w:p>
    <w:p w14:paraId="40334D33"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t xml:space="preserve">               0</w:t>
      </w:r>
    </w:p>
    <w:p w14:paraId="0B25611E" w14:textId="77777777" w:rsidR="000A6B49" w:rsidRPr="00FB5394" w:rsidRDefault="000A6B49" w:rsidP="000A6B49">
      <w:pPr>
        <w:rPr>
          <w:rFonts w:ascii="Courier New" w:hAnsi="Courier New" w:cs="Courier New"/>
          <w:strike/>
          <w:sz w:val="16"/>
          <w:szCs w:val="16"/>
          <w:highlight w:val="yellow"/>
        </w:rPr>
      </w:pPr>
    </w:p>
    <w:p w14:paraId="340B693B"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lastRenderedPageBreak/>
        <w:t xml:space="preserve">PRINTER      LJC                                                                </w:t>
      </w:r>
    </w:p>
    <w:p w14:paraId="34D0D227" w14:textId="77777777" w:rsidR="000A6B49" w:rsidRPr="00FB5394" w:rsidRDefault="000A6B49" w:rsidP="000A6B49">
      <w:pPr>
        <w:rPr>
          <w:rFonts w:ascii="Courier New" w:hAnsi="Courier New" w:cs="Courier New"/>
          <w:strike/>
          <w:sz w:val="16"/>
          <w:szCs w:val="16"/>
        </w:rPr>
      </w:pPr>
      <w:r w:rsidRPr="00FB5394">
        <w:rPr>
          <w:rFonts w:ascii="Courier New" w:hAnsi="Courier New" w:cs="Courier New"/>
          <w:strike/>
          <w:sz w:val="16"/>
          <w:szCs w:val="16"/>
          <w:highlight w:val="yellow"/>
        </w:rPr>
        <w:t xml:space="preserve">              IV</w:t>
      </w:r>
    </w:p>
    <w:p w14:paraId="4A1AF437" w14:textId="77777777" w:rsidR="000A6B49" w:rsidRPr="00FB5394" w:rsidRDefault="000A6B49" w:rsidP="000A6B49">
      <w:pPr>
        <w:rPr>
          <w:rFonts w:ascii="Courier New" w:hAnsi="Courier New" w:cs="Courier New"/>
          <w:sz w:val="16"/>
          <w:szCs w:val="16"/>
        </w:rPr>
      </w:pPr>
    </w:p>
    <w:p w14:paraId="0717B7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HYD PRINT </w:t>
      </w:r>
      <w:proofErr w:type="gramStart"/>
      <w:r w:rsidRPr="00FB5394">
        <w:rPr>
          <w:rFonts w:ascii="Courier New" w:hAnsi="Courier New" w:cs="Courier New"/>
          <w:sz w:val="16"/>
          <w:szCs w:val="16"/>
        </w:rPr>
        <w:t xml:space="preserve">HPRWBC  </w:t>
      </w:r>
      <w:proofErr w:type="spellStart"/>
      <w:r w:rsidRPr="00FB5394">
        <w:rPr>
          <w:rFonts w:ascii="Courier New" w:hAnsi="Courier New" w:cs="Courier New"/>
          <w:sz w:val="16"/>
          <w:szCs w:val="16"/>
        </w:rPr>
        <w:t>HPRWBC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p>
    <w:p w14:paraId="33F4DF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NVIOL        OFF     </w:t>
      </w:r>
      <w:proofErr w:type="spellStart"/>
      <w:r w:rsidRPr="00FB5394">
        <w:rPr>
          <w:rFonts w:ascii="Courier New" w:hAnsi="Courier New" w:cs="Courier New"/>
          <w:sz w:val="16"/>
          <w:szCs w:val="16"/>
        </w:rPr>
        <w:t>OFF</w:t>
      </w:r>
      <w:proofErr w:type="spellEnd"/>
    </w:p>
    <w:p w14:paraId="543B22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U             ON      </w:t>
      </w:r>
      <w:proofErr w:type="spellStart"/>
      <w:r w:rsidRPr="00FB5394">
        <w:rPr>
          <w:rFonts w:ascii="Courier New" w:hAnsi="Courier New" w:cs="Courier New"/>
          <w:sz w:val="16"/>
          <w:szCs w:val="16"/>
        </w:rPr>
        <w:t>ON</w:t>
      </w:r>
      <w:proofErr w:type="spellEnd"/>
    </w:p>
    <w:p w14:paraId="7BA95BF4" w14:textId="77777777" w:rsidR="000A6B49" w:rsidRPr="00FB5394" w:rsidRDefault="000A6B49" w:rsidP="000A6B49">
      <w:pPr>
        <w:rPr>
          <w:rFonts w:ascii="Courier New" w:hAnsi="Courier New" w:cs="Courier New"/>
          <w:b/>
          <w:u w:val="single"/>
        </w:rPr>
      </w:pPr>
    </w:p>
    <w:p w14:paraId="2B398C97" w14:textId="77777777" w:rsidR="000A6B49" w:rsidRPr="005B74BC" w:rsidRDefault="000A6B49" w:rsidP="000A6B49">
      <w:pPr>
        <w:rPr>
          <w:rFonts w:cs="Courier New"/>
          <w:sz w:val="16"/>
          <w:szCs w:val="16"/>
        </w:rPr>
      </w:pPr>
    </w:p>
    <w:p w14:paraId="59D33487" w14:textId="77777777" w:rsidR="000A6B49" w:rsidRPr="005B74BC" w:rsidRDefault="000A6B49" w:rsidP="000A6B49">
      <w:pPr>
        <w:rPr>
          <w:b/>
          <w:u w:val="single"/>
        </w:rPr>
      </w:pPr>
      <w:proofErr w:type="spellStart"/>
      <w:r w:rsidRPr="005B74BC">
        <w:rPr>
          <w:b/>
          <w:u w:val="single"/>
        </w:rPr>
        <w:t>Graph.npt</w:t>
      </w:r>
      <w:proofErr w:type="spellEnd"/>
      <w:r w:rsidRPr="005B74BC">
        <w:rPr>
          <w:b/>
          <w:u w:val="single"/>
        </w:rPr>
        <w:t xml:space="preserve"> file changes. </w:t>
      </w:r>
      <w:r w:rsidRPr="005B74BC">
        <w:rPr>
          <w:b/>
        </w:rPr>
        <w:t>These changes are a result of the new state variables in W2 and are highlighted below.</w:t>
      </w:r>
    </w:p>
    <w:p w14:paraId="1692F750" w14:textId="77777777" w:rsidR="000A6B49" w:rsidRPr="00FB5394" w:rsidRDefault="000A6B49" w:rsidP="000A6B49">
      <w:pPr>
        <w:rPr>
          <w:rFonts w:ascii="Courier New" w:hAnsi="Courier New" w:cs="Courier New"/>
          <w:sz w:val="16"/>
          <w:szCs w:val="16"/>
        </w:rPr>
      </w:pPr>
    </w:p>
    <w:p w14:paraId="1F266A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Hydrodynamic, constituent, and derived constituent names, formats, multipliers, and array viewer controls</w:t>
      </w:r>
    </w:p>
    <w:p w14:paraId="1FD0209E" w14:textId="77777777" w:rsidR="000A6B49" w:rsidRPr="00FB5394" w:rsidRDefault="000A6B49" w:rsidP="000A6B49">
      <w:pPr>
        <w:rPr>
          <w:rFonts w:ascii="Courier New" w:hAnsi="Courier New" w:cs="Courier New"/>
          <w:sz w:val="16"/>
          <w:szCs w:val="16"/>
        </w:rPr>
      </w:pPr>
    </w:p>
    <w:p w14:paraId="0E8013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FMTH   HMULT    HMIN    HMAX   HPLTC       #</w:t>
      </w:r>
    </w:p>
    <w:p w14:paraId="6282C2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(I10)     1.0    -1.0     1.0     OFF       1</w:t>
      </w:r>
    </w:p>
    <w:p w14:paraId="4D6AD9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1.0  -.1000    0.15     OFF       2</w:t>
      </w:r>
    </w:p>
    <w:p w14:paraId="171B33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1.0  -.1E-6   -0.01     OFF       3</w:t>
      </w:r>
    </w:p>
    <w:p w14:paraId="098326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1.0   -10.0   -26.0      ON       4</w:t>
      </w:r>
    </w:p>
    <w:p w14:paraId="076B20C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997.0  1005.0     OFF       5</w:t>
      </w:r>
    </w:p>
    <w:p w14:paraId="33D6450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6</w:t>
      </w:r>
    </w:p>
    <w:p w14:paraId="3E23986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7</w:t>
      </w:r>
    </w:p>
    <w:p w14:paraId="769A86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8</w:t>
      </w:r>
    </w:p>
    <w:p w14:paraId="212109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9</w:t>
      </w:r>
    </w:p>
    <w:p w14:paraId="0B83E4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10</w:t>
      </w:r>
    </w:p>
    <w:p w14:paraId="5DDE5F6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11</w:t>
      </w:r>
    </w:p>
    <w:p w14:paraId="36FF6C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12</w:t>
      </w:r>
    </w:p>
    <w:p w14:paraId="7FF07D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13</w:t>
      </w:r>
    </w:p>
    <w:p w14:paraId="47FE00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pressure gradient [HPG],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10.0     OFF      14</w:t>
      </w:r>
    </w:p>
    <w:p w14:paraId="76769A7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     0.0     OFF      15</w:t>
      </w:r>
    </w:p>
    <w:p w14:paraId="3F1129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106CB6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FMTC   CMULT    CMIN    CMAX   CPLTC       #</w:t>
      </w:r>
    </w:p>
    <w:p w14:paraId="359374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200.0     OFF       1</w:t>
      </w:r>
    </w:p>
    <w:p w14:paraId="74F725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Age, days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-200.0      ON       2</w:t>
      </w:r>
    </w:p>
    <w:p w14:paraId="4868F9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Tracer,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3</w:t>
      </w:r>
    </w:p>
    <w:p w14:paraId="7E2560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Bacteria, col/100ml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4</w:t>
      </w:r>
    </w:p>
    <w:p w14:paraId="7AE941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Conductivity, mhos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5</w:t>
      </w:r>
    </w:p>
    <w:p w14:paraId="618D25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Chloride, mg/l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6</w:t>
      </w:r>
    </w:p>
    <w:p w14:paraId="7EE32C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ISS,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7</w:t>
      </w:r>
    </w:p>
    <w:p w14:paraId="6C350E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Phosphate,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500.0     OFF       8</w:t>
      </w:r>
    </w:p>
    <w:p w14:paraId="4A7982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Ammonium,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1000.0 -0.1000   300.0     OFF       9</w:t>
      </w:r>
    </w:p>
    <w:p w14:paraId="329B4DD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Nitrate-Nitrite,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5.0     OFF      10</w:t>
      </w:r>
    </w:p>
    <w:p w14:paraId="0B05C5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 xml:space="preserve">F10.3)     1.0    -1.0    10.0     OFF      11 </w:t>
      </w:r>
    </w:p>
    <w:p w14:paraId="7764D0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1.0 -0.2000    15.0     OFF      12</w:t>
      </w:r>
    </w:p>
    <w:p w14:paraId="7195E2E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iron,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2.0     OFF      13</w:t>
      </w:r>
    </w:p>
    <w:p w14:paraId="1E2E35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-3.0     OFF      14</w:t>
      </w:r>
    </w:p>
    <w:p w14:paraId="6DB9B1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-4.0     OFF      15</w:t>
      </w:r>
    </w:p>
    <w:p w14:paraId="07CAD7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-3.0     OFF      16</w:t>
      </w:r>
    </w:p>
    <w:p w14:paraId="0BAED3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-4.0     OFF      17</w:t>
      </w:r>
    </w:p>
    <w:p w14:paraId="4D0097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CBOD1,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18</w:t>
      </w:r>
    </w:p>
    <w:p w14:paraId="2AD200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CBOD2,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19</w:t>
      </w:r>
    </w:p>
    <w:p w14:paraId="556608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CBOD3,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20</w:t>
      </w:r>
    </w:p>
    <w:p w14:paraId="46648A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CBOD4,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21</w:t>
      </w:r>
    </w:p>
    <w:p w14:paraId="1A18D4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CBOD5,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22</w:t>
      </w:r>
    </w:p>
    <w:p w14:paraId="458BDA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23</w:t>
      </w:r>
    </w:p>
    <w:p w14:paraId="2159A42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oxygen,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-1.0     OFF      24</w:t>
      </w:r>
    </w:p>
    <w:p w14:paraId="06FAB2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25</w:t>
      </w:r>
    </w:p>
    <w:p w14:paraId="5AAC0A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Alkalinity,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26</w:t>
      </w:r>
    </w:p>
    <w:p w14:paraId="15179D2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zooplankton1,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1000.0 -0.0100     1.0     OFF      27</w:t>
      </w:r>
    </w:p>
    <w:p w14:paraId="45F5DB6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28</w:t>
      </w:r>
    </w:p>
    <w:p w14:paraId="03EEFBA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29</w:t>
      </w:r>
    </w:p>
    <w:p w14:paraId="0237F09C"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30</w:t>
      </w:r>
    </w:p>
    <w:p w14:paraId="37164F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RPOM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31</w:t>
      </w:r>
    </w:p>
    <w:p w14:paraId="6DE4E49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32</w:t>
      </w:r>
    </w:p>
    <w:p w14:paraId="012297C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33</w:t>
      </w:r>
    </w:p>
    <w:p w14:paraId="2724766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34</w:t>
      </w:r>
    </w:p>
    <w:p w14:paraId="3CDECB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RPOM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35</w:t>
      </w:r>
    </w:p>
    <w:p w14:paraId="4A3C2A0E" w14:textId="77777777" w:rsidR="000A6B49" w:rsidRPr="00FB5394" w:rsidRDefault="000A6B49" w:rsidP="000A6B49">
      <w:pPr>
        <w:rPr>
          <w:rFonts w:ascii="Courier New" w:hAnsi="Courier New" w:cs="Courier New"/>
          <w:sz w:val="16"/>
          <w:szCs w:val="16"/>
        </w:rPr>
      </w:pPr>
    </w:p>
    <w:p w14:paraId="012649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w:t>
      </w:r>
      <w:proofErr w:type="gramStart"/>
      <w:r w:rsidRPr="00FB5394">
        <w:rPr>
          <w:rFonts w:ascii="Courier New" w:hAnsi="Courier New" w:cs="Courier New"/>
          <w:sz w:val="16"/>
          <w:szCs w:val="16"/>
        </w:rPr>
        <w:t>FMTCD  CDMULT</w:t>
      </w:r>
      <w:proofErr w:type="gramEnd"/>
      <w:r w:rsidRPr="00FB5394">
        <w:rPr>
          <w:rFonts w:ascii="Courier New" w:hAnsi="Courier New" w:cs="Courier New"/>
          <w:sz w:val="16"/>
          <w:szCs w:val="16"/>
        </w:rPr>
        <w:t xml:space="preserve">   CDMIN   CDMAX  CDPLTC       #</w:t>
      </w:r>
    </w:p>
    <w:p w14:paraId="34D9F6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1</w:t>
      </w:r>
    </w:p>
    <w:p w14:paraId="28D1001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2</w:t>
      </w:r>
    </w:p>
    <w:p w14:paraId="74FDFF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3</w:t>
      </w:r>
    </w:p>
    <w:p w14:paraId="4F2FC71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4</w:t>
      </w:r>
    </w:p>
    <w:p w14:paraId="76F4D8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Particulate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5</w:t>
      </w:r>
    </w:p>
    <w:p w14:paraId="2A1434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6</w:t>
      </w:r>
    </w:p>
    <w:p w14:paraId="643367F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7</w:t>
      </w:r>
    </w:p>
    <w:p w14:paraId="23275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8</w:t>
      </w:r>
    </w:p>
    <w:p w14:paraId="37C8959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25.0     OFF       9</w:t>
      </w:r>
    </w:p>
    <w:p w14:paraId="251F32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-1.0     OFF      10</w:t>
      </w:r>
    </w:p>
    <w:p w14:paraId="38EF624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     OFF      11</w:t>
      </w:r>
    </w:p>
    <w:p w14:paraId="529988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20.0     OFF      12</w:t>
      </w:r>
    </w:p>
    <w:p w14:paraId="671A0A6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Algal production, g/m^2/day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13</w:t>
      </w:r>
    </w:p>
    <w:p w14:paraId="6D0E13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Chlorophyll a,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145.0     OFF      14</w:t>
      </w:r>
    </w:p>
    <w:p w14:paraId="501A2E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60.0     OFF      15</w:t>
      </w:r>
    </w:p>
    <w:p w14:paraId="177DC4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Oxygen % Gas Saturation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16</w:t>
      </w:r>
    </w:p>
    <w:p w14:paraId="4EECC1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suspended Solids,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17</w:t>
      </w:r>
    </w:p>
    <w:p w14:paraId="6BC67A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(F10.3)     1.0    -1.0    20.0     OFF      18</w:t>
      </w:r>
    </w:p>
    <w:p w14:paraId="3846ED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Carbonaceous Ultimate BOD,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9.0     OFF      19</w:t>
      </w:r>
    </w:p>
    <w:p w14:paraId="14198C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20</w:t>
      </w:r>
    </w:p>
    <w:p w14:paraId="33348A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21</w:t>
      </w:r>
    </w:p>
    <w:p w14:paraId="01A3C9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22</w:t>
      </w:r>
    </w:p>
    <w:p w14:paraId="037E2E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0.0     0.0     0.0     OFF      23</w:t>
      </w:r>
    </w:p>
    <w:p w14:paraId="1AB86D08" w14:textId="77777777" w:rsidR="000A6B49" w:rsidRPr="005B74BC" w:rsidRDefault="000A6B49" w:rsidP="007413DA">
      <w:pPr>
        <w:pStyle w:val="Heading2"/>
      </w:pPr>
      <w:r w:rsidRPr="005B74BC">
        <w:br w:type="page"/>
      </w:r>
      <w:bookmarkStart w:id="129" w:name="_Toc12431463"/>
      <w:bookmarkStart w:id="130" w:name="_Toc48576300"/>
      <w:r w:rsidRPr="005B74BC">
        <w:lastRenderedPageBreak/>
        <w:t>Differences between Version 3.1 and Version 3.2</w:t>
      </w:r>
      <w:bookmarkEnd w:id="129"/>
      <w:bookmarkEnd w:id="130"/>
    </w:p>
    <w:p w14:paraId="303B8A81" w14:textId="77777777" w:rsidR="000A6B49" w:rsidRPr="005B74BC" w:rsidRDefault="000A6B49" w:rsidP="000A6B49"/>
    <w:p w14:paraId="773D530F" w14:textId="214BC876" w:rsidR="000A6B49" w:rsidRPr="00021F7D" w:rsidRDefault="000A6B49" w:rsidP="000A6B49">
      <w:pPr>
        <w:rPr>
          <w:sz w:val="20"/>
          <w:szCs w:val="18"/>
        </w:rPr>
      </w:pPr>
      <w:r w:rsidRPr="00021F7D">
        <w:rPr>
          <w:sz w:val="20"/>
          <w:szCs w:val="18"/>
        </w:rPr>
        <w:t xml:space="preserve">There are minor differences in </w:t>
      </w:r>
      <w:r w:rsidR="00B173A8">
        <w:rPr>
          <w:sz w:val="20"/>
          <w:szCs w:val="18"/>
        </w:rPr>
        <w:t xml:space="preserve">two </w:t>
      </w:r>
      <w:r w:rsidRPr="00021F7D">
        <w:rPr>
          <w:sz w:val="20"/>
          <w:szCs w:val="18"/>
        </w:rPr>
        <w:t xml:space="preserve">input files between the </w:t>
      </w:r>
      <w:r w:rsidR="003D116B">
        <w:rPr>
          <w:sz w:val="20"/>
          <w:szCs w:val="18"/>
        </w:rPr>
        <w:t>two</w:t>
      </w:r>
      <w:r w:rsidRPr="00021F7D">
        <w:rPr>
          <w:sz w:val="20"/>
          <w:szCs w:val="18"/>
        </w:rPr>
        <w:t xml:space="preserve"> versions: </w:t>
      </w:r>
      <w:r w:rsidRPr="00021F7D">
        <w:rPr>
          <w:b/>
          <w:sz w:val="20"/>
          <w:szCs w:val="18"/>
        </w:rPr>
        <w:t>w2_con.npt</w:t>
      </w:r>
      <w:r w:rsidRPr="00021F7D">
        <w:rPr>
          <w:sz w:val="20"/>
          <w:szCs w:val="18"/>
        </w:rPr>
        <w:t xml:space="preserve"> and the </w:t>
      </w:r>
      <w:proofErr w:type="spellStart"/>
      <w:r w:rsidRPr="00021F7D">
        <w:rPr>
          <w:b/>
          <w:sz w:val="20"/>
          <w:szCs w:val="18"/>
        </w:rPr>
        <w:t>graph.npt</w:t>
      </w:r>
      <w:proofErr w:type="spellEnd"/>
      <w:r w:rsidRPr="00021F7D">
        <w:rPr>
          <w:sz w:val="20"/>
          <w:szCs w:val="18"/>
        </w:rPr>
        <w:t xml:space="preserve"> file. All other files are the same between the </w:t>
      </w:r>
      <w:r w:rsidR="00B173A8">
        <w:rPr>
          <w:sz w:val="20"/>
          <w:szCs w:val="18"/>
        </w:rPr>
        <w:t>two</w:t>
      </w:r>
      <w:r w:rsidRPr="00021F7D">
        <w:rPr>
          <w:sz w:val="20"/>
          <w:szCs w:val="18"/>
        </w:rPr>
        <w:t xml:space="preserve"> versions.</w:t>
      </w:r>
    </w:p>
    <w:p w14:paraId="06A866FE" w14:textId="77777777" w:rsidR="000A6B49" w:rsidRPr="00021F7D" w:rsidRDefault="000A6B49" w:rsidP="000A6B49">
      <w:pPr>
        <w:rPr>
          <w:sz w:val="20"/>
          <w:szCs w:val="18"/>
        </w:rPr>
      </w:pPr>
    </w:p>
    <w:p w14:paraId="0583D5CD" w14:textId="77777777" w:rsidR="000A6B49" w:rsidRPr="005B74BC" w:rsidRDefault="000A6B49" w:rsidP="000A6B49">
      <w:pPr>
        <w:rPr>
          <w:b/>
          <w:u w:val="single"/>
        </w:rPr>
      </w:pPr>
      <w:r w:rsidRPr="005B74BC">
        <w:rPr>
          <w:b/>
          <w:u w:val="single"/>
        </w:rPr>
        <w:t>w2_con.npt</w:t>
      </w:r>
    </w:p>
    <w:p w14:paraId="2DADBD71" w14:textId="54E6F322" w:rsidR="000A6B49" w:rsidRPr="00021F7D" w:rsidRDefault="000A6B49" w:rsidP="000A6B49">
      <w:pPr>
        <w:rPr>
          <w:sz w:val="20"/>
          <w:szCs w:val="18"/>
        </w:rPr>
      </w:pPr>
      <w:r w:rsidRPr="00021F7D">
        <w:rPr>
          <w:sz w:val="20"/>
          <w:szCs w:val="18"/>
        </w:rPr>
        <w:t xml:space="preserve">The only section </w:t>
      </w:r>
      <w:r w:rsidR="00B173A8">
        <w:rPr>
          <w:sz w:val="20"/>
          <w:szCs w:val="18"/>
        </w:rPr>
        <w:t>in which</w:t>
      </w:r>
      <w:r w:rsidR="00B173A8" w:rsidRPr="00021F7D">
        <w:rPr>
          <w:sz w:val="20"/>
          <w:szCs w:val="18"/>
        </w:rPr>
        <w:t xml:space="preserve"> </w:t>
      </w:r>
      <w:r w:rsidRPr="00021F7D">
        <w:rPr>
          <w:sz w:val="20"/>
          <w:szCs w:val="18"/>
        </w:rPr>
        <w:t xml:space="preserve">there is a slight difference in the control file is where the inorganic suspended solids group settling velocities are entered. In Version 3.1, this section </w:t>
      </w:r>
      <w:r w:rsidR="00B173A8">
        <w:rPr>
          <w:sz w:val="20"/>
          <w:szCs w:val="18"/>
        </w:rPr>
        <w:t>resembles the following</w:t>
      </w:r>
      <w:r w:rsidRPr="00021F7D">
        <w:rPr>
          <w:sz w:val="20"/>
          <w:szCs w:val="18"/>
        </w:rPr>
        <w:t>:</w:t>
      </w:r>
    </w:p>
    <w:p w14:paraId="7D4952B7" w14:textId="77777777" w:rsidR="000A6B49" w:rsidRPr="00FB5394" w:rsidRDefault="000A6B49" w:rsidP="000A6B49">
      <w:pPr>
        <w:rPr>
          <w:rFonts w:ascii="Courier New" w:hAnsi="Courier New" w:cs="Courier New"/>
        </w:rPr>
      </w:pPr>
    </w:p>
    <w:p w14:paraId="00F73F4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28443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5C860072" w14:textId="77777777" w:rsidR="000A6B49" w:rsidRPr="00FB5394" w:rsidRDefault="000A6B49" w:rsidP="000A6B49">
      <w:pPr>
        <w:rPr>
          <w:rFonts w:ascii="Courier New" w:hAnsi="Courier New" w:cs="Courier New"/>
          <w:sz w:val="16"/>
          <w:szCs w:val="16"/>
        </w:rPr>
      </w:pPr>
    </w:p>
    <w:p w14:paraId="1BCBEB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791AF89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1ABFC4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49D4B3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7FE604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364158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03F83FD6" w14:textId="77777777" w:rsidR="000A6B49" w:rsidRPr="00FB5394" w:rsidRDefault="000A6B49" w:rsidP="000A6B49">
      <w:pPr>
        <w:rPr>
          <w:rFonts w:ascii="Courier New" w:hAnsi="Courier New" w:cs="Courier New"/>
          <w:sz w:val="16"/>
          <w:szCs w:val="16"/>
        </w:rPr>
      </w:pPr>
    </w:p>
    <w:p w14:paraId="65B5B1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 SOLIDS     SSS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p>
    <w:p w14:paraId="065F0E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1.50000</w:t>
      </w:r>
    </w:p>
    <w:p w14:paraId="07B7059E" w14:textId="77777777" w:rsidR="000A6B49" w:rsidRPr="00FB5394" w:rsidRDefault="000A6B49" w:rsidP="000A6B49">
      <w:pPr>
        <w:rPr>
          <w:rFonts w:ascii="Courier New" w:hAnsi="Courier New" w:cs="Courier New"/>
          <w:sz w:val="16"/>
          <w:szCs w:val="16"/>
        </w:rPr>
      </w:pPr>
    </w:p>
    <w:p w14:paraId="135F2D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4556F8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34777087" w14:textId="77777777" w:rsidR="000A6B49" w:rsidRPr="00FB5394" w:rsidRDefault="000A6B49" w:rsidP="000A6B49">
      <w:pPr>
        <w:rPr>
          <w:rFonts w:ascii="Courier New" w:hAnsi="Courier New" w:cs="Courier New"/>
          <w:sz w:val="16"/>
          <w:szCs w:val="16"/>
        </w:rPr>
      </w:pPr>
    </w:p>
    <w:p w14:paraId="6524C867" w14:textId="5EFBC693" w:rsidR="000A6B49" w:rsidRPr="00021F7D" w:rsidRDefault="000A6B49" w:rsidP="000A6B49">
      <w:pPr>
        <w:rPr>
          <w:sz w:val="20"/>
          <w:szCs w:val="18"/>
        </w:rPr>
      </w:pPr>
      <w:r w:rsidRPr="00021F7D">
        <w:rPr>
          <w:sz w:val="20"/>
          <w:szCs w:val="18"/>
        </w:rPr>
        <w:t>In Version 3.2, there is now a sediment resuspension capability for wind</w:t>
      </w:r>
      <w:r w:rsidR="00492BEB">
        <w:rPr>
          <w:sz w:val="20"/>
          <w:szCs w:val="18"/>
        </w:rPr>
        <w:t>-</w:t>
      </w:r>
      <w:r w:rsidRPr="00021F7D">
        <w:rPr>
          <w:sz w:val="20"/>
          <w:szCs w:val="18"/>
        </w:rPr>
        <w:t>driven resuspension along the shores of lakes and reservoirs. The Version 3.2 control file has the following lines in this same section of the control file:</w:t>
      </w:r>
    </w:p>
    <w:p w14:paraId="4F28FDB2" w14:textId="77777777" w:rsidR="000A6B49" w:rsidRPr="00FB5394" w:rsidRDefault="000A6B49" w:rsidP="000A6B49">
      <w:pPr>
        <w:rPr>
          <w:rFonts w:ascii="Courier New" w:hAnsi="Courier New" w:cs="Courier New"/>
        </w:rPr>
      </w:pPr>
    </w:p>
    <w:p w14:paraId="72996D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02FE5D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7357839F" w14:textId="77777777" w:rsidR="000A6B49" w:rsidRPr="00FB5394" w:rsidRDefault="000A6B49" w:rsidP="000A6B49">
      <w:pPr>
        <w:rPr>
          <w:rFonts w:ascii="Courier New" w:hAnsi="Courier New" w:cs="Courier New"/>
          <w:sz w:val="16"/>
          <w:szCs w:val="16"/>
        </w:rPr>
      </w:pPr>
    </w:p>
    <w:p w14:paraId="7F615A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54E1AA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705879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0D4494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1B065C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5E1C16D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76A49F66" w14:textId="77777777" w:rsidR="000A6B49" w:rsidRPr="00FB5394" w:rsidRDefault="000A6B49" w:rsidP="000A6B49">
      <w:pPr>
        <w:rPr>
          <w:rFonts w:ascii="Courier New" w:hAnsi="Courier New" w:cs="Courier New"/>
          <w:sz w:val="16"/>
          <w:szCs w:val="16"/>
        </w:rPr>
      </w:pPr>
    </w:p>
    <w:p w14:paraId="24840AD6"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 SOLIDS     SSS   SEDRC   TAUCR</w:t>
      </w:r>
    </w:p>
    <w:p w14:paraId="78A074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SS1      1.50000     OFF    0.00</w:t>
      </w:r>
    </w:p>
    <w:p w14:paraId="3E930AC6" w14:textId="77777777" w:rsidR="000A6B49" w:rsidRPr="00FB5394" w:rsidRDefault="000A6B49" w:rsidP="000A6B49">
      <w:pPr>
        <w:rPr>
          <w:rFonts w:ascii="Courier New" w:hAnsi="Courier New" w:cs="Courier New"/>
          <w:sz w:val="16"/>
          <w:szCs w:val="16"/>
        </w:rPr>
      </w:pPr>
    </w:p>
    <w:p w14:paraId="2A1115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6C66A24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386DA2AA" w14:textId="77777777" w:rsidR="000A6B49" w:rsidRPr="00FB5394" w:rsidRDefault="000A6B49" w:rsidP="000A6B49">
      <w:pPr>
        <w:rPr>
          <w:rFonts w:ascii="Courier New" w:hAnsi="Courier New" w:cs="Courier New"/>
          <w:sz w:val="16"/>
          <w:szCs w:val="16"/>
        </w:rPr>
      </w:pPr>
    </w:p>
    <w:p w14:paraId="6106383C" w14:textId="654F9BA9" w:rsidR="000A6B49" w:rsidRPr="00021F7D" w:rsidRDefault="000A6B49" w:rsidP="000A6B49">
      <w:pPr>
        <w:rPr>
          <w:sz w:val="20"/>
          <w:szCs w:val="18"/>
        </w:rPr>
      </w:pPr>
      <w:r w:rsidRPr="00021F7D">
        <w:rPr>
          <w:sz w:val="20"/>
          <w:szCs w:val="18"/>
        </w:rPr>
        <w:t xml:space="preserve">For Version 3.2, SSS is the settling velocity for particle group 1, SEDRC is the control which turns ON or OFF sediment resuspension, and TAUCR is the critical shear stress at which resuspension occurs. For Version 3.2, each line represents </w:t>
      </w:r>
      <w:r w:rsidR="00B173A8">
        <w:rPr>
          <w:sz w:val="20"/>
          <w:szCs w:val="18"/>
        </w:rPr>
        <w:t>one</w:t>
      </w:r>
      <w:r w:rsidRPr="00021F7D">
        <w:rPr>
          <w:sz w:val="20"/>
          <w:szCs w:val="18"/>
        </w:rPr>
        <w:t xml:space="preserve"> SS group, while in Version 3.1, each group settling velocity is in the next </w:t>
      </w:r>
      <w:r w:rsidR="00B173A8">
        <w:rPr>
          <w:sz w:val="20"/>
          <w:szCs w:val="18"/>
        </w:rPr>
        <w:t>eight</w:t>
      </w:r>
      <w:r w:rsidRPr="00021F7D">
        <w:rPr>
          <w:sz w:val="20"/>
          <w:szCs w:val="18"/>
        </w:rPr>
        <w:t xml:space="preserve"> columns moving across the page.</w:t>
      </w:r>
    </w:p>
    <w:p w14:paraId="46A845E4" w14:textId="77777777" w:rsidR="000A6B49" w:rsidRPr="005B74BC" w:rsidRDefault="000A6B49" w:rsidP="000A6B49">
      <w:pPr>
        <w:rPr>
          <w:b/>
          <w:u w:val="single"/>
        </w:rPr>
      </w:pPr>
      <w:r w:rsidRPr="00021F7D">
        <w:rPr>
          <w:sz w:val="20"/>
          <w:szCs w:val="18"/>
        </w:rPr>
        <w:br w:type="page"/>
      </w:r>
      <w:proofErr w:type="spellStart"/>
      <w:r w:rsidRPr="005B74BC">
        <w:rPr>
          <w:b/>
          <w:u w:val="single"/>
        </w:rPr>
        <w:lastRenderedPageBreak/>
        <w:t>graph.npt</w:t>
      </w:r>
      <w:proofErr w:type="spellEnd"/>
      <w:r w:rsidRPr="005B74BC">
        <w:rPr>
          <w:b/>
          <w:u w:val="single"/>
        </w:rPr>
        <w:t xml:space="preserve"> </w:t>
      </w:r>
    </w:p>
    <w:p w14:paraId="408E0B7A" w14:textId="77777777" w:rsidR="000A6B49" w:rsidRPr="00021F7D" w:rsidRDefault="000A6B49" w:rsidP="000A6B49">
      <w:pPr>
        <w:rPr>
          <w:sz w:val="20"/>
          <w:szCs w:val="18"/>
        </w:rPr>
      </w:pPr>
      <w:r w:rsidRPr="00021F7D">
        <w:rPr>
          <w:sz w:val="20"/>
          <w:szCs w:val="18"/>
        </w:rPr>
        <w:t>The graph file controls output formatting and the graphing parameters used in Array Viewer (only for the PC platform). The files have been rearranged significantly. A Version 3.1 graph file is shown below:</w:t>
      </w:r>
    </w:p>
    <w:p w14:paraId="245B2462" w14:textId="77777777" w:rsidR="000A6B49" w:rsidRPr="00FB5394" w:rsidRDefault="000A6B49" w:rsidP="000A6B49">
      <w:pPr>
        <w:rPr>
          <w:rFonts w:ascii="Courier New" w:hAnsi="Courier New" w:cs="Courier New"/>
        </w:rPr>
      </w:pPr>
    </w:p>
    <w:p w14:paraId="578F8E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Constituent, hydrodynamic, and derived constituent names, formats, multipliers, and array viewer controls</w:t>
      </w:r>
    </w:p>
    <w:p w14:paraId="3947A4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0C796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CMULT    CMIN    CMAX   CPLTC       #</w:t>
      </w:r>
    </w:p>
    <w:p w14:paraId="27B60D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g/m^3 or Salinity kg/m^3                  1.00000 -1.0000 200.000     OFF       1</w:t>
      </w:r>
    </w:p>
    <w:p w14:paraId="0E1F00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#1                 1.00000 -1.0000 -200.00      ON       2</w:t>
      </w:r>
    </w:p>
    <w:p w14:paraId="5673DBE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#2                 1.00000 -1.0000 1000.00     OFF       3</w:t>
      </w:r>
    </w:p>
    <w:p w14:paraId="35C798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#3                 1.00000 -1.0000 5.00000     OFF       4</w:t>
      </w:r>
    </w:p>
    <w:p w14:paraId="4530D0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#4                 1.00000 -1.0000 -300.00     OFF       5</w:t>
      </w:r>
    </w:p>
    <w:p w14:paraId="7CBC36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#5                 1.00000 -1.0000 -3.0000     OFF       6</w:t>
      </w:r>
    </w:p>
    <w:p w14:paraId="5B75C2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#1                    1.00000 -1.0000 15.0000     OFF       7</w:t>
      </w:r>
    </w:p>
    <w:p w14:paraId="4FC381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Phosphate, g/m^3                              1000.00 -1.0000 -50.000     OFF       8</w:t>
      </w:r>
    </w:p>
    <w:p w14:paraId="1A5BF854"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Ammonium,  g</w:t>
      </w:r>
      <w:proofErr w:type="gramEnd"/>
      <w:r w:rsidRPr="00FB5394">
        <w:rPr>
          <w:rFonts w:ascii="Courier New" w:hAnsi="Courier New" w:cs="Courier New"/>
          <w:sz w:val="16"/>
          <w:szCs w:val="16"/>
        </w:rPr>
        <w:t>/m^3                              1000.00 -0.1000 -300.00     OFF       9</w:t>
      </w:r>
    </w:p>
    <w:p w14:paraId="55526DD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Nitrate-Nitrite, g/m^3                        1.00000 -0.1000 -5.0000     OFF      10</w:t>
      </w:r>
    </w:p>
    <w:p w14:paraId="564C4A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silica, g/m^3                       1.00000 -1.0000 10.0000     OFF      11</w:t>
      </w:r>
    </w:p>
    <w:p w14:paraId="47D35E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silica, g/m^3                     1.00000 -0.2000 15.0000     OFF      12</w:t>
      </w:r>
    </w:p>
    <w:p w14:paraId="12CB15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iron, g/m^3                             1.00000 -0.1000 2.00000     OFF      13</w:t>
      </w:r>
    </w:p>
    <w:p w14:paraId="14086D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Labile DOM, g/m^3                             1.00000 -0.1000 -3.0000     OFF      14</w:t>
      </w:r>
    </w:p>
    <w:p w14:paraId="225880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Refractory DOM, g/m^3                         1.00000 -0.1000 4.00000     OFF      15</w:t>
      </w:r>
    </w:p>
    <w:p w14:paraId="384192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Labile POM, g/m^3                             1.00000 -0.1000 3.00000     OFF      16</w:t>
      </w:r>
    </w:p>
    <w:p w14:paraId="469C53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Refractory POM, g/m^3                         1.00000 -0.1000 4.00000     OFF      17</w:t>
      </w:r>
    </w:p>
    <w:p w14:paraId="762C89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#1                           1.00000 -0.1000 10.0000     OFF      18</w:t>
      </w:r>
    </w:p>
    <w:p w14:paraId="259930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#2                           1.00000 -0.1000 10.0000     OFF      19</w:t>
      </w:r>
    </w:p>
    <w:p w14:paraId="00F284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#3                           1.00000 -0.1000 10.0000     OFF      20</w:t>
      </w:r>
    </w:p>
    <w:p w14:paraId="72E4A7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#4                           1.00000 -0.1000 10.0000     OFF      21</w:t>
      </w:r>
    </w:p>
    <w:p w14:paraId="48EECF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#5                           1.00000 -0.1000 10.0000     OFF      22</w:t>
      </w:r>
    </w:p>
    <w:p w14:paraId="0C883468"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Algae,  g</w:t>
      </w:r>
      <w:proofErr w:type="gramEnd"/>
      <w:r w:rsidRPr="00FB5394">
        <w:rPr>
          <w:rFonts w:ascii="Courier New" w:hAnsi="Courier New" w:cs="Courier New"/>
          <w:sz w:val="16"/>
          <w:szCs w:val="16"/>
        </w:rPr>
        <w:t>/m^3,      #1                        1.00000 -0.0100 -3.0000     OFF      23</w:t>
      </w:r>
    </w:p>
    <w:p w14:paraId="604F21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oxygen, g/m^3                       1.00000 -2.0000 15.0000     OFF      24</w:t>
      </w:r>
    </w:p>
    <w:p w14:paraId="56C4C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Inorganic carbon, g/m^3                       1.00000 -1.0000 10.0000     OFF      25</w:t>
      </w:r>
    </w:p>
    <w:p w14:paraId="5577DE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Alkalinity, g/m^3                             1.00000 -1.0000 200.000     OFF      26</w:t>
      </w:r>
    </w:p>
    <w:p w14:paraId="72AD7E0D" w14:textId="77777777" w:rsidR="000A6B49" w:rsidRPr="00FB5394" w:rsidRDefault="000A6B49" w:rsidP="000A6B49">
      <w:pPr>
        <w:rPr>
          <w:rFonts w:ascii="Courier New" w:hAnsi="Courier New" w:cs="Courier New"/>
          <w:sz w:val="16"/>
          <w:szCs w:val="16"/>
        </w:rPr>
      </w:pPr>
    </w:p>
    <w:p w14:paraId="04C9BA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HFMT    HMIN    HMAX   HPLTC       #</w:t>
      </w:r>
    </w:p>
    <w:p w14:paraId="4A0A4A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(F10.0) -1.0000  100000     OFF       1</w:t>
      </w:r>
    </w:p>
    <w:p w14:paraId="07E9FB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-0.0100 0.10000      ON       2</w:t>
      </w:r>
    </w:p>
    <w:p w14:paraId="365608A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1PE10.1)-.10E-06 0.01000     OFF       3</w:t>
      </w:r>
    </w:p>
    <w:p w14:paraId="1D979D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-2.0000 -30.000      ON       4</w:t>
      </w:r>
    </w:p>
    <w:p w14:paraId="5C71E6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997.000 1005.00     OFF       5</w:t>
      </w:r>
    </w:p>
    <w:p w14:paraId="189170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0.00100     OFF       6</w:t>
      </w:r>
    </w:p>
    <w:p w14:paraId="1E9F856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7</w:t>
      </w:r>
    </w:p>
    <w:p w14:paraId="68CD08A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8</w:t>
      </w:r>
    </w:p>
    <w:p w14:paraId="1CD282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9</w:t>
      </w:r>
    </w:p>
    <w:p w14:paraId="52F5B3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10</w:t>
      </w:r>
    </w:p>
    <w:p w14:paraId="36E614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11</w:t>
      </w:r>
    </w:p>
    <w:p w14:paraId="33BD2E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12</w:t>
      </w:r>
    </w:p>
    <w:p w14:paraId="7BB26CE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13</w:t>
      </w:r>
    </w:p>
    <w:p w14:paraId="07084C9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Horizontal pressure gradient [HPG], m^3/s</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14</w:t>
      </w:r>
    </w:p>
    <w:p w14:paraId="646EBD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10.0000     OFF      15</w:t>
      </w:r>
    </w:p>
    <w:p w14:paraId="0764167F" w14:textId="77777777" w:rsidR="000A6B49" w:rsidRPr="00FB5394" w:rsidRDefault="000A6B49" w:rsidP="000A6B49">
      <w:pPr>
        <w:rPr>
          <w:rFonts w:ascii="Courier New" w:hAnsi="Courier New" w:cs="Courier New"/>
          <w:sz w:val="16"/>
          <w:szCs w:val="16"/>
        </w:rPr>
      </w:pPr>
    </w:p>
    <w:p w14:paraId="25BFBAF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CDMULT   CDMIN   </w:t>
      </w:r>
      <w:proofErr w:type="gramStart"/>
      <w:r w:rsidRPr="00FB5394">
        <w:rPr>
          <w:rFonts w:ascii="Courier New" w:hAnsi="Courier New" w:cs="Courier New"/>
          <w:sz w:val="16"/>
          <w:szCs w:val="16"/>
        </w:rPr>
        <w:t>CDMAX  CDPLTC</w:t>
      </w:r>
      <w:proofErr w:type="gramEnd"/>
      <w:r w:rsidRPr="00FB5394">
        <w:rPr>
          <w:rFonts w:ascii="Courier New" w:hAnsi="Courier New" w:cs="Courier New"/>
          <w:sz w:val="16"/>
          <w:szCs w:val="16"/>
        </w:rPr>
        <w:t xml:space="preserve">       #</w:t>
      </w:r>
    </w:p>
    <w:p w14:paraId="47744B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carbon, g/m^3               1.00000 -1.0000 3.00000     OFF       1</w:t>
      </w:r>
    </w:p>
    <w:p w14:paraId="537CA4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carbon, g/m^3             1.00000 -1.0000 25.0000     OFF       2</w:t>
      </w:r>
    </w:p>
    <w:p w14:paraId="6FB327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carbon, g/m^3                   1.00000 -1.0000 50.0000     OFF       3</w:t>
      </w:r>
    </w:p>
    <w:p w14:paraId="46F827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nitrogen, g/m^3             1.00000 -1.0000 25.0000     OFF       4</w:t>
      </w:r>
    </w:p>
    <w:p w14:paraId="3910CBB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nitrogen, g/m^3           1.00000 -1.0000 25.0000     OFF       5</w:t>
      </w:r>
    </w:p>
    <w:p w14:paraId="54651B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nitrogen, g/m^3                 1.00000 -1.0000 25.0000     OFF       6</w:t>
      </w:r>
    </w:p>
    <w:p w14:paraId="45D26C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1.00000 -1.0000 5.00000     OFF       7</w:t>
      </w:r>
    </w:p>
    <w:p w14:paraId="34A470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nitrogen, g/m^3                         1.00000 -1.0000 50.0000     OFF       8</w:t>
      </w:r>
    </w:p>
    <w:p w14:paraId="238566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phosphorus, mg/m^3          1000.00 -1.0000 15.0000     OFF       9</w:t>
      </w:r>
    </w:p>
    <w:p w14:paraId="4FB0F8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phosphorus, mg/m^3        1000.00 -1.0000 15.0000     OFF      10</w:t>
      </w:r>
    </w:p>
    <w:p w14:paraId="533075E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phosphorus, mg/m^3              1000.00 -1.0000 25.0000     OFF      11</w:t>
      </w:r>
    </w:p>
    <w:p w14:paraId="05282A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phosphorus, mg/m^3                      1000.00 -1.0000 -1.0000     OFF      12</w:t>
      </w:r>
    </w:p>
    <w:p w14:paraId="70E546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Algal production, g/m^2/day                   1.00000 -1.0000 5.00000     OFF      13</w:t>
      </w:r>
    </w:p>
    <w:p w14:paraId="26DEAD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Chlorophyll a, mg/m^3                         1000.00 -1.0000 -70.000     OFF      14</w:t>
      </w:r>
    </w:p>
    <w:p w14:paraId="47A51D0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algae, g/m^3                            1.00000 -1.0000 5.00000     OFF      15</w:t>
      </w:r>
    </w:p>
    <w:p w14:paraId="2456DB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Oxygen % Gas Saturation                       1.00000 -5.0000 145.000     OFF      16</w:t>
      </w:r>
    </w:p>
    <w:p w14:paraId="3325F3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suspended Solids, g/m^3                 1.00000 -1.0000 60.0000     OFF      17</w:t>
      </w:r>
    </w:p>
    <w:p w14:paraId="520C98F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1.00000 -1.0000 50.0000     OFF      18</w:t>
      </w:r>
    </w:p>
    <w:p w14:paraId="485597A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Carbonaceous Ultimate BOD, g/m^3              1.00000 -1.0000 20.0000     OFF      19</w:t>
      </w:r>
    </w:p>
    <w:p w14:paraId="16A773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                                            1.00000 6.00000 9.00000     OFF      20</w:t>
      </w:r>
    </w:p>
    <w:p w14:paraId="30FB58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CO2                                           1.00000 -1.0000 10.0000     OFF      21</w:t>
      </w:r>
    </w:p>
    <w:p w14:paraId="358697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HCO3                                          1.00000 -1.0000 10.0000     OFF      22</w:t>
      </w:r>
    </w:p>
    <w:p w14:paraId="076D217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CO3                                           1.00000 -1.0000 10.0000     OFF      23</w:t>
      </w:r>
    </w:p>
    <w:p w14:paraId="00A9DAC1" w14:textId="77777777" w:rsidR="000A6B49" w:rsidRPr="00FB5394" w:rsidRDefault="000A6B49" w:rsidP="000A6B49">
      <w:pPr>
        <w:rPr>
          <w:rFonts w:ascii="Courier New" w:hAnsi="Courier New" w:cs="Courier New"/>
        </w:rPr>
      </w:pPr>
    </w:p>
    <w:p w14:paraId="0F39CFA5" w14:textId="77777777" w:rsidR="000A6B49" w:rsidRPr="00021F7D" w:rsidRDefault="000A6B49" w:rsidP="000A6B49">
      <w:pPr>
        <w:rPr>
          <w:rFonts w:cstheme="minorHAnsi"/>
          <w:sz w:val="20"/>
          <w:szCs w:val="18"/>
        </w:rPr>
      </w:pPr>
      <w:r w:rsidRPr="00021F7D">
        <w:rPr>
          <w:rFonts w:cstheme="minorHAnsi"/>
          <w:sz w:val="20"/>
          <w:szCs w:val="18"/>
        </w:rPr>
        <w:t>An example of the same graph file but for Version 3.2 is shown below:</w:t>
      </w:r>
    </w:p>
    <w:p w14:paraId="37DFA2E4" w14:textId="77777777" w:rsidR="000A6B49" w:rsidRPr="00FB5394" w:rsidRDefault="000A6B49" w:rsidP="000A6B49">
      <w:pPr>
        <w:rPr>
          <w:rFonts w:ascii="Courier New" w:hAnsi="Courier New" w:cs="Courier New"/>
        </w:rPr>
      </w:pPr>
    </w:p>
    <w:p w14:paraId="1978E1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Hydrodynamic, constituent, and derived constituent names, formats, multipliers, and array viewer controls</w:t>
      </w:r>
    </w:p>
    <w:p w14:paraId="4D7A6276" w14:textId="77777777" w:rsidR="000A6B49" w:rsidRPr="00FB5394" w:rsidRDefault="000A6B49" w:rsidP="000A6B49">
      <w:pPr>
        <w:rPr>
          <w:rFonts w:ascii="Courier New" w:hAnsi="Courier New" w:cs="Courier New"/>
          <w:sz w:val="16"/>
          <w:szCs w:val="16"/>
        </w:rPr>
      </w:pPr>
    </w:p>
    <w:p w14:paraId="6B203A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FMTH   HMULT    HMIN    HMAX   HPLTC       #</w:t>
      </w:r>
    </w:p>
    <w:p w14:paraId="4E7262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(I10)     1.0    -1.0     1.0     OFF       1</w:t>
      </w:r>
    </w:p>
    <w:p w14:paraId="1531F7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-.1000    0.15      ON       2</w:t>
      </w:r>
    </w:p>
    <w:p w14:paraId="38E5F1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-.1E-6   -0.01     OFF       3</w:t>
      </w:r>
    </w:p>
    <w:p w14:paraId="6872FEC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-10.0   -26.0      ON       4</w:t>
      </w:r>
    </w:p>
    <w:p w14:paraId="1EA61ED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997.0  1005.0     OFF       5</w:t>
      </w:r>
    </w:p>
    <w:p w14:paraId="65F92D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6</w:t>
      </w:r>
    </w:p>
    <w:p w14:paraId="2341AE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7</w:t>
      </w:r>
    </w:p>
    <w:p w14:paraId="29DBC3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8</w:t>
      </w:r>
    </w:p>
    <w:p w14:paraId="6EF9BE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9</w:t>
      </w:r>
    </w:p>
    <w:p w14:paraId="7E03E60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10</w:t>
      </w:r>
    </w:p>
    <w:p w14:paraId="769C797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11</w:t>
      </w:r>
    </w:p>
    <w:p w14:paraId="6BED1C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12</w:t>
      </w:r>
    </w:p>
    <w:p w14:paraId="026D48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13</w:t>
      </w:r>
    </w:p>
    <w:p w14:paraId="357CA92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pressure gradient [HPG],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10.0     OFF      14</w:t>
      </w:r>
    </w:p>
    <w:p w14:paraId="0A718F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     0.0     OFF      15</w:t>
      </w:r>
    </w:p>
    <w:p w14:paraId="41A519D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75DCF3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FMTC   CMULT    CMIN    CMAX   CPLTC       #</w:t>
      </w:r>
    </w:p>
    <w:p w14:paraId="3866BD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   200.0     OFF       1</w:t>
      </w:r>
    </w:p>
    <w:p w14:paraId="58708E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Age, days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  -200.0      ON       2</w:t>
      </w:r>
    </w:p>
    <w:p w14:paraId="711F01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Tracer,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3</w:t>
      </w:r>
    </w:p>
    <w:p w14:paraId="4D9320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Bacteria, col/100ml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4</w:t>
      </w:r>
    </w:p>
    <w:p w14:paraId="205A804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Conductivity, mhos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5</w:t>
      </w:r>
    </w:p>
    <w:p w14:paraId="4AF799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Chloride, mg/l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6</w:t>
      </w:r>
    </w:p>
    <w:p w14:paraId="17CC8E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ISS,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7</w:t>
      </w:r>
    </w:p>
    <w:p w14:paraId="1D7717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Phosphate,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1000.0    -1.0   500.0     OFF       8</w:t>
      </w:r>
    </w:p>
    <w:p w14:paraId="7CBB81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Ammonium,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1000.0 -0.1000   300.0     OFF       9</w:t>
      </w:r>
    </w:p>
    <w:p w14:paraId="405370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Nitrate-Nitrite,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5.0     OFF      10</w:t>
      </w:r>
    </w:p>
    <w:p w14:paraId="5C09D3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 xml:space="preserve">Z10.8)     1.0    -1.0    10.0     OFF      11 </w:t>
      </w:r>
    </w:p>
    <w:p w14:paraId="00125E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1.0 -0.2000    15.0     OFF      12</w:t>
      </w:r>
    </w:p>
    <w:p w14:paraId="5BCE355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iron,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2.0     OFF      13</w:t>
      </w:r>
    </w:p>
    <w:p w14:paraId="10E19B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-3.0     OFF      14</w:t>
      </w:r>
    </w:p>
    <w:p w14:paraId="3A0C1BB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-4.0     OFF      15</w:t>
      </w:r>
    </w:p>
    <w:p w14:paraId="7D9119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-3.0     OFF      16</w:t>
      </w:r>
    </w:p>
    <w:p w14:paraId="428DDB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-4.0     OFF      17</w:t>
      </w:r>
    </w:p>
    <w:p w14:paraId="572362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CBOD1,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18</w:t>
      </w:r>
    </w:p>
    <w:p w14:paraId="038AA64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CBOD2,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19</w:t>
      </w:r>
    </w:p>
    <w:p w14:paraId="7919E70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CBOD3,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20</w:t>
      </w:r>
    </w:p>
    <w:p w14:paraId="71C1E8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CBOD4,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21</w:t>
      </w:r>
    </w:p>
    <w:p w14:paraId="36F56D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CBOD5,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22</w:t>
      </w:r>
    </w:p>
    <w:p w14:paraId="006570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23</w:t>
      </w:r>
    </w:p>
    <w:p w14:paraId="4E8884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oxygen,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-1.0     OFF      24</w:t>
      </w:r>
    </w:p>
    <w:p w14:paraId="665E83A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25</w:t>
      </w:r>
    </w:p>
    <w:p w14:paraId="52ECA22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Alkalinity,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26</w:t>
      </w:r>
    </w:p>
    <w:p w14:paraId="5B16D816" w14:textId="77777777" w:rsidR="000A6B49" w:rsidRPr="00FB5394" w:rsidRDefault="000A6B49" w:rsidP="000A6B49">
      <w:pPr>
        <w:rPr>
          <w:rFonts w:ascii="Courier New" w:hAnsi="Courier New" w:cs="Courier New"/>
          <w:sz w:val="16"/>
          <w:szCs w:val="16"/>
        </w:rPr>
      </w:pPr>
    </w:p>
    <w:p w14:paraId="166CBD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w:t>
      </w:r>
      <w:proofErr w:type="gramStart"/>
      <w:r w:rsidRPr="00FB5394">
        <w:rPr>
          <w:rFonts w:ascii="Courier New" w:hAnsi="Courier New" w:cs="Courier New"/>
          <w:sz w:val="16"/>
          <w:szCs w:val="16"/>
        </w:rPr>
        <w:t>FMTCD  CDMULT</w:t>
      </w:r>
      <w:proofErr w:type="gramEnd"/>
      <w:r w:rsidRPr="00FB5394">
        <w:rPr>
          <w:rFonts w:ascii="Courier New" w:hAnsi="Courier New" w:cs="Courier New"/>
          <w:sz w:val="16"/>
          <w:szCs w:val="16"/>
        </w:rPr>
        <w:t xml:space="preserve">   CDMIN   CDMAX  CDPLTC       #</w:t>
      </w:r>
    </w:p>
    <w:p w14:paraId="64A42F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1</w:t>
      </w:r>
    </w:p>
    <w:p w14:paraId="09CD0A4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2</w:t>
      </w:r>
    </w:p>
    <w:p w14:paraId="1A10FD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3</w:t>
      </w:r>
    </w:p>
    <w:p w14:paraId="18E25C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4</w:t>
      </w:r>
    </w:p>
    <w:p w14:paraId="3EF800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5</w:t>
      </w:r>
    </w:p>
    <w:p w14:paraId="4B4B02C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6</w:t>
      </w:r>
    </w:p>
    <w:p w14:paraId="17B5E1A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7</w:t>
      </w:r>
    </w:p>
    <w:p w14:paraId="379EDCA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8</w:t>
      </w:r>
    </w:p>
    <w:p w14:paraId="648488E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25.0     OFF       9</w:t>
      </w:r>
    </w:p>
    <w:p w14:paraId="4B83E3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-1.0     OFF      10</w:t>
      </w:r>
    </w:p>
    <w:p w14:paraId="1DC5FA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     OFF      11</w:t>
      </w:r>
    </w:p>
    <w:p w14:paraId="4F1767E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20.0     OFF      12</w:t>
      </w:r>
    </w:p>
    <w:p w14:paraId="4FF990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Algal production, g/m^2/day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13</w:t>
      </w:r>
    </w:p>
    <w:p w14:paraId="3428CC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Chlorophyll a,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145.0     OFF      14</w:t>
      </w:r>
    </w:p>
    <w:p w14:paraId="1C2CA5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60.0     OFF      15</w:t>
      </w:r>
    </w:p>
    <w:p w14:paraId="77CC3A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Oxygen % Gas Saturation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16</w:t>
      </w:r>
    </w:p>
    <w:p w14:paraId="70F6C1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suspended Solids,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17</w:t>
      </w:r>
    </w:p>
    <w:p w14:paraId="457A63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(F10.3)     1.0    -1.0    20.0     OFF      18</w:t>
      </w:r>
    </w:p>
    <w:p w14:paraId="034483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Carbonaceous Ultimate BOD,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9.0     OFF      19</w:t>
      </w:r>
    </w:p>
    <w:p w14:paraId="767741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20</w:t>
      </w:r>
    </w:p>
    <w:p w14:paraId="58192C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21</w:t>
      </w:r>
    </w:p>
    <w:p w14:paraId="58CD79F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22</w:t>
      </w:r>
    </w:p>
    <w:p w14:paraId="5DCD44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0.0     0.0     0.0     OFF      23</w:t>
      </w:r>
    </w:p>
    <w:p w14:paraId="26BF9887" w14:textId="77777777" w:rsidR="000A6B49" w:rsidRPr="005B74BC" w:rsidRDefault="000A6B49" w:rsidP="000A6B49">
      <w:pPr>
        <w:rPr>
          <w:sz w:val="16"/>
          <w:szCs w:val="16"/>
        </w:rPr>
      </w:pPr>
    </w:p>
    <w:p w14:paraId="1F4B27A5" w14:textId="77777777" w:rsidR="000A6B49" w:rsidRPr="00021F7D" w:rsidRDefault="000A6B49" w:rsidP="000A6B49">
      <w:pPr>
        <w:rPr>
          <w:sz w:val="20"/>
          <w:szCs w:val="18"/>
        </w:rPr>
      </w:pPr>
      <w:r w:rsidRPr="00021F7D">
        <w:rPr>
          <w:sz w:val="20"/>
          <w:szCs w:val="18"/>
        </w:rPr>
        <w:t>In Version 3.2, the user has format control of all output variables, as well as MULT control (see User Manual). In Version 3.1, some groups had one but not the other. Also, in Version 3.2, the groups (HNAME, CNAME, CDNAME) were reordered.</w:t>
      </w:r>
    </w:p>
    <w:p w14:paraId="213CAC0D" w14:textId="77777777" w:rsidR="000A6B49" w:rsidRDefault="000A6B49" w:rsidP="00C03547">
      <w:pPr>
        <w:pStyle w:val="Heading1"/>
        <w:numPr>
          <w:ilvl w:val="0"/>
          <w:numId w:val="14"/>
        </w:numPr>
        <w:spacing w:before="360" w:after="360"/>
      </w:pPr>
      <w:r>
        <w:br w:type="page"/>
      </w:r>
      <w:bookmarkStart w:id="131" w:name="_Toc12431464"/>
      <w:bookmarkStart w:id="132" w:name="_Toc48576301"/>
      <w:r w:rsidR="007413DA">
        <w:lastRenderedPageBreak/>
        <w:t>Appendix</w:t>
      </w:r>
      <w:r w:rsidR="00CD3A42">
        <w:t xml:space="preserve"> B</w:t>
      </w:r>
      <w:r w:rsidR="007413DA">
        <w:t xml:space="preserve">: </w:t>
      </w:r>
      <w:r>
        <w:t>BUG FIXES AND ENHANCEMENTS BETWEEN VERSIONS</w:t>
      </w:r>
      <w:bookmarkEnd w:id="131"/>
      <w:bookmarkEnd w:id="132"/>
    </w:p>
    <w:p w14:paraId="2FA130A9" w14:textId="3F50B74B" w:rsidR="000A6B49" w:rsidRPr="007413DA" w:rsidRDefault="000A6B49" w:rsidP="007413DA">
      <w:pPr>
        <w:jc w:val="both"/>
        <w:rPr>
          <w:sz w:val="20"/>
          <w:szCs w:val="18"/>
        </w:rPr>
      </w:pPr>
      <w:r w:rsidRPr="007413DA">
        <w:rPr>
          <w:sz w:val="20"/>
          <w:szCs w:val="18"/>
        </w:rPr>
        <w:t xml:space="preserve">There have been many updates and bug fixes between model versions. </w:t>
      </w:r>
      <w:r w:rsidR="005C131A">
        <w:rPr>
          <w:sz w:val="20"/>
          <w:szCs w:val="18"/>
        </w:rPr>
        <w:t>Al</w:t>
      </w:r>
      <w:r w:rsidRPr="007413DA">
        <w:rPr>
          <w:sz w:val="20"/>
          <w:szCs w:val="18"/>
        </w:rPr>
        <w:t xml:space="preserve">though some model updates have not been documented, we have </w:t>
      </w:r>
      <w:r w:rsidR="004F283C">
        <w:rPr>
          <w:sz w:val="20"/>
          <w:szCs w:val="18"/>
        </w:rPr>
        <w:t>endeavored to be</w:t>
      </w:r>
      <w:r w:rsidRPr="007413DA">
        <w:rPr>
          <w:sz w:val="20"/>
          <w:szCs w:val="18"/>
        </w:rPr>
        <w:t xml:space="preserve"> diligent in outlining code updates </w:t>
      </w:r>
      <w:r w:rsidR="004F283C" w:rsidRPr="007413DA">
        <w:rPr>
          <w:sz w:val="20"/>
          <w:szCs w:val="18"/>
        </w:rPr>
        <w:t xml:space="preserve">between model versions </w:t>
      </w:r>
      <w:r w:rsidRPr="007413DA">
        <w:rPr>
          <w:sz w:val="20"/>
          <w:szCs w:val="18"/>
        </w:rPr>
        <w:t>since Version 3.7. We have included below a series of tables with code fixes for multiple versions of CE-QUAL-W2 as a reference to earlier versions.</w:t>
      </w:r>
    </w:p>
    <w:p w14:paraId="55D4973D" w14:textId="6AE76340" w:rsidR="000A6B49" w:rsidRDefault="000A6B49" w:rsidP="000A6B49">
      <w:pPr>
        <w:pStyle w:val="Heading2"/>
      </w:pPr>
      <w:bookmarkStart w:id="133" w:name="_Toc12431465"/>
      <w:bookmarkStart w:id="134" w:name="_Toc48576302"/>
      <w:r w:rsidRPr="005B74BC">
        <w:t>W2 V</w:t>
      </w:r>
      <w:r>
        <w:t>4.1</w:t>
      </w:r>
      <w:r w:rsidRPr="005B74BC">
        <w:t xml:space="preserve"> Bug Fixes, Enhancements, and User Manual Changes</w:t>
      </w:r>
      <w:bookmarkEnd w:id="133"/>
      <w:bookmarkEnd w:id="134"/>
    </w:p>
    <w:p w14:paraId="57BAE2D0" w14:textId="3E0EFA18" w:rsidR="00BB27BB" w:rsidRDefault="00BB27BB" w:rsidP="00156989">
      <w:pPr>
        <w:pStyle w:val="Caption"/>
      </w:pPr>
      <w:bookmarkStart w:id="135" w:name="_Toc48576330"/>
      <w:r>
        <w:t xml:space="preserve">Table </w:t>
      </w:r>
      <w:fldSimple w:instr=" SEQ Table \* ARABIC ">
        <w:r w:rsidR="006E3DC1">
          <w:rPr>
            <w:noProof/>
          </w:rPr>
          <w:t>2</w:t>
        </w:r>
      </w:fldSimple>
      <w:r>
        <w:t>. Bug fixes and enhancements for Version 4.1.</w:t>
      </w:r>
      <w:bookmarkEnd w:id="135"/>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194"/>
        <w:gridCol w:w="1530"/>
        <w:gridCol w:w="4158"/>
        <w:gridCol w:w="1422"/>
      </w:tblGrid>
      <w:tr w:rsidR="000A6B49" w:rsidRPr="00A8639A" w14:paraId="3446F785" w14:textId="77777777" w:rsidTr="001064DA">
        <w:trPr>
          <w:cantSplit/>
          <w:tblHeader/>
        </w:trPr>
        <w:tc>
          <w:tcPr>
            <w:tcW w:w="606" w:type="dxa"/>
          </w:tcPr>
          <w:p w14:paraId="379C35BB" w14:textId="77777777" w:rsidR="000A6B49" w:rsidRPr="00187FD0" w:rsidRDefault="000A6B49" w:rsidP="007413DA">
            <w:pPr>
              <w:rPr>
                <w:b/>
                <w:bCs/>
              </w:rPr>
            </w:pPr>
            <w:r w:rsidRPr="00187FD0">
              <w:rPr>
                <w:b/>
                <w:bCs/>
              </w:rPr>
              <w:t>#</w:t>
            </w:r>
          </w:p>
        </w:tc>
        <w:tc>
          <w:tcPr>
            <w:tcW w:w="1194" w:type="dxa"/>
          </w:tcPr>
          <w:p w14:paraId="7EC61D8C" w14:textId="77777777" w:rsidR="000A6B49" w:rsidRPr="00187FD0" w:rsidRDefault="000A6B49" w:rsidP="007413DA">
            <w:pPr>
              <w:rPr>
                <w:b/>
                <w:bCs/>
              </w:rPr>
            </w:pPr>
            <w:r w:rsidRPr="00187FD0">
              <w:rPr>
                <w:b/>
                <w:bCs/>
              </w:rPr>
              <w:t>Code: W2 or PREW2 or GUI</w:t>
            </w:r>
          </w:p>
        </w:tc>
        <w:tc>
          <w:tcPr>
            <w:tcW w:w="1530" w:type="dxa"/>
          </w:tcPr>
          <w:p w14:paraId="7E6F6E4A" w14:textId="77777777" w:rsidR="00187FD0" w:rsidRPr="00187FD0" w:rsidRDefault="000A6B49" w:rsidP="007413DA">
            <w:pPr>
              <w:rPr>
                <w:b/>
                <w:bCs/>
              </w:rPr>
            </w:pPr>
            <w:r w:rsidRPr="00187FD0">
              <w:rPr>
                <w:b/>
                <w:bCs/>
              </w:rPr>
              <w:t xml:space="preserve">Fix or </w:t>
            </w:r>
          </w:p>
          <w:p w14:paraId="1168832A" w14:textId="7E72FF54" w:rsidR="000A6B49" w:rsidRPr="00187FD0" w:rsidRDefault="000A6B49" w:rsidP="007413DA">
            <w:pPr>
              <w:rPr>
                <w:b/>
                <w:bCs/>
              </w:rPr>
            </w:pPr>
            <w:r w:rsidRPr="00187FD0">
              <w:rPr>
                <w:b/>
                <w:bCs/>
              </w:rPr>
              <w:t>E</w:t>
            </w:r>
            <w:r w:rsidR="00187FD0" w:rsidRPr="00187FD0">
              <w:rPr>
                <w:b/>
                <w:bCs/>
              </w:rPr>
              <w:t>n</w:t>
            </w:r>
            <w:r w:rsidRPr="00187FD0">
              <w:rPr>
                <w:b/>
                <w:bCs/>
              </w:rPr>
              <w:t>hancement Type</w:t>
            </w:r>
          </w:p>
        </w:tc>
        <w:tc>
          <w:tcPr>
            <w:tcW w:w="4158" w:type="dxa"/>
          </w:tcPr>
          <w:p w14:paraId="717CAD1C" w14:textId="77777777" w:rsidR="000A6B49" w:rsidRPr="00187FD0" w:rsidRDefault="000A6B49" w:rsidP="008D3601">
            <w:pPr>
              <w:jc w:val="center"/>
              <w:rPr>
                <w:b/>
                <w:bCs/>
              </w:rPr>
            </w:pPr>
            <w:r w:rsidRPr="00187FD0">
              <w:rPr>
                <w:b/>
                <w:bCs/>
              </w:rPr>
              <w:t>Description of Bug/Enhancement</w:t>
            </w:r>
          </w:p>
        </w:tc>
        <w:tc>
          <w:tcPr>
            <w:tcW w:w="1422" w:type="dxa"/>
          </w:tcPr>
          <w:p w14:paraId="5709F69E" w14:textId="77777777" w:rsidR="000A6B49" w:rsidRPr="00187FD0" w:rsidRDefault="000A6B49" w:rsidP="007413DA">
            <w:pPr>
              <w:rPr>
                <w:b/>
                <w:bCs/>
              </w:rPr>
            </w:pPr>
            <w:r w:rsidRPr="00187FD0">
              <w:rPr>
                <w:b/>
                <w:bCs/>
              </w:rPr>
              <w:t>Date Fixed or Enhancement added</w:t>
            </w:r>
          </w:p>
        </w:tc>
      </w:tr>
      <w:tr w:rsidR="000A6B49" w:rsidRPr="00A8639A" w14:paraId="657920E3" w14:textId="77777777" w:rsidTr="001064DA">
        <w:trPr>
          <w:cantSplit/>
        </w:trPr>
        <w:tc>
          <w:tcPr>
            <w:tcW w:w="606" w:type="dxa"/>
          </w:tcPr>
          <w:p w14:paraId="21928747" w14:textId="77777777" w:rsidR="000A6B49" w:rsidRPr="00BF3615" w:rsidRDefault="000A6B49" w:rsidP="007413DA">
            <w:r>
              <w:t>1</w:t>
            </w:r>
          </w:p>
        </w:tc>
        <w:tc>
          <w:tcPr>
            <w:tcW w:w="1194" w:type="dxa"/>
          </w:tcPr>
          <w:p w14:paraId="0D5C8018" w14:textId="77777777" w:rsidR="000A6B49" w:rsidRDefault="000A6B49" w:rsidP="007413DA">
            <w:r>
              <w:t>PREW2</w:t>
            </w:r>
          </w:p>
        </w:tc>
        <w:tc>
          <w:tcPr>
            <w:tcW w:w="1530" w:type="dxa"/>
          </w:tcPr>
          <w:p w14:paraId="30AACF45" w14:textId="77777777" w:rsidR="000A6B49" w:rsidRDefault="000A6B49" w:rsidP="007413DA">
            <w:r>
              <w:t>Additional checks</w:t>
            </w:r>
          </w:p>
        </w:tc>
        <w:tc>
          <w:tcPr>
            <w:tcW w:w="4158" w:type="dxa"/>
          </w:tcPr>
          <w:p w14:paraId="23DE4689" w14:textId="77777777" w:rsidR="000A6B49" w:rsidRPr="00B20C3E" w:rsidRDefault="000A6B49" w:rsidP="005C131A">
            <w:pPr>
              <w:pStyle w:val="TableText0"/>
            </w:pPr>
            <w:r w:rsidRPr="006E56F5">
              <w:t>Additional checks</w:t>
            </w:r>
            <w:r>
              <w:t xml:space="preserve"> were added to the preprocessor for sediment decay temperature coefficients and stoichiometric coefficients. Concentration summaries in downstream and upstream head boundary conditions were added to the </w:t>
            </w:r>
            <w:r w:rsidRPr="00187FD0">
              <w:rPr>
                <w:b/>
                <w:bCs/>
              </w:rPr>
              <w:t>pre.opt</w:t>
            </w:r>
            <w:r>
              <w:t xml:space="preserve"> file.</w:t>
            </w:r>
          </w:p>
        </w:tc>
        <w:tc>
          <w:tcPr>
            <w:tcW w:w="1422" w:type="dxa"/>
          </w:tcPr>
          <w:p w14:paraId="2144BFA7" w14:textId="77777777" w:rsidR="000A6B49" w:rsidRDefault="000A6B49" w:rsidP="007413DA">
            <w:r>
              <w:t>5/19/2017</w:t>
            </w:r>
          </w:p>
        </w:tc>
      </w:tr>
      <w:tr w:rsidR="000A6B49" w:rsidRPr="00A8639A" w14:paraId="7A2D4B14" w14:textId="77777777" w:rsidTr="001064DA">
        <w:trPr>
          <w:cantSplit/>
        </w:trPr>
        <w:tc>
          <w:tcPr>
            <w:tcW w:w="606" w:type="dxa"/>
          </w:tcPr>
          <w:p w14:paraId="72EF9FA5" w14:textId="77777777" w:rsidR="000A6B49" w:rsidRPr="00BF3615" w:rsidRDefault="000A6B49" w:rsidP="007413DA">
            <w:r>
              <w:t>2</w:t>
            </w:r>
          </w:p>
        </w:tc>
        <w:tc>
          <w:tcPr>
            <w:tcW w:w="1194" w:type="dxa"/>
          </w:tcPr>
          <w:p w14:paraId="6DCC6E75" w14:textId="77777777" w:rsidR="000A6B49" w:rsidRDefault="000A6B49" w:rsidP="007413DA">
            <w:r>
              <w:t xml:space="preserve">W2 </w:t>
            </w:r>
          </w:p>
        </w:tc>
        <w:tc>
          <w:tcPr>
            <w:tcW w:w="1530" w:type="dxa"/>
          </w:tcPr>
          <w:p w14:paraId="046891E5" w14:textId="77777777" w:rsidR="00187FD0" w:rsidRDefault="000A6B49" w:rsidP="007413DA">
            <w:r>
              <w:t xml:space="preserve">DO </w:t>
            </w:r>
          </w:p>
          <w:p w14:paraId="56B65F89" w14:textId="5C8C10AD" w:rsidR="000A6B49" w:rsidRDefault="000A6B49" w:rsidP="007413DA">
            <w:r>
              <w:t>Saturation</w:t>
            </w:r>
          </w:p>
        </w:tc>
        <w:tc>
          <w:tcPr>
            <w:tcW w:w="4158" w:type="dxa"/>
          </w:tcPr>
          <w:p w14:paraId="2D7BED4D" w14:textId="270A3614" w:rsidR="000A6B49" w:rsidRDefault="000A6B49" w:rsidP="005C131A">
            <w:pPr>
              <w:pStyle w:val="TableText0"/>
            </w:pPr>
            <w:r>
              <w:t xml:space="preserve">The equation for computing dissolved oxygen saturation was a function of elevation and temperature. If the user set the water body type to SALT, the TDS or salinity was used to correct the dissolved oxygen saturation. The TDS correction for dissolved oxygen saturation was </w:t>
            </w:r>
            <w:r w:rsidR="00FE4E68">
              <w:t xml:space="preserve">also </w:t>
            </w:r>
            <w:r>
              <w:t>added to the freshwater computation. The new code is highlighted below:</w:t>
            </w:r>
          </w:p>
          <w:p w14:paraId="064B7759"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Pr>
                <w:rFonts w:ascii="Consolas" w:hAnsi="Consolas" w:cs="Consolas"/>
                <w:color w:val="000000"/>
                <w:sz w:val="19"/>
                <w:szCs w:val="19"/>
                <w:highlight w:val="white"/>
              </w:rPr>
              <w:t xml:space="preserve">      </w:t>
            </w:r>
            <w:r w:rsidRPr="009F524B">
              <w:rPr>
                <w:rFonts w:ascii="Courier New" w:hAnsi="Courier New" w:cs="Courier New"/>
                <w:color w:val="000000"/>
                <w:sz w:val="16"/>
                <w:szCs w:val="19"/>
                <w:highlight w:val="white"/>
              </w:rPr>
              <w:t xml:space="preserve">SATO = </w:t>
            </w:r>
            <w:proofErr w:type="gramStart"/>
            <w:r w:rsidRPr="009F524B">
              <w:rPr>
                <w:rFonts w:ascii="Courier New" w:hAnsi="Courier New" w:cs="Courier New"/>
                <w:color w:val="0000FF"/>
                <w:sz w:val="16"/>
                <w:szCs w:val="19"/>
                <w:highlight w:val="white"/>
              </w:rPr>
              <w:t>EXP</w:t>
            </w:r>
            <w:r w:rsidRPr="009F524B">
              <w:rPr>
                <w:rFonts w:ascii="Courier New" w:hAnsi="Courier New" w:cs="Courier New"/>
                <w:color w:val="000000"/>
                <w:sz w:val="16"/>
                <w:szCs w:val="19"/>
                <w:highlight w:val="white"/>
              </w:rPr>
              <w:t>(</w:t>
            </w:r>
            <w:proofErr w:type="gramEnd"/>
            <w:r w:rsidRPr="009F524B">
              <w:rPr>
                <w:rFonts w:ascii="Courier New" w:hAnsi="Courier New" w:cs="Courier New"/>
                <w:color w:val="000000"/>
                <w:sz w:val="16"/>
                <w:szCs w:val="19"/>
                <w:highlight w:val="white"/>
              </w:rPr>
              <w:t>7.7117-1.31403*(</w:t>
            </w:r>
            <w:r w:rsidRPr="009F524B">
              <w:rPr>
                <w:rFonts w:ascii="Courier New" w:hAnsi="Courier New" w:cs="Courier New"/>
                <w:color w:val="0000FF"/>
                <w:sz w:val="16"/>
                <w:szCs w:val="19"/>
                <w:highlight w:val="white"/>
              </w:rPr>
              <w:t>LOG</w:t>
            </w:r>
            <w:r w:rsidRPr="009F524B">
              <w:rPr>
                <w:rFonts w:ascii="Courier New" w:hAnsi="Courier New" w:cs="Courier New"/>
                <w:color w:val="000000"/>
                <w:sz w:val="16"/>
                <w:szCs w:val="19"/>
                <w:highlight w:val="white"/>
              </w:rPr>
              <w:t>(T+45.93)))*P</w:t>
            </w:r>
          </w:p>
          <w:p w14:paraId="182E32AE"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sidRPr="009F524B">
              <w:rPr>
                <w:rFonts w:ascii="Courier New" w:hAnsi="Courier New" w:cs="Courier New"/>
                <w:color w:val="000000"/>
                <w:sz w:val="16"/>
                <w:szCs w:val="19"/>
                <w:highlight w:val="white"/>
              </w:rPr>
              <w:t xml:space="preserve">      </w:t>
            </w:r>
            <w:r w:rsidRPr="009F524B">
              <w:rPr>
                <w:rFonts w:ascii="Courier New" w:hAnsi="Courier New" w:cs="Courier New"/>
                <w:color w:val="0000FF"/>
                <w:sz w:val="16"/>
                <w:szCs w:val="19"/>
                <w:highlight w:val="white"/>
              </w:rPr>
              <w:t>IF</w:t>
            </w:r>
            <w:r w:rsidRPr="009F524B">
              <w:rPr>
                <w:rFonts w:ascii="Courier New" w:hAnsi="Courier New" w:cs="Courier New"/>
                <w:color w:val="000000"/>
                <w:sz w:val="16"/>
                <w:szCs w:val="19"/>
                <w:highlight w:val="white"/>
              </w:rPr>
              <w:t xml:space="preserve"> (SALT_WATER) </w:t>
            </w:r>
            <w:r w:rsidRPr="009F524B">
              <w:rPr>
                <w:rFonts w:ascii="Courier New" w:hAnsi="Courier New" w:cs="Courier New"/>
                <w:color w:val="0000FF"/>
                <w:sz w:val="16"/>
                <w:szCs w:val="19"/>
                <w:highlight w:val="white"/>
              </w:rPr>
              <w:t>THEN</w:t>
            </w:r>
          </w:p>
          <w:p w14:paraId="3F5AEA2B"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sidRPr="009F524B">
              <w:rPr>
                <w:rFonts w:ascii="Courier New" w:hAnsi="Courier New" w:cs="Courier New"/>
                <w:color w:val="000000"/>
                <w:sz w:val="16"/>
                <w:szCs w:val="19"/>
                <w:highlight w:val="white"/>
              </w:rPr>
              <w:t xml:space="preserve">          SATO = </w:t>
            </w:r>
            <w:r w:rsidRPr="009F524B">
              <w:rPr>
                <w:rFonts w:ascii="Courier New" w:hAnsi="Courier New" w:cs="Courier New"/>
                <w:color w:val="0000FF"/>
                <w:sz w:val="16"/>
                <w:szCs w:val="19"/>
                <w:highlight w:val="white"/>
              </w:rPr>
              <w:t>EXP</w:t>
            </w:r>
            <w:r w:rsidRPr="009F524B">
              <w:rPr>
                <w:rFonts w:ascii="Courier New" w:hAnsi="Courier New" w:cs="Courier New"/>
                <w:color w:val="000000"/>
                <w:sz w:val="16"/>
                <w:szCs w:val="19"/>
                <w:highlight w:val="white"/>
              </w:rPr>
              <w:t>(</w:t>
            </w:r>
            <w:r w:rsidRPr="009F524B">
              <w:rPr>
                <w:rFonts w:ascii="Courier New" w:hAnsi="Courier New" w:cs="Courier New"/>
                <w:color w:val="0000FF"/>
                <w:sz w:val="16"/>
                <w:szCs w:val="19"/>
                <w:highlight w:val="white"/>
              </w:rPr>
              <w:t>LOG</w:t>
            </w:r>
            <w:r w:rsidRPr="009F524B">
              <w:rPr>
                <w:rFonts w:ascii="Courier New" w:hAnsi="Courier New" w:cs="Courier New"/>
                <w:color w:val="000000"/>
                <w:sz w:val="16"/>
                <w:szCs w:val="19"/>
                <w:highlight w:val="white"/>
              </w:rPr>
              <w:t>(SATO)-SAL*(1.7674E-2-1.0754E1/(T+273.</w:t>
            </w:r>
            <w:proofErr w:type="gramStart"/>
            <w:r w:rsidRPr="009F524B">
              <w:rPr>
                <w:rFonts w:ascii="Courier New" w:hAnsi="Courier New" w:cs="Courier New"/>
                <w:color w:val="000000"/>
                <w:sz w:val="16"/>
                <w:szCs w:val="19"/>
                <w:highlight w:val="white"/>
              </w:rPr>
              <w:t>15)+</w:t>
            </w:r>
            <w:proofErr w:type="gramEnd"/>
            <w:r w:rsidRPr="009F524B">
              <w:rPr>
                <w:rFonts w:ascii="Courier New" w:hAnsi="Courier New" w:cs="Courier New"/>
                <w:color w:val="000000"/>
                <w:sz w:val="16"/>
                <w:szCs w:val="19"/>
                <w:highlight w:val="white"/>
              </w:rPr>
              <w:t xml:space="preserve">2.1407E3/(T+273.15)**2))            </w:t>
            </w:r>
            <w:r w:rsidRPr="009F524B">
              <w:rPr>
                <w:rFonts w:ascii="Courier New" w:hAnsi="Courier New" w:cs="Courier New"/>
                <w:color w:val="008000"/>
                <w:sz w:val="16"/>
                <w:szCs w:val="19"/>
                <w:highlight w:val="white"/>
              </w:rPr>
              <w:t>! SAL is in ppt</w:t>
            </w:r>
          </w:p>
          <w:p w14:paraId="1DD64CDD" w14:textId="77777777" w:rsidR="000A6B49" w:rsidRPr="009F524B" w:rsidRDefault="000A6B49" w:rsidP="007413DA">
            <w:pPr>
              <w:autoSpaceDE w:val="0"/>
              <w:autoSpaceDN w:val="0"/>
              <w:adjustRightInd w:val="0"/>
              <w:rPr>
                <w:rFonts w:ascii="Courier New" w:hAnsi="Courier New" w:cs="Courier New"/>
                <w:color w:val="000000"/>
                <w:sz w:val="16"/>
                <w:szCs w:val="19"/>
                <w:highlight w:val="yellow"/>
              </w:rPr>
            </w:pPr>
            <w:r w:rsidRPr="009F524B">
              <w:rPr>
                <w:rFonts w:ascii="Courier New" w:hAnsi="Courier New" w:cs="Courier New"/>
                <w:color w:val="000000"/>
                <w:sz w:val="16"/>
                <w:szCs w:val="19"/>
                <w:highlight w:val="white"/>
              </w:rPr>
              <w:t xml:space="preserve">      </w:t>
            </w:r>
            <w:proofErr w:type="gramStart"/>
            <w:r w:rsidRPr="009F524B">
              <w:rPr>
                <w:rFonts w:ascii="Courier New" w:hAnsi="Courier New" w:cs="Courier New"/>
                <w:color w:val="0000FF"/>
                <w:sz w:val="16"/>
                <w:szCs w:val="19"/>
                <w:highlight w:val="yellow"/>
              </w:rPr>
              <w:t>ELSEIF</w:t>
            </w:r>
            <w:r w:rsidRPr="009F524B">
              <w:rPr>
                <w:rFonts w:ascii="Courier New" w:hAnsi="Courier New" w:cs="Courier New"/>
                <w:color w:val="000000"/>
                <w:sz w:val="16"/>
                <w:szCs w:val="19"/>
                <w:highlight w:val="yellow"/>
              </w:rPr>
              <w:t>(</w:t>
            </w:r>
            <w:proofErr w:type="gramEnd"/>
            <w:r w:rsidRPr="009F524B">
              <w:rPr>
                <w:rFonts w:ascii="Courier New" w:hAnsi="Courier New" w:cs="Courier New"/>
                <w:color w:val="000000"/>
                <w:sz w:val="16"/>
                <w:szCs w:val="19"/>
                <w:highlight w:val="yellow"/>
              </w:rPr>
              <w:t>SAL &gt; 100.)</w:t>
            </w:r>
            <w:r w:rsidRPr="009F524B">
              <w:rPr>
                <w:rFonts w:ascii="Courier New" w:hAnsi="Courier New" w:cs="Courier New"/>
                <w:color w:val="0000FF"/>
                <w:sz w:val="16"/>
                <w:szCs w:val="19"/>
                <w:highlight w:val="yellow"/>
              </w:rPr>
              <w:t>THEN</w:t>
            </w:r>
          </w:p>
          <w:p w14:paraId="414F7A93" w14:textId="77777777" w:rsidR="000A6B49" w:rsidRPr="009F524B" w:rsidRDefault="000A6B49" w:rsidP="007413DA">
            <w:pPr>
              <w:autoSpaceDE w:val="0"/>
              <w:autoSpaceDN w:val="0"/>
              <w:adjustRightInd w:val="0"/>
              <w:rPr>
                <w:rFonts w:ascii="Courier New" w:hAnsi="Courier New" w:cs="Courier New"/>
                <w:color w:val="000000"/>
                <w:sz w:val="16"/>
                <w:szCs w:val="19"/>
                <w:highlight w:val="yellow"/>
              </w:rPr>
            </w:pPr>
            <w:r w:rsidRPr="009F524B">
              <w:rPr>
                <w:rFonts w:ascii="Courier New" w:hAnsi="Courier New" w:cs="Courier New"/>
                <w:color w:val="000000"/>
                <w:sz w:val="16"/>
                <w:szCs w:val="19"/>
                <w:highlight w:val="yellow"/>
              </w:rPr>
              <w:t xml:space="preserve">          SATO = </w:t>
            </w:r>
            <w:r w:rsidRPr="009F524B">
              <w:rPr>
                <w:rFonts w:ascii="Courier New" w:hAnsi="Courier New" w:cs="Courier New"/>
                <w:color w:val="0000FF"/>
                <w:sz w:val="16"/>
                <w:szCs w:val="19"/>
                <w:highlight w:val="yellow"/>
              </w:rPr>
              <w:t>EXP</w:t>
            </w:r>
            <w:r w:rsidRPr="009F524B">
              <w:rPr>
                <w:rFonts w:ascii="Courier New" w:hAnsi="Courier New" w:cs="Courier New"/>
                <w:color w:val="000000"/>
                <w:sz w:val="16"/>
                <w:szCs w:val="19"/>
                <w:highlight w:val="yellow"/>
              </w:rPr>
              <w:t>(</w:t>
            </w:r>
            <w:r w:rsidRPr="009F524B">
              <w:rPr>
                <w:rFonts w:ascii="Courier New" w:hAnsi="Courier New" w:cs="Courier New"/>
                <w:color w:val="0000FF"/>
                <w:sz w:val="16"/>
                <w:szCs w:val="19"/>
                <w:highlight w:val="yellow"/>
              </w:rPr>
              <w:t>LOG</w:t>
            </w:r>
            <w:r w:rsidRPr="009F524B">
              <w:rPr>
                <w:rFonts w:ascii="Courier New" w:hAnsi="Courier New" w:cs="Courier New"/>
                <w:color w:val="000000"/>
                <w:sz w:val="16"/>
                <w:szCs w:val="19"/>
                <w:highlight w:val="yellow"/>
              </w:rPr>
              <w:t>(SATO)-(SAL/1000</w:t>
            </w:r>
            <w:proofErr w:type="gramStart"/>
            <w:r w:rsidRPr="009F524B">
              <w:rPr>
                <w:rFonts w:ascii="Courier New" w:hAnsi="Courier New" w:cs="Courier New"/>
                <w:color w:val="000000"/>
                <w:sz w:val="16"/>
                <w:szCs w:val="19"/>
                <w:highlight w:val="yellow"/>
              </w:rPr>
              <w:t>.)*</w:t>
            </w:r>
            <w:proofErr w:type="gramEnd"/>
            <w:r w:rsidRPr="009F524B">
              <w:rPr>
                <w:rFonts w:ascii="Courier New" w:hAnsi="Courier New" w:cs="Courier New"/>
                <w:color w:val="000000"/>
                <w:sz w:val="16"/>
                <w:szCs w:val="19"/>
                <w:highlight w:val="yellow"/>
              </w:rPr>
              <w:t xml:space="preserve">(1.7674E-2-1.0754E1/(T+273.15)+2.1407E3/(T+273.15)**2))    </w:t>
            </w:r>
            <w:r w:rsidRPr="009F524B">
              <w:rPr>
                <w:rFonts w:ascii="Courier New" w:hAnsi="Courier New" w:cs="Courier New"/>
                <w:color w:val="008000"/>
                <w:sz w:val="16"/>
                <w:szCs w:val="19"/>
                <w:highlight w:val="yellow"/>
              </w:rPr>
              <w:t>! SAL is in mg/l</w:t>
            </w:r>
          </w:p>
          <w:p w14:paraId="211E2D66" w14:textId="77777777" w:rsidR="000A6B49" w:rsidRDefault="000A6B49" w:rsidP="007413DA">
            <w:pPr>
              <w:pStyle w:val="PlainText"/>
              <w:rPr>
                <w:rFonts w:ascii="Calibri" w:hAnsi="Calibri"/>
                <w:sz w:val="18"/>
                <w:szCs w:val="16"/>
              </w:rPr>
            </w:pPr>
            <w:r w:rsidRPr="009F524B">
              <w:rPr>
                <w:color w:val="000000"/>
                <w:sz w:val="16"/>
                <w:szCs w:val="19"/>
                <w:highlight w:val="white"/>
              </w:rPr>
              <w:t xml:space="preserve">      </w:t>
            </w:r>
            <w:r w:rsidRPr="009F524B">
              <w:rPr>
                <w:color w:val="0000FF"/>
                <w:sz w:val="16"/>
                <w:szCs w:val="19"/>
                <w:highlight w:val="white"/>
              </w:rPr>
              <w:t>ENDIF</w:t>
            </w:r>
          </w:p>
        </w:tc>
        <w:tc>
          <w:tcPr>
            <w:tcW w:w="1422" w:type="dxa"/>
          </w:tcPr>
          <w:p w14:paraId="1DC06D49" w14:textId="77777777" w:rsidR="000A6B49" w:rsidRDefault="000A6B49" w:rsidP="007413DA">
            <w:r>
              <w:t>5/21/2017</w:t>
            </w:r>
          </w:p>
        </w:tc>
      </w:tr>
      <w:tr w:rsidR="000A6B49" w:rsidRPr="00A8639A" w14:paraId="30C6F8ED" w14:textId="77777777" w:rsidTr="001064DA">
        <w:trPr>
          <w:cantSplit/>
        </w:trPr>
        <w:tc>
          <w:tcPr>
            <w:tcW w:w="606" w:type="dxa"/>
          </w:tcPr>
          <w:p w14:paraId="36A63BFF" w14:textId="77777777" w:rsidR="000A6B49" w:rsidRPr="00BF3615" w:rsidRDefault="000A6B49" w:rsidP="007413DA">
            <w:r>
              <w:t>3</w:t>
            </w:r>
          </w:p>
        </w:tc>
        <w:tc>
          <w:tcPr>
            <w:tcW w:w="1194" w:type="dxa"/>
          </w:tcPr>
          <w:p w14:paraId="225877AF" w14:textId="77777777" w:rsidR="000A6B49" w:rsidRDefault="000A6B49" w:rsidP="007413DA">
            <w:r>
              <w:t>W2</w:t>
            </w:r>
          </w:p>
        </w:tc>
        <w:tc>
          <w:tcPr>
            <w:tcW w:w="1530" w:type="dxa"/>
          </w:tcPr>
          <w:p w14:paraId="064B86E0" w14:textId="77777777" w:rsidR="00187FD0" w:rsidRDefault="000A6B49" w:rsidP="007413DA">
            <w:r>
              <w:t xml:space="preserve">Sediment </w:t>
            </w:r>
          </w:p>
          <w:p w14:paraId="36F44A71" w14:textId="256A9E66" w:rsidR="000A6B49" w:rsidRDefault="000A6B49" w:rsidP="007413DA">
            <w:r>
              <w:t>diagenesis output</w:t>
            </w:r>
          </w:p>
        </w:tc>
        <w:tc>
          <w:tcPr>
            <w:tcW w:w="4158" w:type="dxa"/>
          </w:tcPr>
          <w:p w14:paraId="54D8B108" w14:textId="4DC96F89" w:rsidR="000A6B49" w:rsidRDefault="000A6B49" w:rsidP="007413DA">
            <w:pPr>
              <w:pStyle w:val="PlainText"/>
              <w:rPr>
                <w:rFonts w:ascii="Calibri" w:hAnsi="Calibri"/>
                <w:sz w:val="18"/>
                <w:szCs w:val="16"/>
              </w:rPr>
            </w:pPr>
            <w:r>
              <w:rPr>
                <w:rFonts w:ascii="Calibri" w:hAnsi="Calibri"/>
                <w:sz w:val="18"/>
                <w:szCs w:val="16"/>
              </w:rPr>
              <w:t>Another line was added to the sediment diagenesis input file for the frequency of output. Prior to this</w:t>
            </w:r>
            <w:r w:rsidR="00FE4E68">
              <w:rPr>
                <w:rFonts w:ascii="Calibri" w:hAnsi="Calibri"/>
                <w:sz w:val="18"/>
                <w:szCs w:val="16"/>
              </w:rPr>
              <w:t>,</w:t>
            </w:r>
            <w:r>
              <w:rPr>
                <w:rFonts w:ascii="Calibri" w:hAnsi="Calibri"/>
                <w:sz w:val="18"/>
                <w:szCs w:val="16"/>
              </w:rPr>
              <w:t xml:space="preserve"> it used the TSR output frequency and wrote out duplicate results if there was more than </w:t>
            </w:r>
            <w:r w:rsidR="00FE4E68">
              <w:rPr>
                <w:rFonts w:ascii="Calibri" w:hAnsi="Calibri"/>
                <w:sz w:val="18"/>
                <w:szCs w:val="16"/>
              </w:rPr>
              <w:t>one</w:t>
            </w:r>
            <w:r>
              <w:rPr>
                <w:rFonts w:ascii="Calibri" w:hAnsi="Calibri"/>
                <w:sz w:val="18"/>
                <w:szCs w:val="16"/>
              </w:rPr>
              <w:t xml:space="preserve"> waterbody.</w:t>
            </w:r>
          </w:p>
        </w:tc>
        <w:tc>
          <w:tcPr>
            <w:tcW w:w="1422" w:type="dxa"/>
          </w:tcPr>
          <w:p w14:paraId="180C73E6" w14:textId="77777777" w:rsidR="000A6B49" w:rsidRDefault="000A6B49" w:rsidP="007413DA">
            <w:r>
              <w:t>5/25/2017</w:t>
            </w:r>
          </w:p>
        </w:tc>
      </w:tr>
      <w:tr w:rsidR="000A6B49" w:rsidRPr="00A8639A" w14:paraId="6D84393C" w14:textId="77777777" w:rsidTr="001064DA">
        <w:trPr>
          <w:cantSplit/>
        </w:trPr>
        <w:tc>
          <w:tcPr>
            <w:tcW w:w="606" w:type="dxa"/>
          </w:tcPr>
          <w:p w14:paraId="5C4862AE" w14:textId="77777777" w:rsidR="000A6B49" w:rsidRDefault="000A6B49" w:rsidP="007413DA">
            <w:r>
              <w:lastRenderedPageBreak/>
              <w:t>4</w:t>
            </w:r>
          </w:p>
        </w:tc>
        <w:tc>
          <w:tcPr>
            <w:tcW w:w="1194" w:type="dxa"/>
          </w:tcPr>
          <w:p w14:paraId="5FFE8B18" w14:textId="77777777" w:rsidR="000A6B49" w:rsidRDefault="000A6B49" w:rsidP="007413DA">
            <w:r>
              <w:t>W2</w:t>
            </w:r>
          </w:p>
        </w:tc>
        <w:tc>
          <w:tcPr>
            <w:tcW w:w="1530" w:type="dxa"/>
          </w:tcPr>
          <w:p w14:paraId="60EB3C7C" w14:textId="77777777" w:rsidR="00187FD0" w:rsidRDefault="000A6B49" w:rsidP="007413DA">
            <w:r>
              <w:t xml:space="preserve">Initialize </w:t>
            </w:r>
          </w:p>
          <w:p w14:paraId="432B0869" w14:textId="6636D737" w:rsidR="000A6B49" w:rsidRDefault="000A6B49" w:rsidP="007413DA">
            <w:r>
              <w:t>variables</w:t>
            </w:r>
          </w:p>
        </w:tc>
        <w:tc>
          <w:tcPr>
            <w:tcW w:w="4158" w:type="dxa"/>
          </w:tcPr>
          <w:p w14:paraId="64EE852D" w14:textId="5BE6AED7" w:rsidR="000A6B49" w:rsidRDefault="000A6B49" w:rsidP="007413DA">
            <w:pPr>
              <w:pStyle w:val="PlainText"/>
              <w:rPr>
                <w:rFonts w:ascii="Calibri" w:hAnsi="Calibri"/>
                <w:sz w:val="18"/>
                <w:szCs w:val="16"/>
              </w:rPr>
            </w:pPr>
            <w:r>
              <w:rPr>
                <w:rFonts w:ascii="Calibri" w:hAnsi="Calibri"/>
                <w:sz w:val="18"/>
                <w:szCs w:val="16"/>
              </w:rPr>
              <w:t>DLVOL, VOLTBR, EVBR, and QSUM were added to the initialized variables in INIT.F90. This only affects the Fortran compiler when it is in debug model. In the release executable</w:t>
            </w:r>
            <w:r w:rsidR="00FE4E68">
              <w:rPr>
                <w:rFonts w:ascii="Calibri" w:hAnsi="Calibri"/>
                <w:sz w:val="18"/>
                <w:szCs w:val="16"/>
              </w:rPr>
              <w:t>,</w:t>
            </w:r>
            <w:r>
              <w:rPr>
                <w:rFonts w:ascii="Calibri" w:hAnsi="Calibri"/>
                <w:sz w:val="18"/>
                <w:szCs w:val="16"/>
              </w:rPr>
              <w:t xml:space="preserve"> all variables are initialized to zero even if not explicitly set to zero.</w:t>
            </w:r>
          </w:p>
        </w:tc>
        <w:tc>
          <w:tcPr>
            <w:tcW w:w="1422" w:type="dxa"/>
          </w:tcPr>
          <w:p w14:paraId="2D77F1CE" w14:textId="77777777" w:rsidR="000A6B49" w:rsidRDefault="000A6B49" w:rsidP="007413DA">
            <w:r>
              <w:t>7/24/2017</w:t>
            </w:r>
          </w:p>
        </w:tc>
      </w:tr>
      <w:tr w:rsidR="000A6B49" w:rsidRPr="00A8639A" w14:paraId="1C8177C6" w14:textId="77777777" w:rsidTr="001064DA">
        <w:trPr>
          <w:cantSplit/>
        </w:trPr>
        <w:tc>
          <w:tcPr>
            <w:tcW w:w="606" w:type="dxa"/>
          </w:tcPr>
          <w:p w14:paraId="0494A4FE" w14:textId="77777777" w:rsidR="000A6B49" w:rsidRPr="00BF3615" w:rsidRDefault="000A6B49" w:rsidP="007413DA">
            <w:r>
              <w:t>5</w:t>
            </w:r>
          </w:p>
        </w:tc>
        <w:tc>
          <w:tcPr>
            <w:tcW w:w="1194" w:type="dxa"/>
          </w:tcPr>
          <w:p w14:paraId="558A50DB" w14:textId="77777777" w:rsidR="000A6B49" w:rsidRDefault="000A6B49" w:rsidP="007413DA">
            <w:r>
              <w:t>W2</w:t>
            </w:r>
          </w:p>
        </w:tc>
        <w:tc>
          <w:tcPr>
            <w:tcW w:w="1530" w:type="dxa"/>
          </w:tcPr>
          <w:p w14:paraId="341AC1EC" w14:textId="77777777" w:rsidR="00187FD0" w:rsidRDefault="000A6B49" w:rsidP="007413DA">
            <w:r>
              <w:t xml:space="preserve">Sediment </w:t>
            </w:r>
          </w:p>
          <w:p w14:paraId="704D7EDC" w14:textId="77777777" w:rsidR="00187FD0" w:rsidRDefault="000A6B49" w:rsidP="007413DA">
            <w:r>
              <w:t xml:space="preserve">diagenesis code </w:t>
            </w:r>
          </w:p>
          <w:p w14:paraId="364CBE52" w14:textId="7F11FE16" w:rsidR="000A6B49" w:rsidRDefault="000A6B49" w:rsidP="007413DA">
            <w:r>
              <w:t>updates</w:t>
            </w:r>
          </w:p>
        </w:tc>
        <w:tc>
          <w:tcPr>
            <w:tcW w:w="4158" w:type="dxa"/>
          </w:tcPr>
          <w:p w14:paraId="392E24AF" w14:textId="774C301E" w:rsidR="000A6B49" w:rsidRDefault="000A6B49" w:rsidP="007413DA">
            <w:pPr>
              <w:pStyle w:val="PlainText"/>
              <w:rPr>
                <w:rFonts w:ascii="Calibri" w:hAnsi="Calibri"/>
                <w:sz w:val="18"/>
                <w:szCs w:val="16"/>
              </w:rPr>
            </w:pPr>
            <w:r>
              <w:rPr>
                <w:rFonts w:ascii="Calibri" w:hAnsi="Calibri"/>
                <w:sz w:val="18"/>
                <w:szCs w:val="16"/>
              </w:rPr>
              <w:t>We have deleted unused variables and array initializations. This has improved the speed of running the model with sediment diagenesis. These code areas are</w:t>
            </w:r>
            <w:r w:rsidR="00FE4E68">
              <w:rPr>
                <w:rFonts w:ascii="Calibri" w:hAnsi="Calibri"/>
                <w:sz w:val="18"/>
                <w:szCs w:val="16"/>
              </w:rPr>
              <w:t xml:space="preserve"> as follows</w:t>
            </w:r>
            <w:r>
              <w:rPr>
                <w:rFonts w:ascii="Calibri" w:hAnsi="Calibri"/>
                <w:sz w:val="18"/>
                <w:szCs w:val="16"/>
              </w:rPr>
              <w:t>:</w:t>
            </w:r>
          </w:p>
          <w:p w14:paraId="3A421FB2" w14:textId="77777777" w:rsidR="000A6B49" w:rsidRPr="002743D1" w:rsidRDefault="000A6B49" w:rsidP="00CF4E8C">
            <w:pPr>
              <w:pStyle w:val="TableSamples"/>
              <w:rPr>
                <w:color w:val="000000"/>
              </w:rPr>
            </w:pPr>
            <w:proofErr w:type="gramStart"/>
            <w:r w:rsidRPr="002743D1">
              <w:t>!SP</w:t>
            </w:r>
            <w:proofErr w:type="gramEnd"/>
            <w:r w:rsidRPr="002743D1">
              <w:t xml:space="preserve"> CEMA</w:t>
            </w:r>
          </w:p>
          <w:p w14:paraId="15C6CC81" w14:textId="77777777" w:rsidR="000A6B49" w:rsidRPr="002743D1" w:rsidRDefault="000A6B49" w:rsidP="00CF4E8C">
            <w:pPr>
              <w:pStyle w:val="TableSamples"/>
              <w:rPr>
                <w:color w:val="000000"/>
              </w:rPr>
            </w:pPr>
            <w:r w:rsidRPr="002743D1">
              <w:rPr>
                <w:color w:val="000000"/>
              </w:rPr>
              <w:t xml:space="preserve">  </w:t>
            </w:r>
            <w:r w:rsidRPr="002743D1">
              <w:rPr>
                <w:color w:val="0000FF"/>
              </w:rPr>
              <w:t>if</w:t>
            </w:r>
            <w:r w:rsidRPr="002743D1">
              <w:rPr>
                <w:color w:val="000000"/>
              </w:rPr>
              <w:t>(</w:t>
            </w:r>
            <w:proofErr w:type="spellStart"/>
            <w:r w:rsidRPr="002743D1">
              <w:rPr>
                <w:color w:val="000000"/>
              </w:rPr>
              <w:t>sediment_</w:t>
            </w:r>
            <w:proofErr w:type="gramStart"/>
            <w:r w:rsidRPr="002743D1">
              <w:rPr>
                <w:color w:val="000000"/>
              </w:rPr>
              <w:t>diagenesis</w:t>
            </w:r>
            <w:proofErr w:type="spellEnd"/>
            <w:r w:rsidRPr="002743D1">
              <w:rPr>
                <w:color w:val="000000"/>
              </w:rPr>
              <w:t>)</w:t>
            </w:r>
            <w:r w:rsidRPr="002743D1">
              <w:rPr>
                <w:color w:val="0000FF"/>
              </w:rPr>
              <w:t>then</w:t>
            </w:r>
            <w:proofErr w:type="gramEnd"/>
          </w:p>
          <w:p w14:paraId="06A0265E" w14:textId="77777777" w:rsidR="000A6B49" w:rsidRPr="002743D1" w:rsidRDefault="000A6B49" w:rsidP="00CF4E8C">
            <w:pPr>
              <w:pStyle w:val="TableSamples"/>
              <w:rPr>
                <w:color w:val="000000"/>
              </w:rPr>
            </w:pPr>
            <w:r w:rsidRPr="002743D1">
              <w:rPr>
                <w:color w:val="000000"/>
              </w:rPr>
              <w:t xml:space="preserve">    </w:t>
            </w:r>
            <w:proofErr w:type="gramStart"/>
            <w:r w:rsidRPr="002743D1">
              <w:rPr>
                <w:color w:val="0000FF"/>
              </w:rPr>
              <w:t>If</w:t>
            </w:r>
            <w:r w:rsidRPr="002743D1">
              <w:rPr>
                <w:color w:val="000000"/>
              </w:rPr>
              <w:t>(</w:t>
            </w:r>
            <w:proofErr w:type="spellStart"/>
            <w:proofErr w:type="gramEnd"/>
            <w:r w:rsidRPr="002743D1">
              <w:rPr>
                <w:color w:val="000000"/>
              </w:rPr>
              <w:t>CEMARelatedCode</w:t>
            </w:r>
            <w:proofErr w:type="spellEnd"/>
            <w:r w:rsidRPr="002743D1">
              <w:rPr>
                <w:color w:val="000000"/>
              </w:rPr>
              <w:t xml:space="preserve"> .and. </w:t>
            </w:r>
            <w:proofErr w:type="spellStart"/>
            <w:r w:rsidRPr="002743D1">
              <w:rPr>
                <w:color w:val="000000"/>
              </w:rPr>
              <w:t>IncludeBedConsolidation</w:t>
            </w:r>
            <w:proofErr w:type="spellEnd"/>
            <w:r w:rsidRPr="002743D1">
              <w:rPr>
                <w:color w:val="000000"/>
              </w:rPr>
              <w:t>)</w:t>
            </w:r>
            <w:r w:rsidRPr="002743D1">
              <w:rPr>
                <w:color w:val="0000FF"/>
              </w:rPr>
              <w:t>Call</w:t>
            </w:r>
            <w:r w:rsidRPr="002743D1">
              <w:rPr>
                <w:color w:val="000000"/>
              </w:rPr>
              <w:t xml:space="preserve"> </w:t>
            </w:r>
            <w:proofErr w:type="spellStart"/>
            <w:r w:rsidRPr="002743D1">
              <w:rPr>
                <w:color w:val="000000"/>
              </w:rPr>
              <w:t>ComputeCEMARelatedSourceSinks</w:t>
            </w:r>
            <w:proofErr w:type="spellEnd"/>
          </w:p>
          <w:p w14:paraId="48EC8BC9" w14:textId="77777777" w:rsidR="000A6B49" w:rsidRPr="002743D1" w:rsidRDefault="000A6B49" w:rsidP="00CF4E8C">
            <w:pPr>
              <w:pStyle w:val="TableSamples"/>
              <w:rPr>
                <w:color w:val="000000"/>
              </w:rPr>
            </w:pPr>
            <w:r w:rsidRPr="002743D1">
              <w:rPr>
                <w:color w:val="000000"/>
              </w:rPr>
              <w:t xml:space="preserve">  </w:t>
            </w:r>
            <w:r w:rsidRPr="002743D1">
              <w:t xml:space="preserve">!  </w:t>
            </w:r>
            <w:proofErr w:type="gramStart"/>
            <w:r w:rsidRPr="002743D1">
              <w:t>If(</w:t>
            </w:r>
            <w:proofErr w:type="spellStart"/>
            <w:proofErr w:type="gramEnd"/>
            <w:r w:rsidRPr="002743D1">
              <w:t>CEMARelatedCode</w:t>
            </w:r>
            <w:proofErr w:type="spellEnd"/>
            <w:r w:rsidRPr="002743D1">
              <w:t xml:space="preserve"> .and. </w:t>
            </w:r>
            <w:proofErr w:type="spellStart"/>
            <w:r w:rsidRPr="002743D1">
              <w:t>IncludeCEMASedDiagenesis</w:t>
            </w:r>
            <w:proofErr w:type="spellEnd"/>
            <w:r w:rsidRPr="002743D1">
              <w:t xml:space="preserve">)Call </w:t>
            </w:r>
            <w:proofErr w:type="spellStart"/>
            <w:r w:rsidRPr="002743D1">
              <w:t>ComputeCEMADiagenesisSourceSinks</w:t>
            </w:r>
            <w:proofErr w:type="spellEnd"/>
            <w:r w:rsidRPr="002743D1">
              <w:t xml:space="preserve">  SW 6/27/2017</w:t>
            </w:r>
          </w:p>
          <w:p w14:paraId="35BB7B3B" w14:textId="77777777" w:rsidR="000A6B49" w:rsidRPr="002743D1" w:rsidRDefault="000A6B49" w:rsidP="00CF4E8C">
            <w:pPr>
              <w:pStyle w:val="TableSamples"/>
              <w:rPr>
                <w:color w:val="000000"/>
              </w:rPr>
            </w:pPr>
            <w:r w:rsidRPr="002743D1">
              <w:rPr>
                <w:color w:val="000000"/>
              </w:rPr>
              <w:t xml:space="preserve">  </w:t>
            </w:r>
            <w:r w:rsidRPr="002743D1">
              <w:rPr>
                <w:color w:val="0000FF"/>
              </w:rPr>
              <w:t>end if</w:t>
            </w:r>
          </w:p>
          <w:p w14:paraId="0907B1B1" w14:textId="43C8C58B" w:rsidR="000A6B49" w:rsidRDefault="000A6B49" w:rsidP="00CF4E8C">
            <w:pPr>
              <w:pStyle w:val="TableSamples"/>
              <w:rPr>
                <w:rFonts w:ascii="Calibri" w:hAnsi="Calibri"/>
                <w:sz w:val="18"/>
              </w:rPr>
            </w:pPr>
            <w:proofErr w:type="gramStart"/>
            <w:r w:rsidRPr="002743D1">
              <w:t>!End</w:t>
            </w:r>
            <w:proofErr w:type="gramEnd"/>
            <w:r w:rsidRPr="002743D1">
              <w:t xml:space="preserve"> SP CEMA</w:t>
            </w:r>
          </w:p>
          <w:p w14:paraId="07388C2D" w14:textId="77777777" w:rsidR="000A6B49" w:rsidRPr="002743D1" w:rsidRDefault="000A6B49" w:rsidP="00CF4E8C">
            <w:pPr>
              <w:pStyle w:val="TableSamples"/>
              <w:rPr>
                <w:color w:val="000000"/>
              </w:rPr>
            </w:pPr>
            <w:r w:rsidRPr="002743D1">
              <w:rPr>
                <w:color w:val="000000"/>
              </w:rPr>
              <w:t xml:space="preserve">      </w:t>
            </w:r>
            <w:proofErr w:type="gramStart"/>
            <w:r w:rsidRPr="002743D1">
              <w:t>!SP</w:t>
            </w:r>
            <w:proofErr w:type="gramEnd"/>
            <w:r w:rsidRPr="002743D1">
              <w:t xml:space="preserve"> CEMA</w:t>
            </w:r>
          </w:p>
          <w:p w14:paraId="1F6648A8" w14:textId="77777777" w:rsidR="000A6B49" w:rsidRPr="002743D1" w:rsidRDefault="000A6B49" w:rsidP="00CF4E8C">
            <w:pPr>
              <w:pStyle w:val="TableSamples"/>
              <w:rPr>
                <w:color w:val="000000"/>
              </w:rPr>
            </w:pPr>
            <w:r w:rsidRPr="002743D1">
              <w:rPr>
                <w:color w:val="000000"/>
              </w:rPr>
              <w:t xml:space="preserve">      </w:t>
            </w:r>
            <w:proofErr w:type="gramStart"/>
            <w:r w:rsidRPr="002743D1">
              <w:t>!if</w:t>
            </w:r>
            <w:proofErr w:type="gramEnd"/>
            <w:r w:rsidRPr="002743D1">
              <w:t>(</w:t>
            </w:r>
            <w:proofErr w:type="spellStart"/>
            <w:r w:rsidRPr="002743D1">
              <w:t>sediment_diagenesis</w:t>
            </w:r>
            <w:proofErr w:type="spellEnd"/>
            <w:r w:rsidRPr="002743D1">
              <w:t>)then</w:t>
            </w:r>
          </w:p>
          <w:p w14:paraId="31FE1240" w14:textId="77777777" w:rsidR="000A6B49" w:rsidRPr="002743D1" w:rsidRDefault="000A6B49" w:rsidP="00CF4E8C">
            <w:pPr>
              <w:pStyle w:val="TableSamples"/>
              <w:rPr>
                <w:color w:val="000000"/>
              </w:rPr>
            </w:pPr>
            <w:r w:rsidRPr="002743D1">
              <w:rPr>
                <w:color w:val="000000"/>
              </w:rPr>
              <w:t xml:space="preserve">      </w:t>
            </w:r>
            <w:r w:rsidRPr="002743D1">
              <w:t xml:space="preserve">!  </w:t>
            </w:r>
            <w:proofErr w:type="gramStart"/>
            <w:r w:rsidRPr="002743D1">
              <w:t>If(</w:t>
            </w:r>
            <w:proofErr w:type="spellStart"/>
            <w:proofErr w:type="gramEnd"/>
            <w:r w:rsidRPr="002743D1">
              <w:t>CEMARelatedCode</w:t>
            </w:r>
            <w:proofErr w:type="spellEnd"/>
            <w:r w:rsidRPr="002743D1">
              <w:t xml:space="preserve"> .and. </w:t>
            </w:r>
            <w:proofErr w:type="spellStart"/>
            <w:r w:rsidRPr="002743D1">
              <w:t>IncludeBedConsolidation</w:t>
            </w:r>
            <w:proofErr w:type="spellEnd"/>
            <w:r w:rsidRPr="002743D1">
              <w:t>)TSS       = 0.0  ! SW 7/27/2017</w:t>
            </w:r>
          </w:p>
          <w:p w14:paraId="7B0EE415" w14:textId="77777777" w:rsidR="000A6B49" w:rsidRPr="002743D1" w:rsidRDefault="000A6B49" w:rsidP="00CF4E8C">
            <w:pPr>
              <w:pStyle w:val="TableSamples"/>
              <w:rPr>
                <w:color w:val="000000"/>
              </w:rPr>
            </w:pPr>
            <w:r w:rsidRPr="002743D1">
              <w:rPr>
                <w:color w:val="000000"/>
              </w:rPr>
              <w:t xml:space="preserve">      </w:t>
            </w:r>
            <w:proofErr w:type="gramStart"/>
            <w:r w:rsidRPr="002743D1">
              <w:t>!end</w:t>
            </w:r>
            <w:proofErr w:type="gramEnd"/>
            <w:r w:rsidRPr="002743D1">
              <w:t xml:space="preserve"> if</w:t>
            </w:r>
          </w:p>
          <w:p w14:paraId="0EAFB094" w14:textId="084F391F" w:rsidR="000A6B49" w:rsidRDefault="000A6B49" w:rsidP="00CF4E8C">
            <w:pPr>
              <w:pStyle w:val="TableSamples"/>
            </w:pPr>
            <w:r w:rsidRPr="002743D1">
              <w:rPr>
                <w:color w:val="000000"/>
              </w:rPr>
              <w:t xml:space="preserve">      </w:t>
            </w:r>
            <w:proofErr w:type="gramStart"/>
            <w:r w:rsidRPr="002743D1">
              <w:t>!End</w:t>
            </w:r>
            <w:proofErr w:type="gramEnd"/>
            <w:r w:rsidRPr="002743D1">
              <w:t xml:space="preserve"> SP CEMA</w:t>
            </w:r>
          </w:p>
          <w:p w14:paraId="0515CCAD" w14:textId="77777777" w:rsidR="000A6B49" w:rsidRPr="002743D1" w:rsidRDefault="000A6B49" w:rsidP="00CF4E8C">
            <w:pPr>
              <w:pStyle w:val="TableSamples"/>
              <w:rPr>
                <w:color w:val="000000"/>
              </w:rPr>
            </w:pPr>
            <w:proofErr w:type="gramStart"/>
            <w:r w:rsidRPr="002743D1">
              <w:t>!SP</w:t>
            </w:r>
            <w:proofErr w:type="gramEnd"/>
            <w:r w:rsidRPr="002743D1">
              <w:t xml:space="preserve"> CEMA</w:t>
            </w:r>
          </w:p>
          <w:p w14:paraId="3059B116" w14:textId="77777777" w:rsidR="000A6B49" w:rsidRPr="002743D1" w:rsidRDefault="000A6B49" w:rsidP="00CF4E8C">
            <w:pPr>
              <w:pStyle w:val="TableSamples"/>
              <w:rPr>
                <w:color w:val="000000"/>
              </w:rPr>
            </w:pPr>
            <w:proofErr w:type="gramStart"/>
            <w:r w:rsidRPr="002743D1">
              <w:t>!if</w:t>
            </w:r>
            <w:proofErr w:type="gramEnd"/>
            <w:r w:rsidRPr="002743D1">
              <w:t>(</w:t>
            </w:r>
            <w:proofErr w:type="spellStart"/>
            <w:r w:rsidRPr="002743D1">
              <w:t>sediment_diagenesis</w:t>
            </w:r>
            <w:proofErr w:type="spellEnd"/>
            <w:r w:rsidRPr="002743D1">
              <w:t>)then</w:t>
            </w:r>
          </w:p>
          <w:p w14:paraId="7BEB6138" w14:textId="77777777" w:rsidR="000A6B49" w:rsidRPr="002743D1" w:rsidRDefault="000A6B49" w:rsidP="00CF4E8C">
            <w:pPr>
              <w:pStyle w:val="TableSamples"/>
              <w:rPr>
                <w:color w:val="000000"/>
              </w:rPr>
            </w:pPr>
            <w:r w:rsidRPr="002743D1">
              <w:t xml:space="preserve">!  </w:t>
            </w:r>
            <w:proofErr w:type="spellStart"/>
            <w:r w:rsidRPr="002743D1">
              <w:t>CEMATSSCopy</w:t>
            </w:r>
            <w:proofErr w:type="spellEnd"/>
            <w:r w:rsidRPr="002743D1">
              <w:t xml:space="preserve"> = TSS</w:t>
            </w:r>
          </w:p>
          <w:p w14:paraId="0FFDA572" w14:textId="77777777" w:rsidR="000A6B49" w:rsidRPr="002743D1" w:rsidRDefault="000A6B49" w:rsidP="00CF4E8C">
            <w:pPr>
              <w:pStyle w:val="TableSamples"/>
              <w:rPr>
                <w:color w:val="000000"/>
              </w:rPr>
            </w:pPr>
            <w:proofErr w:type="gramStart"/>
            <w:r w:rsidRPr="002743D1">
              <w:t>!end</w:t>
            </w:r>
            <w:proofErr w:type="gramEnd"/>
            <w:r w:rsidRPr="002743D1">
              <w:t xml:space="preserve"> if</w:t>
            </w:r>
          </w:p>
          <w:p w14:paraId="10C0C2E2" w14:textId="77777777" w:rsidR="000A6B49" w:rsidRDefault="000A6B49" w:rsidP="00CF4E8C">
            <w:pPr>
              <w:pStyle w:val="TableSamples"/>
              <w:rPr>
                <w:rFonts w:ascii="Calibri" w:hAnsi="Calibri"/>
                <w:sz w:val="18"/>
              </w:rPr>
            </w:pPr>
            <w:proofErr w:type="gramStart"/>
            <w:r w:rsidRPr="002743D1">
              <w:t>!End</w:t>
            </w:r>
            <w:proofErr w:type="gramEnd"/>
            <w:r w:rsidRPr="002743D1">
              <w:t xml:space="preserve"> SP CEMA</w:t>
            </w:r>
          </w:p>
        </w:tc>
        <w:tc>
          <w:tcPr>
            <w:tcW w:w="1422" w:type="dxa"/>
          </w:tcPr>
          <w:p w14:paraId="4E0121FB" w14:textId="77777777" w:rsidR="000A6B49" w:rsidRDefault="000A6B49" w:rsidP="007413DA">
            <w:r>
              <w:t>7/24/2017</w:t>
            </w:r>
          </w:p>
        </w:tc>
      </w:tr>
      <w:tr w:rsidR="000A6B49" w:rsidRPr="00A8639A" w14:paraId="3F5A3CDA" w14:textId="77777777" w:rsidTr="001064DA">
        <w:trPr>
          <w:cantSplit/>
        </w:trPr>
        <w:tc>
          <w:tcPr>
            <w:tcW w:w="606" w:type="dxa"/>
          </w:tcPr>
          <w:p w14:paraId="2DDC9563" w14:textId="77777777" w:rsidR="000A6B49" w:rsidRDefault="000A6B49" w:rsidP="007413DA">
            <w:r>
              <w:t>6</w:t>
            </w:r>
          </w:p>
        </w:tc>
        <w:tc>
          <w:tcPr>
            <w:tcW w:w="1194" w:type="dxa"/>
          </w:tcPr>
          <w:p w14:paraId="025BC21F" w14:textId="77777777" w:rsidR="000A6B49" w:rsidRDefault="000A6B49" w:rsidP="007413DA">
            <w:r>
              <w:t>PREW2</w:t>
            </w:r>
          </w:p>
        </w:tc>
        <w:tc>
          <w:tcPr>
            <w:tcW w:w="1530" w:type="dxa"/>
          </w:tcPr>
          <w:p w14:paraId="4E8AFBE2" w14:textId="77777777" w:rsidR="001064DA" w:rsidRDefault="000A6B49" w:rsidP="007413DA">
            <w:pPr>
              <w:rPr>
                <w:ins w:id="136" w:author="Honnalore Steissberg" w:date="2021-09-10T16:51:00Z"/>
              </w:rPr>
            </w:pPr>
            <w:r>
              <w:t xml:space="preserve">Sediment </w:t>
            </w:r>
          </w:p>
          <w:p w14:paraId="1532D9DC" w14:textId="4BEC97DE" w:rsidR="000A6B49" w:rsidRDefault="000A6B49" w:rsidP="007413DA">
            <w:r>
              <w:t>diagenesis</w:t>
            </w:r>
          </w:p>
        </w:tc>
        <w:tc>
          <w:tcPr>
            <w:tcW w:w="4158" w:type="dxa"/>
          </w:tcPr>
          <w:p w14:paraId="5ADC820C" w14:textId="77777777" w:rsidR="000A6B49" w:rsidRDefault="000A6B49" w:rsidP="007413DA">
            <w:pPr>
              <w:pStyle w:val="PlainText"/>
              <w:rPr>
                <w:rFonts w:ascii="Calibri" w:hAnsi="Calibri"/>
                <w:sz w:val="18"/>
                <w:szCs w:val="16"/>
              </w:rPr>
            </w:pPr>
            <w:r>
              <w:rPr>
                <w:rFonts w:ascii="Calibri" w:hAnsi="Calibri"/>
                <w:sz w:val="18"/>
                <w:szCs w:val="16"/>
              </w:rPr>
              <w:t xml:space="preserve">Additional error checking for the sediment diagenesis model was added to the preprocessor. In this case, whenever SOD was not set to zero, an error is displayed. </w:t>
            </w:r>
          </w:p>
        </w:tc>
        <w:tc>
          <w:tcPr>
            <w:tcW w:w="1422" w:type="dxa"/>
          </w:tcPr>
          <w:p w14:paraId="5875EEE2" w14:textId="77777777" w:rsidR="000A6B49" w:rsidRDefault="000A6B49" w:rsidP="007413DA">
            <w:r>
              <w:t>7/24/2017</w:t>
            </w:r>
          </w:p>
        </w:tc>
      </w:tr>
      <w:tr w:rsidR="000A6B49" w:rsidRPr="00A8639A" w14:paraId="384BB385" w14:textId="77777777" w:rsidTr="001064DA">
        <w:trPr>
          <w:cantSplit/>
        </w:trPr>
        <w:tc>
          <w:tcPr>
            <w:tcW w:w="606" w:type="dxa"/>
          </w:tcPr>
          <w:p w14:paraId="03DD4E7E" w14:textId="77777777" w:rsidR="000A6B49" w:rsidRDefault="000A6B49" w:rsidP="007413DA">
            <w:r>
              <w:t>7</w:t>
            </w:r>
          </w:p>
        </w:tc>
        <w:tc>
          <w:tcPr>
            <w:tcW w:w="1194" w:type="dxa"/>
          </w:tcPr>
          <w:p w14:paraId="5C18DC56" w14:textId="77777777" w:rsidR="000A6B49" w:rsidRDefault="000A6B49" w:rsidP="007413DA">
            <w:r>
              <w:t>W2</w:t>
            </w:r>
          </w:p>
        </w:tc>
        <w:tc>
          <w:tcPr>
            <w:tcW w:w="1530" w:type="dxa"/>
          </w:tcPr>
          <w:p w14:paraId="0107BD71" w14:textId="77777777" w:rsidR="001064DA" w:rsidRDefault="000A6B49" w:rsidP="007413DA">
            <w:pPr>
              <w:rPr>
                <w:ins w:id="137" w:author="Honnalore Steissberg" w:date="2021-09-10T16:51:00Z"/>
              </w:rPr>
            </w:pPr>
            <w:r>
              <w:t xml:space="preserve">Assorted code </w:t>
            </w:r>
          </w:p>
          <w:p w14:paraId="40C9C1A8" w14:textId="53C9D546" w:rsidR="000A6B49" w:rsidRDefault="000A6B49" w:rsidP="007413DA">
            <w:r>
              <w:t>improvements</w:t>
            </w:r>
          </w:p>
        </w:tc>
        <w:tc>
          <w:tcPr>
            <w:tcW w:w="4158" w:type="dxa"/>
          </w:tcPr>
          <w:p w14:paraId="171731E2" w14:textId="4B1CCA48" w:rsidR="000A6B49" w:rsidRDefault="000A6B49" w:rsidP="007413DA">
            <w:pPr>
              <w:autoSpaceDE w:val="0"/>
              <w:autoSpaceDN w:val="0"/>
              <w:adjustRightInd w:val="0"/>
              <w:rPr>
                <w:sz w:val="18"/>
                <w:szCs w:val="16"/>
              </w:rPr>
            </w:pPr>
            <w:r>
              <w:rPr>
                <w:sz w:val="18"/>
                <w:szCs w:val="16"/>
              </w:rPr>
              <w:t xml:space="preserve">Stewart Rounds of the USGS suggested a few minor updates:   extra right-parentheses </w:t>
            </w:r>
            <w:r w:rsidR="00FE4E68">
              <w:rPr>
                <w:sz w:val="18"/>
                <w:szCs w:val="16"/>
              </w:rPr>
              <w:t xml:space="preserve">eliminated </w:t>
            </w:r>
            <w:r>
              <w:rPr>
                <w:sz w:val="18"/>
                <w:szCs w:val="16"/>
              </w:rPr>
              <w:t>in a format description for time series output (the Intel compiler allowed them!), WARNING_OPEN and ERROR_OPEN = .TRUE</w:t>
            </w:r>
            <w:r w:rsidR="00FE4E68">
              <w:rPr>
                <w:sz w:val="18"/>
                <w:szCs w:val="16"/>
              </w:rPr>
              <w:t xml:space="preserve"> added</w:t>
            </w:r>
            <w:r>
              <w:rPr>
                <w:sz w:val="18"/>
                <w:szCs w:val="16"/>
              </w:rPr>
              <w:t xml:space="preserve"> in several cases where output is written to these files, and eliminated a situation where the derived output file at a withdrawal point was not written out if the file is empty. Also, for water age, evaporation should not concentrate the ‘age</w:t>
            </w:r>
            <w:r w:rsidR="00FE4E68">
              <w:rPr>
                <w:sz w:val="18"/>
                <w:szCs w:val="16"/>
              </w:rPr>
              <w:t>.</w:t>
            </w:r>
            <w:r>
              <w:rPr>
                <w:sz w:val="18"/>
                <w:szCs w:val="16"/>
              </w:rPr>
              <w:t>’ Hence</w:t>
            </w:r>
            <w:r w:rsidR="00FE4E68">
              <w:rPr>
                <w:sz w:val="18"/>
                <w:szCs w:val="16"/>
              </w:rPr>
              <w:t>,</w:t>
            </w:r>
            <w:r>
              <w:rPr>
                <w:sz w:val="18"/>
                <w:szCs w:val="16"/>
              </w:rPr>
              <w:t xml:space="preserve"> code was added to recognize water age and to eliminate the effect of evaporation on water age.</w:t>
            </w:r>
          </w:p>
        </w:tc>
        <w:tc>
          <w:tcPr>
            <w:tcW w:w="1422" w:type="dxa"/>
          </w:tcPr>
          <w:p w14:paraId="6FE17B7F" w14:textId="77777777" w:rsidR="000A6B49" w:rsidRDefault="000A6B49" w:rsidP="007413DA">
            <w:r>
              <w:t>7/27/2017</w:t>
            </w:r>
          </w:p>
        </w:tc>
      </w:tr>
      <w:tr w:rsidR="000A6B49" w:rsidRPr="00A8639A" w14:paraId="2D85C1C2" w14:textId="77777777" w:rsidTr="001064DA">
        <w:trPr>
          <w:cantSplit/>
        </w:trPr>
        <w:tc>
          <w:tcPr>
            <w:tcW w:w="606" w:type="dxa"/>
          </w:tcPr>
          <w:p w14:paraId="4B32BCDF" w14:textId="77777777" w:rsidR="000A6B49" w:rsidRDefault="000A6B49" w:rsidP="007413DA">
            <w:r>
              <w:lastRenderedPageBreak/>
              <w:t>8</w:t>
            </w:r>
          </w:p>
        </w:tc>
        <w:tc>
          <w:tcPr>
            <w:tcW w:w="1194" w:type="dxa"/>
          </w:tcPr>
          <w:p w14:paraId="7484A2C1" w14:textId="77777777" w:rsidR="000A6B49" w:rsidRDefault="000A6B49" w:rsidP="007413DA">
            <w:r>
              <w:t>W2</w:t>
            </w:r>
          </w:p>
        </w:tc>
        <w:tc>
          <w:tcPr>
            <w:tcW w:w="1530" w:type="dxa"/>
          </w:tcPr>
          <w:p w14:paraId="6AF29A09" w14:textId="77777777" w:rsidR="00187FD0" w:rsidRDefault="000A6B49" w:rsidP="007413DA">
            <w:r>
              <w:t xml:space="preserve">Branch </w:t>
            </w:r>
          </w:p>
          <w:p w14:paraId="4A13359B" w14:textId="77777777" w:rsidR="00187FD0" w:rsidRDefault="000A6B49" w:rsidP="007413DA">
            <w:r>
              <w:t xml:space="preserve">active or </w:t>
            </w:r>
          </w:p>
          <w:p w14:paraId="1F64CDF6" w14:textId="2D69ACB4" w:rsidR="000A6B49" w:rsidRDefault="000A6B49" w:rsidP="007413DA">
            <w:r>
              <w:t>inactive</w:t>
            </w:r>
          </w:p>
        </w:tc>
        <w:tc>
          <w:tcPr>
            <w:tcW w:w="4158" w:type="dxa"/>
          </w:tcPr>
          <w:p w14:paraId="793E15FA" w14:textId="26CD0C26" w:rsidR="000A6B49" w:rsidRPr="004B196A" w:rsidRDefault="000A6B49" w:rsidP="005C131A">
            <w:pPr>
              <w:pStyle w:val="TableText0"/>
            </w:pPr>
            <w:r>
              <w:t>In the W2 model, if a model branch became dehydrated, the model would not continue running. In order to allow for wide varieties of water levels, users would often have to add numerous deep fictitious layers to keep a branch hydrated. Now</w:t>
            </w:r>
            <w:r w:rsidR="00FE4E68">
              <w:t>,</w:t>
            </w:r>
            <w:r>
              <w:t xml:space="preserve"> the model can handle branches becoming active or inactive automatically. Code was added to allow branches to become active as they fill up or to become inactive if they lose their water. Also, any branch inflows or tributaries entering inactive branches are automatically moved to the current active segment of the nearest hydrated branch.</w:t>
            </w:r>
          </w:p>
        </w:tc>
        <w:tc>
          <w:tcPr>
            <w:tcW w:w="1422" w:type="dxa"/>
          </w:tcPr>
          <w:p w14:paraId="5DDE2030" w14:textId="77777777" w:rsidR="000A6B49" w:rsidRDefault="000A6B49" w:rsidP="007413DA">
            <w:r>
              <w:t>7/27/2017</w:t>
            </w:r>
          </w:p>
        </w:tc>
      </w:tr>
      <w:tr w:rsidR="000A6B49" w:rsidRPr="00A8639A" w14:paraId="302312F4" w14:textId="77777777" w:rsidTr="001064DA">
        <w:trPr>
          <w:cantSplit/>
        </w:trPr>
        <w:tc>
          <w:tcPr>
            <w:tcW w:w="606" w:type="dxa"/>
          </w:tcPr>
          <w:p w14:paraId="7F66EDAA" w14:textId="77777777" w:rsidR="000A6B49" w:rsidRDefault="000A6B49" w:rsidP="007413DA">
            <w:r>
              <w:t>9</w:t>
            </w:r>
          </w:p>
        </w:tc>
        <w:tc>
          <w:tcPr>
            <w:tcW w:w="1194" w:type="dxa"/>
          </w:tcPr>
          <w:p w14:paraId="2AB889D2" w14:textId="77777777" w:rsidR="000A6B49" w:rsidRDefault="000A6B49" w:rsidP="007413DA">
            <w:r>
              <w:t>W2</w:t>
            </w:r>
          </w:p>
        </w:tc>
        <w:tc>
          <w:tcPr>
            <w:tcW w:w="1530" w:type="dxa"/>
          </w:tcPr>
          <w:p w14:paraId="048C08E5" w14:textId="77777777" w:rsidR="000A6B49" w:rsidRDefault="000A6B49" w:rsidP="007413DA">
            <w:r>
              <w:t>RPOMN</w:t>
            </w:r>
          </w:p>
        </w:tc>
        <w:tc>
          <w:tcPr>
            <w:tcW w:w="4158" w:type="dxa"/>
          </w:tcPr>
          <w:p w14:paraId="0B3DF73C" w14:textId="2A890E64" w:rsidR="000A6B49" w:rsidRPr="005C131A" w:rsidRDefault="000A6B49" w:rsidP="005C131A">
            <w:pPr>
              <w:autoSpaceDE w:val="0"/>
              <w:autoSpaceDN w:val="0"/>
              <w:adjustRightInd w:val="0"/>
              <w:rPr>
                <w:sz w:val="18"/>
                <w:szCs w:val="16"/>
              </w:rPr>
            </w:pPr>
            <w:r w:rsidRPr="005C131A">
              <w:rPr>
                <w:sz w:val="18"/>
                <w:szCs w:val="16"/>
              </w:rPr>
              <w:t>Stewart Rounds, USGS, found this one. The if test below used NRPOMP rather than NRPOMN. Usually both NRPOMN and NRPOMP are both ‘ON</w:t>
            </w:r>
            <w:r w:rsidR="00FE4E68">
              <w:rPr>
                <w:sz w:val="18"/>
                <w:szCs w:val="16"/>
              </w:rPr>
              <w:t>,</w:t>
            </w:r>
            <w:r w:rsidRPr="005C131A">
              <w:rPr>
                <w:sz w:val="18"/>
                <w:szCs w:val="16"/>
              </w:rPr>
              <w:t>’ so for most applications</w:t>
            </w:r>
            <w:r w:rsidR="00FE4E68">
              <w:rPr>
                <w:sz w:val="18"/>
                <w:szCs w:val="16"/>
              </w:rPr>
              <w:t>,</w:t>
            </w:r>
            <w:r w:rsidRPr="005C131A">
              <w:rPr>
                <w:sz w:val="18"/>
                <w:szCs w:val="16"/>
              </w:rPr>
              <w:t xml:space="preserve"> this should not affect the model user.</w:t>
            </w:r>
          </w:p>
          <w:p w14:paraId="63427B8E" w14:textId="17E6D8D9" w:rsidR="000A6B49" w:rsidRPr="005C131A" w:rsidRDefault="004F283C" w:rsidP="005C131A">
            <w:pPr>
              <w:autoSpaceDE w:val="0"/>
              <w:autoSpaceDN w:val="0"/>
              <w:adjustRightInd w:val="0"/>
              <w:rPr>
                <w:sz w:val="18"/>
                <w:szCs w:val="16"/>
              </w:rPr>
            </w:pPr>
            <w:r w:rsidRPr="005C131A">
              <w:rPr>
                <w:sz w:val="18"/>
                <w:szCs w:val="16"/>
              </w:rPr>
              <w:t>O</w:t>
            </w:r>
            <w:r>
              <w:rPr>
                <w:sz w:val="18"/>
                <w:szCs w:val="16"/>
              </w:rPr>
              <w:t>ld</w:t>
            </w:r>
            <w:r w:rsidRPr="005C131A">
              <w:rPr>
                <w:sz w:val="18"/>
                <w:szCs w:val="16"/>
              </w:rPr>
              <w:t xml:space="preserve"> </w:t>
            </w:r>
            <w:r w:rsidR="000A6B49" w:rsidRPr="005C131A">
              <w:rPr>
                <w:sz w:val="18"/>
                <w:szCs w:val="16"/>
              </w:rPr>
              <w:t>Code:</w:t>
            </w:r>
          </w:p>
          <w:p w14:paraId="088AF0B9" w14:textId="77777777" w:rsidR="000A6B49" w:rsidRPr="005C131A" w:rsidRDefault="000A6B49" w:rsidP="0027054A">
            <w:pPr>
              <w:pStyle w:val="TableSamples"/>
            </w:pPr>
            <w:r w:rsidRPr="008275BC">
              <w:rPr>
                <w:sz w:val="15"/>
                <w:szCs w:val="15"/>
              </w:rPr>
              <w:t xml:space="preserve">        </w:t>
            </w:r>
            <w:r w:rsidRPr="005C131A">
              <w:t>IF(CAC(NRPOM</w:t>
            </w:r>
            <w:r w:rsidRPr="005C131A">
              <w:rPr>
                <w:highlight w:val="yellow"/>
              </w:rPr>
              <w:t>P</w:t>
            </w:r>
            <w:r w:rsidRPr="005C131A">
              <w:t>) == '      ON</w:t>
            </w:r>
            <w:proofErr w:type="gramStart"/>
            <w:r w:rsidRPr="005C131A">
              <w:t>')THEN</w:t>
            </w:r>
            <w:proofErr w:type="gramEnd"/>
          </w:p>
          <w:p w14:paraId="55419F87" w14:textId="77777777" w:rsidR="000A6B49" w:rsidRPr="005C131A" w:rsidRDefault="000A6B49" w:rsidP="0027054A">
            <w:pPr>
              <w:pStyle w:val="TableSamples"/>
            </w:pPr>
            <w:r w:rsidRPr="005C131A">
              <w:t xml:space="preserve">          IF(RPOM(</w:t>
            </w:r>
            <w:proofErr w:type="gramStart"/>
            <w:r w:rsidRPr="005C131A">
              <w:t>K,I</w:t>
            </w:r>
            <w:proofErr w:type="gramEnd"/>
            <w:r w:rsidRPr="005C131A">
              <w:t>).GT.0.0)THEN</w:t>
            </w:r>
          </w:p>
          <w:p w14:paraId="5191F255" w14:textId="77777777" w:rsidR="000A6B49" w:rsidRPr="005C131A" w:rsidRDefault="000A6B49" w:rsidP="0027054A">
            <w:pPr>
              <w:pStyle w:val="TableSamples"/>
            </w:pPr>
            <w:r w:rsidRPr="005C131A">
              <w:t xml:space="preserve">          ORGNRP(</w:t>
            </w:r>
            <w:proofErr w:type="gramStart"/>
            <w:r w:rsidRPr="005C131A">
              <w:t>K,I</w:t>
            </w:r>
            <w:proofErr w:type="gramEnd"/>
            <w:r w:rsidRPr="005C131A">
              <w:t>)=RPOMN(K,I)/RPOM(K,I)</w:t>
            </w:r>
          </w:p>
          <w:p w14:paraId="670A7D1F" w14:textId="0E19A84B" w:rsidR="000A6B49" w:rsidRPr="005C131A" w:rsidRDefault="000A6B49" w:rsidP="005C131A">
            <w:pPr>
              <w:autoSpaceDE w:val="0"/>
              <w:autoSpaceDN w:val="0"/>
              <w:adjustRightInd w:val="0"/>
              <w:rPr>
                <w:sz w:val="18"/>
                <w:szCs w:val="16"/>
              </w:rPr>
            </w:pPr>
            <w:r w:rsidRPr="005C131A">
              <w:rPr>
                <w:sz w:val="18"/>
                <w:szCs w:val="16"/>
              </w:rPr>
              <w:t>N</w:t>
            </w:r>
            <w:r w:rsidR="004F283C">
              <w:rPr>
                <w:sz w:val="18"/>
                <w:szCs w:val="16"/>
              </w:rPr>
              <w:t>ew</w:t>
            </w:r>
            <w:r w:rsidRPr="005C131A">
              <w:rPr>
                <w:sz w:val="18"/>
                <w:szCs w:val="16"/>
              </w:rPr>
              <w:t xml:space="preserve"> Code:</w:t>
            </w:r>
          </w:p>
          <w:p w14:paraId="186EEABA" w14:textId="77777777" w:rsidR="000A6B49" w:rsidRPr="005C131A" w:rsidRDefault="000A6B49" w:rsidP="0027054A">
            <w:pPr>
              <w:pStyle w:val="TableSamples"/>
            </w:pPr>
            <w:r w:rsidRPr="005C131A">
              <w:t xml:space="preserve">        IF(CAC(NRPOMN) == '      ON</w:t>
            </w:r>
            <w:proofErr w:type="gramStart"/>
            <w:r w:rsidRPr="005C131A">
              <w:t>')THEN</w:t>
            </w:r>
            <w:proofErr w:type="gramEnd"/>
          </w:p>
          <w:p w14:paraId="722F9A97" w14:textId="77777777" w:rsidR="000A6B49" w:rsidRPr="005C131A" w:rsidRDefault="000A6B49" w:rsidP="0027054A">
            <w:pPr>
              <w:pStyle w:val="TableSamples"/>
            </w:pPr>
            <w:r w:rsidRPr="005C131A">
              <w:t xml:space="preserve">          IF(RPOM(</w:t>
            </w:r>
            <w:proofErr w:type="gramStart"/>
            <w:r w:rsidRPr="005C131A">
              <w:t>K,I</w:t>
            </w:r>
            <w:proofErr w:type="gramEnd"/>
            <w:r w:rsidRPr="005C131A">
              <w:t>).GT.0.0)THEN</w:t>
            </w:r>
          </w:p>
          <w:p w14:paraId="6E890B34" w14:textId="095A0636" w:rsidR="000A6B49" w:rsidRPr="00B768E3" w:rsidRDefault="000A6B49" w:rsidP="0027054A">
            <w:pPr>
              <w:pStyle w:val="TableSamples"/>
              <w:rPr>
                <w:sz w:val="15"/>
                <w:szCs w:val="15"/>
              </w:rPr>
            </w:pPr>
            <w:r w:rsidRPr="005C131A">
              <w:t xml:space="preserve">          ORGNRP(</w:t>
            </w:r>
            <w:proofErr w:type="gramStart"/>
            <w:r w:rsidRPr="005C131A">
              <w:t>K,I</w:t>
            </w:r>
            <w:proofErr w:type="gramEnd"/>
            <w:r w:rsidRPr="005C131A">
              <w:t>)=RPOMN(K,I)/RPOM(K,I)</w:t>
            </w:r>
          </w:p>
        </w:tc>
        <w:tc>
          <w:tcPr>
            <w:tcW w:w="1422" w:type="dxa"/>
          </w:tcPr>
          <w:p w14:paraId="1A7FB3D8" w14:textId="77777777" w:rsidR="000A6B49" w:rsidRDefault="000A6B49" w:rsidP="007413DA">
            <w:r>
              <w:t>8/2/2017</w:t>
            </w:r>
          </w:p>
        </w:tc>
      </w:tr>
      <w:tr w:rsidR="000A6B49" w:rsidRPr="00A8639A" w14:paraId="3AC30B86" w14:textId="77777777" w:rsidTr="001064DA">
        <w:trPr>
          <w:cantSplit/>
        </w:trPr>
        <w:tc>
          <w:tcPr>
            <w:tcW w:w="606" w:type="dxa"/>
          </w:tcPr>
          <w:p w14:paraId="4C9AD7EE" w14:textId="77777777" w:rsidR="000A6B49" w:rsidRDefault="000A6B49" w:rsidP="007413DA">
            <w:r>
              <w:t>10</w:t>
            </w:r>
          </w:p>
        </w:tc>
        <w:tc>
          <w:tcPr>
            <w:tcW w:w="1194" w:type="dxa"/>
          </w:tcPr>
          <w:p w14:paraId="6B5AB5A0" w14:textId="77777777" w:rsidR="000A6B49" w:rsidRDefault="000A6B49" w:rsidP="007413DA">
            <w:r>
              <w:t>W2</w:t>
            </w:r>
          </w:p>
        </w:tc>
        <w:tc>
          <w:tcPr>
            <w:tcW w:w="1530" w:type="dxa"/>
          </w:tcPr>
          <w:p w14:paraId="765BD260" w14:textId="77777777" w:rsidR="00187FD0" w:rsidRDefault="000A6B49" w:rsidP="007413DA">
            <w:r>
              <w:t xml:space="preserve">Screen </w:t>
            </w:r>
          </w:p>
          <w:p w14:paraId="11F6B81C" w14:textId="7D9C75B0" w:rsidR="000A6B49" w:rsidRDefault="000A6B49" w:rsidP="007413DA">
            <w:r>
              <w:t>Dialog Box</w:t>
            </w:r>
          </w:p>
        </w:tc>
        <w:tc>
          <w:tcPr>
            <w:tcW w:w="4158" w:type="dxa"/>
          </w:tcPr>
          <w:p w14:paraId="4101BCC0" w14:textId="5DAD0B99" w:rsidR="000A6B49" w:rsidRPr="0079341C" w:rsidRDefault="000A6B49" w:rsidP="007413DA">
            <w:pPr>
              <w:pStyle w:val="PlainText"/>
              <w:rPr>
                <w:rFonts w:ascii="Calibri" w:hAnsi="Calibri"/>
                <w:sz w:val="18"/>
                <w:szCs w:val="15"/>
              </w:rPr>
            </w:pPr>
            <w:r>
              <w:rPr>
                <w:rFonts w:ascii="Calibri" w:hAnsi="Calibri"/>
                <w:sz w:val="18"/>
                <w:szCs w:val="15"/>
              </w:rPr>
              <w:t xml:space="preserve">Under some unique conditions, exiting the W2 dialog box reinitializes some of the output files. </w:t>
            </w:r>
            <w:r w:rsidR="00FE4E68">
              <w:rPr>
                <w:rFonts w:ascii="Calibri" w:hAnsi="Calibri"/>
                <w:sz w:val="18"/>
                <w:szCs w:val="15"/>
              </w:rPr>
              <w:t xml:space="preserve">Additional </w:t>
            </w:r>
            <w:r>
              <w:rPr>
                <w:rFonts w:ascii="Calibri" w:hAnsi="Calibri"/>
                <w:sz w:val="18"/>
                <w:szCs w:val="15"/>
              </w:rPr>
              <w:t>code was inserted to STOP program execution after closing the dialog box.</w:t>
            </w:r>
          </w:p>
        </w:tc>
        <w:tc>
          <w:tcPr>
            <w:tcW w:w="1422" w:type="dxa"/>
          </w:tcPr>
          <w:p w14:paraId="7AB2DC86" w14:textId="77777777" w:rsidR="000A6B49" w:rsidRDefault="000A6B49" w:rsidP="007413DA">
            <w:r>
              <w:t>8/23/2017</w:t>
            </w:r>
          </w:p>
        </w:tc>
      </w:tr>
      <w:tr w:rsidR="000A6B49" w:rsidRPr="00A8639A" w14:paraId="74E8973A" w14:textId="77777777" w:rsidTr="001064DA">
        <w:trPr>
          <w:cantSplit/>
        </w:trPr>
        <w:tc>
          <w:tcPr>
            <w:tcW w:w="606" w:type="dxa"/>
          </w:tcPr>
          <w:p w14:paraId="679DDD7B" w14:textId="77777777" w:rsidR="000A6B49" w:rsidRDefault="000A6B49" w:rsidP="007413DA">
            <w:r>
              <w:t>11</w:t>
            </w:r>
          </w:p>
        </w:tc>
        <w:tc>
          <w:tcPr>
            <w:tcW w:w="1194" w:type="dxa"/>
          </w:tcPr>
          <w:p w14:paraId="2E46B4AA" w14:textId="77777777" w:rsidR="000A6B49" w:rsidRDefault="000A6B49" w:rsidP="007413DA">
            <w:r>
              <w:t xml:space="preserve">W2 </w:t>
            </w:r>
          </w:p>
        </w:tc>
        <w:tc>
          <w:tcPr>
            <w:tcW w:w="1530" w:type="dxa"/>
          </w:tcPr>
          <w:p w14:paraId="21D21B77" w14:textId="77777777" w:rsidR="00187FD0" w:rsidRDefault="000A6B49" w:rsidP="007413DA">
            <w:r>
              <w:t xml:space="preserve">Sediment </w:t>
            </w:r>
          </w:p>
          <w:p w14:paraId="698DB6B2" w14:textId="61840C20" w:rsidR="000A6B49" w:rsidRDefault="000A6B49" w:rsidP="007413DA">
            <w:r>
              <w:t>Diagenesis</w:t>
            </w:r>
          </w:p>
        </w:tc>
        <w:tc>
          <w:tcPr>
            <w:tcW w:w="4158" w:type="dxa"/>
          </w:tcPr>
          <w:p w14:paraId="7CA6BBCD" w14:textId="23380DCA" w:rsidR="000A6B49" w:rsidRDefault="000A6B49" w:rsidP="007413DA">
            <w:pPr>
              <w:pStyle w:val="PlainText"/>
              <w:rPr>
                <w:rFonts w:ascii="Calibri" w:hAnsi="Calibri"/>
                <w:sz w:val="18"/>
                <w:szCs w:val="15"/>
              </w:rPr>
            </w:pPr>
            <w:r>
              <w:rPr>
                <w:rFonts w:ascii="Calibri" w:hAnsi="Calibri"/>
                <w:sz w:val="18"/>
                <w:szCs w:val="15"/>
              </w:rPr>
              <w:t>Flux rates for P, NH3, and NO3 were added to the MASSBAL output file from sediment diagenesis</w:t>
            </w:r>
            <w:r w:rsidR="00FE4E68">
              <w:rPr>
                <w:rFonts w:ascii="Calibri" w:hAnsi="Calibri"/>
                <w:sz w:val="18"/>
                <w:szCs w:val="15"/>
              </w:rPr>
              <w:t>,</w:t>
            </w:r>
            <w:r>
              <w:rPr>
                <w:rFonts w:ascii="Calibri" w:hAnsi="Calibri"/>
                <w:sz w:val="18"/>
                <w:szCs w:val="15"/>
              </w:rPr>
              <w:t xml:space="preserve"> so that a complete N and P balance can be evaluated for a waterbody. </w:t>
            </w:r>
          </w:p>
        </w:tc>
        <w:tc>
          <w:tcPr>
            <w:tcW w:w="1422" w:type="dxa"/>
          </w:tcPr>
          <w:p w14:paraId="237FB251" w14:textId="77777777" w:rsidR="000A6B49" w:rsidRDefault="000A6B49" w:rsidP="007413DA">
            <w:r>
              <w:t>8/31/2017</w:t>
            </w:r>
          </w:p>
        </w:tc>
      </w:tr>
      <w:tr w:rsidR="000A6B49" w:rsidRPr="00A8639A" w14:paraId="516DFCD5" w14:textId="77777777" w:rsidTr="001064DA">
        <w:trPr>
          <w:cantSplit/>
        </w:trPr>
        <w:tc>
          <w:tcPr>
            <w:tcW w:w="606" w:type="dxa"/>
          </w:tcPr>
          <w:p w14:paraId="19FE890E" w14:textId="77777777" w:rsidR="000A6B49" w:rsidRDefault="000A6B49" w:rsidP="007413DA">
            <w:r>
              <w:t>12</w:t>
            </w:r>
          </w:p>
        </w:tc>
        <w:tc>
          <w:tcPr>
            <w:tcW w:w="1194" w:type="dxa"/>
          </w:tcPr>
          <w:p w14:paraId="54DC90A9" w14:textId="77777777" w:rsidR="000A6B49" w:rsidRDefault="000A6B49" w:rsidP="007413DA">
            <w:r>
              <w:t>W2</w:t>
            </w:r>
          </w:p>
        </w:tc>
        <w:tc>
          <w:tcPr>
            <w:tcW w:w="1530" w:type="dxa"/>
          </w:tcPr>
          <w:p w14:paraId="633E66F3" w14:textId="77777777" w:rsidR="001064DA" w:rsidRDefault="000A6B49" w:rsidP="007413DA">
            <w:pPr>
              <w:rPr>
                <w:ins w:id="138" w:author="Honnalore Steissberg" w:date="2021-09-10T16:52:00Z"/>
              </w:rPr>
            </w:pPr>
            <w:r>
              <w:t xml:space="preserve">Particle </w:t>
            </w:r>
          </w:p>
          <w:p w14:paraId="2CA6948A" w14:textId="2A037F7B" w:rsidR="000A6B49" w:rsidRDefault="000A6B49" w:rsidP="007413DA">
            <w:r>
              <w:t>Tracking</w:t>
            </w:r>
          </w:p>
        </w:tc>
        <w:tc>
          <w:tcPr>
            <w:tcW w:w="4158" w:type="dxa"/>
          </w:tcPr>
          <w:p w14:paraId="0D9D3040" w14:textId="4D6303B6" w:rsidR="000A6B49" w:rsidRPr="00C25B11"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Particle tracking algorithm and documentation in a separate report </w:t>
            </w:r>
            <w:r w:rsidR="00FE4E68">
              <w:rPr>
                <w:rFonts w:asciiTheme="minorHAnsi" w:hAnsiTheme="minorHAnsi" w:cstheme="minorHAnsi"/>
                <w:sz w:val="18"/>
                <w:szCs w:val="16"/>
              </w:rPr>
              <w:t>ha</w:t>
            </w:r>
            <w:r w:rsidR="00884317">
              <w:rPr>
                <w:rFonts w:asciiTheme="minorHAnsi" w:hAnsiTheme="minorHAnsi" w:cstheme="minorHAnsi"/>
                <w:sz w:val="18"/>
                <w:szCs w:val="16"/>
              </w:rPr>
              <w:t>ve</w:t>
            </w:r>
            <w:r w:rsidR="00FE4E68">
              <w:rPr>
                <w:rFonts w:asciiTheme="minorHAnsi" w:hAnsiTheme="minorHAnsi" w:cstheme="minorHAnsi"/>
                <w:sz w:val="18"/>
                <w:szCs w:val="16"/>
              </w:rPr>
              <w:t xml:space="preserve"> been added</w:t>
            </w:r>
            <w:r>
              <w:rPr>
                <w:rFonts w:asciiTheme="minorHAnsi" w:hAnsiTheme="minorHAnsi" w:cstheme="minorHAnsi"/>
                <w:sz w:val="18"/>
                <w:szCs w:val="16"/>
              </w:rPr>
              <w:t xml:space="preserve"> to the model release</w:t>
            </w:r>
          </w:p>
        </w:tc>
        <w:tc>
          <w:tcPr>
            <w:tcW w:w="1422" w:type="dxa"/>
          </w:tcPr>
          <w:p w14:paraId="6250D0FA" w14:textId="77777777" w:rsidR="000A6B49" w:rsidRDefault="000A6B49" w:rsidP="007413DA">
            <w:r>
              <w:t>8/31/2017</w:t>
            </w:r>
          </w:p>
        </w:tc>
      </w:tr>
      <w:tr w:rsidR="000A6B49" w:rsidRPr="00A8639A" w14:paraId="105E82D4" w14:textId="77777777" w:rsidTr="001064DA">
        <w:trPr>
          <w:cantSplit/>
        </w:trPr>
        <w:tc>
          <w:tcPr>
            <w:tcW w:w="606" w:type="dxa"/>
          </w:tcPr>
          <w:p w14:paraId="03895472" w14:textId="77777777" w:rsidR="000A6B49" w:rsidRDefault="000A6B49" w:rsidP="007413DA">
            <w:r>
              <w:t>13</w:t>
            </w:r>
          </w:p>
        </w:tc>
        <w:tc>
          <w:tcPr>
            <w:tcW w:w="1194" w:type="dxa"/>
          </w:tcPr>
          <w:p w14:paraId="46793D74" w14:textId="77777777" w:rsidR="000A6B49" w:rsidRDefault="000A6B49" w:rsidP="007413DA">
            <w:r>
              <w:t xml:space="preserve">W2 </w:t>
            </w:r>
          </w:p>
        </w:tc>
        <w:tc>
          <w:tcPr>
            <w:tcW w:w="1530" w:type="dxa"/>
          </w:tcPr>
          <w:p w14:paraId="34377324" w14:textId="77777777" w:rsidR="000A6B49" w:rsidRDefault="000A6B49" w:rsidP="007413DA">
            <w:proofErr w:type="spellStart"/>
            <w:r>
              <w:t>Opt</w:t>
            </w:r>
            <w:proofErr w:type="spellEnd"/>
            <w:r>
              <w:t xml:space="preserve"> to csv file</w:t>
            </w:r>
          </w:p>
        </w:tc>
        <w:tc>
          <w:tcPr>
            <w:tcW w:w="4158" w:type="dxa"/>
          </w:tcPr>
          <w:p w14:paraId="4E490A6A" w14:textId="6A923B26" w:rsidR="000A6B49" w:rsidRDefault="000A6B49" w:rsidP="007413DA">
            <w:pPr>
              <w:pStyle w:val="PlainText"/>
              <w:rPr>
                <w:rFonts w:ascii="Calibri" w:hAnsi="Calibri"/>
                <w:sz w:val="18"/>
                <w:szCs w:val="16"/>
              </w:rPr>
            </w:pPr>
            <w:r>
              <w:rPr>
                <w:rFonts w:ascii="Calibri" w:hAnsi="Calibri"/>
                <w:sz w:val="18"/>
                <w:szCs w:val="16"/>
              </w:rPr>
              <w:t xml:space="preserve">Changed </w:t>
            </w:r>
            <w:proofErr w:type="spellStart"/>
            <w:r w:rsidRPr="005C131A">
              <w:rPr>
                <w:rFonts w:ascii="Calibri" w:hAnsi="Calibri"/>
                <w:b/>
                <w:bCs/>
                <w:sz w:val="18"/>
                <w:szCs w:val="16"/>
              </w:rPr>
              <w:t>flowbal.opt</w:t>
            </w:r>
            <w:proofErr w:type="spellEnd"/>
            <w:r>
              <w:rPr>
                <w:rFonts w:ascii="Calibri" w:hAnsi="Calibri"/>
                <w:sz w:val="18"/>
                <w:szCs w:val="16"/>
              </w:rPr>
              <w:t xml:space="preserve"> and </w:t>
            </w:r>
            <w:proofErr w:type="spellStart"/>
            <w:r w:rsidRPr="005C131A">
              <w:rPr>
                <w:rFonts w:ascii="Calibri" w:hAnsi="Calibri"/>
                <w:b/>
                <w:bCs/>
                <w:sz w:val="18"/>
                <w:szCs w:val="16"/>
              </w:rPr>
              <w:t>massbal.opt</w:t>
            </w:r>
            <w:proofErr w:type="spellEnd"/>
            <w:r>
              <w:rPr>
                <w:rFonts w:ascii="Calibri" w:hAnsi="Calibri"/>
                <w:sz w:val="18"/>
                <w:szCs w:val="16"/>
              </w:rPr>
              <w:t xml:space="preserve"> to </w:t>
            </w:r>
            <w:r w:rsidRPr="0027054A">
              <w:rPr>
                <w:rFonts w:ascii="Calibri" w:hAnsi="Calibri"/>
                <w:b/>
                <w:bCs/>
                <w:sz w:val="18"/>
                <w:szCs w:val="16"/>
              </w:rPr>
              <w:t>flowbal.csv</w:t>
            </w:r>
            <w:r>
              <w:rPr>
                <w:rFonts w:ascii="Calibri" w:hAnsi="Calibri"/>
                <w:sz w:val="18"/>
                <w:szCs w:val="16"/>
              </w:rPr>
              <w:t xml:space="preserve"> and massbal.csv in order to facilitate opening in Excel.</w:t>
            </w:r>
          </w:p>
        </w:tc>
        <w:tc>
          <w:tcPr>
            <w:tcW w:w="1422" w:type="dxa"/>
          </w:tcPr>
          <w:p w14:paraId="63215248" w14:textId="77777777" w:rsidR="000A6B49" w:rsidRDefault="000A6B49" w:rsidP="007413DA">
            <w:r>
              <w:t>8/31/2017</w:t>
            </w:r>
          </w:p>
        </w:tc>
      </w:tr>
      <w:tr w:rsidR="000A6B49" w:rsidRPr="00A8639A" w14:paraId="006EA117" w14:textId="77777777" w:rsidTr="001064DA">
        <w:trPr>
          <w:cantSplit/>
        </w:trPr>
        <w:tc>
          <w:tcPr>
            <w:tcW w:w="606" w:type="dxa"/>
          </w:tcPr>
          <w:p w14:paraId="14CDBD5C" w14:textId="77777777" w:rsidR="000A6B49" w:rsidRDefault="000A6B49" w:rsidP="007413DA">
            <w:r>
              <w:t>14</w:t>
            </w:r>
          </w:p>
        </w:tc>
        <w:tc>
          <w:tcPr>
            <w:tcW w:w="1194" w:type="dxa"/>
          </w:tcPr>
          <w:p w14:paraId="33E62AB2" w14:textId="77777777" w:rsidR="000A6B49" w:rsidRDefault="000A6B49" w:rsidP="007413DA">
            <w:r>
              <w:t>W2</w:t>
            </w:r>
          </w:p>
        </w:tc>
        <w:tc>
          <w:tcPr>
            <w:tcW w:w="1530" w:type="dxa"/>
          </w:tcPr>
          <w:p w14:paraId="2000B1F4" w14:textId="77777777" w:rsidR="000A6B49" w:rsidRDefault="000A6B49" w:rsidP="007413DA">
            <w:r>
              <w:t>Gate file</w:t>
            </w:r>
          </w:p>
        </w:tc>
        <w:tc>
          <w:tcPr>
            <w:tcW w:w="4158" w:type="dxa"/>
          </w:tcPr>
          <w:p w14:paraId="55B79576" w14:textId="5E66BE1D" w:rsidR="000A6B49" w:rsidRDefault="000A6B49" w:rsidP="007413DA">
            <w:pPr>
              <w:pStyle w:val="PlainText"/>
              <w:rPr>
                <w:rFonts w:ascii="Calibri" w:hAnsi="Calibri"/>
                <w:sz w:val="18"/>
                <w:szCs w:val="16"/>
              </w:rPr>
            </w:pPr>
            <w:r>
              <w:rPr>
                <w:rFonts w:ascii="Calibri" w:hAnsi="Calibri"/>
                <w:sz w:val="18"/>
                <w:szCs w:val="16"/>
              </w:rPr>
              <w:t>The gate file was not converted to a csv format in the earlier Version 4.0 code. The 4.1 code was updated to include csv gate files.</w:t>
            </w:r>
          </w:p>
        </w:tc>
        <w:tc>
          <w:tcPr>
            <w:tcW w:w="1422" w:type="dxa"/>
          </w:tcPr>
          <w:p w14:paraId="7EEDB611" w14:textId="77777777" w:rsidR="000A6B49" w:rsidRDefault="000A6B49" w:rsidP="007413DA">
            <w:r>
              <w:t>9/26/2017</w:t>
            </w:r>
          </w:p>
        </w:tc>
      </w:tr>
      <w:tr w:rsidR="000A6B49" w:rsidRPr="00A8639A" w14:paraId="4F033FC3" w14:textId="77777777" w:rsidTr="001064DA">
        <w:trPr>
          <w:cantSplit/>
        </w:trPr>
        <w:tc>
          <w:tcPr>
            <w:tcW w:w="606" w:type="dxa"/>
          </w:tcPr>
          <w:p w14:paraId="2F26AD06" w14:textId="77777777" w:rsidR="000A6B49" w:rsidRDefault="000A6B49" w:rsidP="007413DA">
            <w:r>
              <w:lastRenderedPageBreak/>
              <w:t>15</w:t>
            </w:r>
          </w:p>
        </w:tc>
        <w:tc>
          <w:tcPr>
            <w:tcW w:w="1194" w:type="dxa"/>
          </w:tcPr>
          <w:p w14:paraId="79C88576" w14:textId="77777777" w:rsidR="000A6B49" w:rsidRDefault="000A6B49" w:rsidP="007413DA">
            <w:r>
              <w:t>W2</w:t>
            </w:r>
          </w:p>
        </w:tc>
        <w:tc>
          <w:tcPr>
            <w:tcW w:w="1530" w:type="dxa"/>
          </w:tcPr>
          <w:p w14:paraId="1CB4F3BF" w14:textId="77777777" w:rsidR="000A6B49" w:rsidRDefault="000A6B49" w:rsidP="007413DA">
            <w:r>
              <w:t>Shading</w:t>
            </w:r>
          </w:p>
        </w:tc>
        <w:tc>
          <w:tcPr>
            <w:tcW w:w="4158" w:type="dxa"/>
          </w:tcPr>
          <w:p w14:paraId="0C3229CD" w14:textId="59D21E32" w:rsidR="000A6B49" w:rsidRDefault="00BB6225" w:rsidP="007413DA">
            <w:pPr>
              <w:pStyle w:val="PlainText"/>
              <w:rPr>
                <w:rFonts w:ascii="Calibri" w:hAnsi="Calibri"/>
                <w:sz w:val="18"/>
                <w:szCs w:val="16"/>
              </w:rPr>
            </w:pPr>
            <w:r>
              <w:rPr>
                <w:rFonts w:ascii="Calibri" w:hAnsi="Calibri"/>
                <w:sz w:val="18"/>
                <w:szCs w:val="16"/>
              </w:rPr>
              <w:t>C</w:t>
            </w:r>
            <w:r w:rsidR="000A6B49">
              <w:rPr>
                <w:rFonts w:ascii="Calibri" w:hAnsi="Calibri"/>
                <w:sz w:val="18"/>
                <w:szCs w:val="16"/>
              </w:rPr>
              <w:t xml:space="preserve">ode </w:t>
            </w:r>
            <w:r>
              <w:rPr>
                <w:rFonts w:ascii="Calibri" w:hAnsi="Calibri"/>
                <w:sz w:val="18"/>
                <w:szCs w:val="16"/>
              </w:rPr>
              <w:t xml:space="preserve">added </w:t>
            </w:r>
            <w:r w:rsidR="000A6B49">
              <w:rPr>
                <w:rFonts w:ascii="Calibri" w:hAnsi="Calibri"/>
                <w:sz w:val="18"/>
                <w:szCs w:val="16"/>
              </w:rPr>
              <w:t>to allow for a canopy shading in addition to dynamic shading. The DYNSH in the shade input file can now be a negative number between -1 and 0. This activate</w:t>
            </w:r>
            <w:r>
              <w:rPr>
                <w:rFonts w:ascii="Calibri" w:hAnsi="Calibri"/>
                <w:sz w:val="18"/>
                <w:szCs w:val="16"/>
              </w:rPr>
              <w:t>s</w:t>
            </w:r>
            <w:r w:rsidR="000A6B49">
              <w:rPr>
                <w:rFonts w:ascii="Calibri" w:hAnsi="Calibri"/>
                <w:sz w:val="18"/>
                <w:szCs w:val="16"/>
              </w:rPr>
              <w:t xml:space="preserve"> dynamic shading</w:t>
            </w:r>
            <w:r>
              <w:rPr>
                <w:rFonts w:ascii="Calibri" w:hAnsi="Calibri"/>
                <w:sz w:val="18"/>
                <w:szCs w:val="16"/>
              </w:rPr>
              <w:t>,</w:t>
            </w:r>
            <w:r w:rsidR="000A6B49">
              <w:rPr>
                <w:rFonts w:ascii="Calibri" w:hAnsi="Calibri"/>
                <w:sz w:val="18"/>
                <w:szCs w:val="16"/>
              </w:rPr>
              <w:t xml:space="preserve"> and taking the absolute value of this number will reduce the short wave solar radiation by a fixed fraction</w:t>
            </w:r>
            <w:r>
              <w:rPr>
                <w:rFonts w:ascii="Calibri" w:hAnsi="Calibri"/>
                <w:sz w:val="18"/>
                <w:szCs w:val="16"/>
              </w:rPr>
              <w:t>,</w:t>
            </w:r>
            <w:r w:rsidR="000A6B49">
              <w:rPr>
                <w:rFonts w:ascii="Calibri" w:hAnsi="Calibri"/>
                <w:sz w:val="18"/>
                <w:szCs w:val="16"/>
              </w:rPr>
              <w:t xml:space="preserve"> as if some of the channel has a canopy. Of course</w:t>
            </w:r>
            <w:r>
              <w:rPr>
                <w:rFonts w:ascii="Calibri" w:hAnsi="Calibri"/>
                <w:sz w:val="18"/>
                <w:szCs w:val="16"/>
              </w:rPr>
              <w:t>,</w:t>
            </w:r>
            <w:r w:rsidR="000A6B49">
              <w:rPr>
                <w:rFonts w:ascii="Calibri" w:hAnsi="Calibri"/>
                <w:sz w:val="18"/>
                <w:szCs w:val="16"/>
              </w:rPr>
              <w:t xml:space="preserve"> canopy cover is more complex than this small correction</w:t>
            </w:r>
            <w:r>
              <w:rPr>
                <w:rFonts w:ascii="Calibri" w:hAnsi="Calibri"/>
                <w:sz w:val="18"/>
                <w:szCs w:val="16"/>
              </w:rPr>
              <w:t>,</w:t>
            </w:r>
            <w:r w:rsidR="000A6B49">
              <w:rPr>
                <w:rFonts w:ascii="Calibri" w:hAnsi="Calibri"/>
                <w:sz w:val="18"/>
                <w:szCs w:val="16"/>
              </w:rPr>
              <w:t xml:space="preserve"> since it also affects long-wave radiation transfer. New code is highlighted below:</w:t>
            </w:r>
          </w:p>
          <w:p w14:paraId="7B7A616E" w14:textId="77777777" w:rsidR="000A6B49" w:rsidRPr="00867723" w:rsidRDefault="000A6B49" w:rsidP="0027054A">
            <w:pPr>
              <w:pStyle w:val="TableSamples"/>
            </w:pPr>
            <w:r w:rsidRPr="00867723">
              <w:t xml:space="preserve">    SN    = </w:t>
            </w:r>
            <w:r w:rsidRPr="00867723">
              <w:rPr>
                <w:color w:val="0000FF"/>
              </w:rPr>
              <w:t>MIN</w:t>
            </w:r>
            <w:r w:rsidRPr="00867723">
              <w:t xml:space="preserve"> (HT*</w:t>
            </w:r>
            <w:r w:rsidRPr="00867723">
              <w:rPr>
                <w:color w:val="0000FF"/>
              </w:rPr>
              <w:t>ABS</w:t>
            </w:r>
            <w:r w:rsidRPr="00867723">
              <w:t xml:space="preserve"> (</w:t>
            </w:r>
            <w:r w:rsidRPr="00867723">
              <w:rPr>
                <w:color w:val="0000FF"/>
              </w:rPr>
              <w:t>SIN</w:t>
            </w:r>
            <w:r w:rsidRPr="00867723">
              <w:t xml:space="preserve"> (</w:t>
            </w:r>
            <w:r w:rsidRPr="00867723">
              <w:rPr>
                <w:color w:val="0000FF"/>
              </w:rPr>
              <w:t>ABS</w:t>
            </w:r>
            <w:r w:rsidRPr="00867723">
              <w:t xml:space="preserve"> (PHI0(I)-AZ00)))/</w:t>
            </w:r>
            <w:r w:rsidRPr="00867723">
              <w:rPr>
                <w:color w:val="0000FF"/>
              </w:rPr>
              <w:t>TAN</w:t>
            </w:r>
            <w:r w:rsidRPr="00867723">
              <w:t xml:space="preserve"> (A0)-</w:t>
            </w:r>
            <w:proofErr w:type="gramStart"/>
            <w:r w:rsidRPr="00867723">
              <w:t>EDGE,BI</w:t>
            </w:r>
            <w:proofErr w:type="gramEnd"/>
            <w:r w:rsidRPr="00867723">
              <w:t>(KT,I))</w:t>
            </w:r>
          </w:p>
          <w:p w14:paraId="20F8AF80" w14:textId="77777777" w:rsidR="000A6B49" w:rsidRPr="00867723" w:rsidRDefault="000A6B49" w:rsidP="0027054A">
            <w:pPr>
              <w:pStyle w:val="TableSamples"/>
            </w:pPr>
            <w:r w:rsidRPr="00867723">
              <w:t xml:space="preserve">    SFACT = SRED*SN/BI(</w:t>
            </w:r>
            <w:proofErr w:type="gramStart"/>
            <w:r w:rsidRPr="00867723">
              <w:t>KT,I</w:t>
            </w:r>
            <w:proofErr w:type="gramEnd"/>
            <w:r w:rsidRPr="00867723">
              <w:t>)</w:t>
            </w:r>
          </w:p>
          <w:p w14:paraId="7F7182C2" w14:textId="77777777" w:rsidR="000A6B49" w:rsidRPr="00867723" w:rsidRDefault="000A6B49" w:rsidP="0027054A">
            <w:pPr>
              <w:pStyle w:val="TableSamples"/>
            </w:pPr>
            <w:r w:rsidRPr="00867723">
              <w:rPr>
                <w:color w:val="FF0000"/>
              </w:rPr>
              <w:t>100</w:t>
            </w:r>
            <w:r w:rsidRPr="00867723">
              <w:t xml:space="preserve"> </w:t>
            </w:r>
            <w:r w:rsidRPr="00867723">
              <w:rPr>
                <w:color w:val="0000FF"/>
              </w:rPr>
              <w:t>CONTINUE</w:t>
            </w:r>
          </w:p>
          <w:p w14:paraId="40B254B2" w14:textId="77777777" w:rsidR="000A6B49" w:rsidRPr="00867723" w:rsidRDefault="000A6B49" w:rsidP="0027054A">
            <w:pPr>
              <w:pStyle w:val="TableSamples"/>
            </w:pPr>
            <w:r w:rsidRPr="00867723">
              <w:t xml:space="preserve">    SHADE(I) = </w:t>
            </w:r>
            <w:r w:rsidRPr="00867723">
              <w:rPr>
                <w:color w:val="0000FF"/>
              </w:rPr>
              <w:t>MAX</w:t>
            </w:r>
            <w:r w:rsidRPr="00867723">
              <w:t xml:space="preserve"> (0.0,1-SFACT)</w:t>
            </w:r>
          </w:p>
          <w:p w14:paraId="2EBC156C" w14:textId="01805CEF" w:rsidR="00F90FD0" w:rsidRPr="00867723" w:rsidRDefault="000A6B49" w:rsidP="0027054A">
            <w:pPr>
              <w:pStyle w:val="TableSamples"/>
            </w:pPr>
            <w:r w:rsidRPr="00867723">
              <w:t xml:space="preserve">    </w:t>
            </w:r>
            <w:r w:rsidRPr="00E2420D">
              <w:rPr>
                <w:highlight w:val="yellow"/>
              </w:rPr>
              <w:t xml:space="preserve">SHADE(I) = </w:t>
            </w:r>
            <w:r w:rsidRPr="00E2420D">
              <w:rPr>
                <w:color w:val="0000FF"/>
                <w:highlight w:val="yellow"/>
              </w:rPr>
              <w:t>MIN</w:t>
            </w:r>
            <w:r w:rsidRPr="00E2420D">
              <w:rPr>
                <w:highlight w:val="yellow"/>
              </w:rPr>
              <w:t>(</w:t>
            </w:r>
            <w:r w:rsidRPr="00E2420D">
              <w:rPr>
                <w:color w:val="0000FF"/>
                <w:highlight w:val="yellow"/>
              </w:rPr>
              <w:t>ABS</w:t>
            </w:r>
            <w:r w:rsidRPr="00E2420D">
              <w:rPr>
                <w:highlight w:val="yellow"/>
              </w:rPr>
              <w:t>(SHADEI(I)</w:t>
            </w:r>
            <w:proofErr w:type="gramStart"/>
            <w:r w:rsidRPr="00E2420D">
              <w:rPr>
                <w:highlight w:val="yellow"/>
              </w:rPr>
              <w:t>),SHADE</w:t>
            </w:r>
            <w:proofErr w:type="gramEnd"/>
            <w:r w:rsidRPr="00E2420D">
              <w:rPr>
                <w:highlight w:val="yellow"/>
              </w:rPr>
              <w:t>(I))</w:t>
            </w:r>
            <w:r w:rsidRPr="00867723">
              <w:t xml:space="preserve">              </w:t>
            </w:r>
            <w:r w:rsidRPr="00867723">
              <w:rPr>
                <w:color w:val="008000"/>
              </w:rPr>
              <w:t xml:space="preserve">! SW 10/2/2017 Allows for fixed canopy cover over top of channel - only used if shade is less than </w:t>
            </w:r>
            <w:r w:rsidR="00BB6225">
              <w:rPr>
                <w:color w:val="008000"/>
              </w:rPr>
              <w:t>SHADEI;</w:t>
            </w:r>
            <w:r w:rsidR="00BB6225" w:rsidRPr="00867723">
              <w:rPr>
                <w:color w:val="008000"/>
              </w:rPr>
              <w:t xml:space="preserve"> </w:t>
            </w:r>
            <w:r w:rsidRPr="00867723">
              <w:rPr>
                <w:color w:val="008000"/>
              </w:rPr>
              <w:t>only valid for -0.99 and 0.0</w:t>
            </w:r>
            <w:r w:rsidR="008A7833">
              <w:rPr>
                <w:color w:val="008000"/>
              </w:rPr>
              <w:t>.</w:t>
            </w:r>
          </w:p>
          <w:p w14:paraId="77B53988" w14:textId="3479DCD2" w:rsidR="000A6B49" w:rsidRDefault="000A6B49" w:rsidP="005C131A">
            <w:pPr>
              <w:autoSpaceDE w:val="0"/>
              <w:autoSpaceDN w:val="0"/>
              <w:adjustRightInd w:val="0"/>
            </w:pPr>
          </w:p>
          <w:p w14:paraId="7E6D0479" w14:textId="5AEA9242" w:rsidR="000A6B49" w:rsidRDefault="000A6B49" w:rsidP="007413DA">
            <w:pPr>
              <w:pStyle w:val="PlainText"/>
              <w:rPr>
                <w:rFonts w:ascii="Calibri" w:hAnsi="Calibri"/>
                <w:sz w:val="18"/>
                <w:szCs w:val="16"/>
              </w:rPr>
            </w:pPr>
            <w:r w:rsidRPr="00E2420D">
              <w:rPr>
                <w:rFonts w:ascii="Calibri" w:hAnsi="Calibri"/>
                <w:sz w:val="18"/>
                <w:szCs w:val="16"/>
              </w:rPr>
              <w:t>Hence</w:t>
            </w:r>
            <w:r w:rsidR="00BB6225">
              <w:rPr>
                <w:rFonts w:ascii="Calibri" w:hAnsi="Calibri"/>
                <w:sz w:val="18"/>
                <w:szCs w:val="16"/>
              </w:rPr>
              <w:t>,</w:t>
            </w:r>
            <w:r w:rsidRPr="00E2420D">
              <w:rPr>
                <w:rFonts w:ascii="Calibri" w:hAnsi="Calibri"/>
                <w:sz w:val="18"/>
                <w:szCs w:val="16"/>
              </w:rPr>
              <w:t xml:space="preserve"> if</w:t>
            </w:r>
            <w:r>
              <w:rPr>
                <w:rFonts w:ascii="Calibri" w:hAnsi="Calibri"/>
                <w:sz w:val="18"/>
                <w:szCs w:val="16"/>
              </w:rPr>
              <w:t xml:space="preserve"> DYNSH (or SHADEI) in the code </w:t>
            </w:r>
            <w:r w:rsidR="00BB6225">
              <w:rPr>
                <w:rFonts w:ascii="Calibri" w:hAnsi="Calibri"/>
                <w:sz w:val="18"/>
                <w:szCs w:val="16"/>
              </w:rPr>
              <w:t xml:space="preserve">is </w:t>
            </w:r>
            <w:r>
              <w:rPr>
                <w:rFonts w:ascii="Calibri" w:hAnsi="Calibri"/>
                <w:sz w:val="18"/>
                <w:szCs w:val="16"/>
              </w:rPr>
              <w:t>-0.9 and the dynamic shading algorithm computed the shade factor as 0.95 (which is a 5% reduction in short wave solar), the code use</w:t>
            </w:r>
            <w:r w:rsidR="008A7833">
              <w:rPr>
                <w:rFonts w:ascii="Calibri" w:hAnsi="Calibri"/>
                <w:sz w:val="18"/>
                <w:szCs w:val="16"/>
              </w:rPr>
              <w:t>s</w:t>
            </w:r>
            <w:r>
              <w:rPr>
                <w:rFonts w:ascii="Calibri" w:hAnsi="Calibri"/>
                <w:sz w:val="18"/>
                <w:szCs w:val="16"/>
              </w:rPr>
              <w:t xml:space="preserve"> 0.9</w:t>
            </w:r>
            <w:r w:rsidR="00BB6225">
              <w:rPr>
                <w:rFonts w:ascii="Calibri" w:hAnsi="Calibri"/>
                <w:sz w:val="18"/>
                <w:szCs w:val="16"/>
              </w:rPr>
              <w:t>,</w:t>
            </w:r>
            <w:r>
              <w:rPr>
                <w:rFonts w:ascii="Calibri" w:hAnsi="Calibri"/>
                <w:sz w:val="18"/>
                <w:szCs w:val="16"/>
              </w:rPr>
              <w:t xml:space="preserve"> or a 10% reduction in short-wave solar. If the dynamic shade algorithm computes a shade greater than the fixed rate, the minimum of these is used.</w:t>
            </w:r>
            <w:r>
              <w:rPr>
                <w:rFonts w:ascii="Consolas" w:hAnsi="Consolas" w:cs="Consolas"/>
                <w:color w:val="000000"/>
                <w:sz w:val="19"/>
                <w:szCs w:val="19"/>
              </w:rPr>
              <w:t xml:space="preserve"> </w:t>
            </w:r>
          </w:p>
        </w:tc>
        <w:tc>
          <w:tcPr>
            <w:tcW w:w="1422" w:type="dxa"/>
          </w:tcPr>
          <w:p w14:paraId="37518FB7" w14:textId="77777777" w:rsidR="000A6B49" w:rsidRDefault="000A6B49" w:rsidP="007413DA">
            <w:r>
              <w:t>10/3/2017</w:t>
            </w:r>
          </w:p>
        </w:tc>
      </w:tr>
      <w:tr w:rsidR="000A6B49" w:rsidRPr="00A8639A" w14:paraId="7A48CE89" w14:textId="77777777" w:rsidTr="001064DA">
        <w:trPr>
          <w:cantSplit/>
        </w:trPr>
        <w:tc>
          <w:tcPr>
            <w:tcW w:w="606" w:type="dxa"/>
          </w:tcPr>
          <w:p w14:paraId="4AB20557" w14:textId="77777777" w:rsidR="000A6B49" w:rsidRDefault="000A6B49" w:rsidP="007413DA">
            <w:r>
              <w:t>16</w:t>
            </w:r>
          </w:p>
        </w:tc>
        <w:tc>
          <w:tcPr>
            <w:tcW w:w="1194" w:type="dxa"/>
          </w:tcPr>
          <w:p w14:paraId="2A83AADB" w14:textId="77777777" w:rsidR="000A6B49" w:rsidRDefault="000A6B49" w:rsidP="007413DA">
            <w:r>
              <w:t>W2</w:t>
            </w:r>
          </w:p>
        </w:tc>
        <w:tc>
          <w:tcPr>
            <w:tcW w:w="1530" w:type="dxa"/>
          </w:tcPr>
          <w:p w14:paraId="53BE215C" w14:textId="77777777" w:rsidR="001064DA" w:rsidRDefault="000A6B49" w:rsidP="007413DA">
            <w:pPr>
              <w:rPr>
                <w:ins w:id="139" w:author="Honnalore Steissberg" w:date="2021-09-10T16:52:00Z"/>
              </w:rPr>
            </w:pPr>
            <w:r>
              <w:t xml:space="preserve">Sediment </w:t>
            </w:r>
          </w:p>
          <w:p w14:paraId="183E5BA4" w14:textId="5B011637" w:rsidR="000A6B49" w:rsidRDefault="000A6B49" w:rsidP="007413DA">
            <w:r>
              <w:t>Diagenesis</w:t>
            </w:r>
          </w:p>
        </w:tc>
        <w:tc>
          <w:tcPr>
            <w:tcW w:w="4158" w:type="dxa"/>
          </w:tcPr>
          <w:p w14:paraId="2B4E7261" w14:textId="4D0212B8" w:rsidR="000A6B49" w:rsidRPr="001576AA" w:rsidRDefault="000A6B49" w:rsidP="005C131A">
            <w:pPr>
              <w:pStyle w:val="TableText0"/>
            </w:pPr>
            <w:r>
              <w:t>Changed back to the original segment width at the bottom for sediment diagenesis</w:t>
            </w:r>
            <w:r w:rsidR="00BB6225">
              <w:t>,</w:t>
            </w:r>
            <w:r>
              <w:t xml:space="preserve"> so that this algorithm replicates the original CEMA sediment diagenesis algorithm. </w:t>
            </w:r>
            <w:proofErr w:type="spellStart"/>
            <w:r>
              <w:t>CellArea</w:t>
            </w:r>
            <w:proofErr w:type="spellEnd"/>
            <w:r w:rsidR="00C5508A">
              <w:t>,</w:t>
            </w:r>
            <w:r>
              <w:t xml:space="preserve"> as a dimensioned variable</w:t>
            </w:r>
            <w:r w:rsidR="00BB6225">
              <w:t>,</w:t>
            </w:r>
            <w:r>
              <w:t xml:space="preserve"> computed only once rather than for each cell at each time step. Also, a control variable </w:t>
            </w:r>
            <w:r w:rsidR="00C5508A">
              <w:t xml:space="preserve">was </w:t>
            </w:r>
            <w:r w:rsidR="00BB6225">
              <w:t xml:space="preserve">added </w:t>
            </w:r>
            <w:r>
              <w:t>to turn ON/OFF Bubbles calculation. This saves much computational time</w:t>
            </w:r>
            <w:r w:rsidR="008A7833">
              <w:t>,</w:t>
            </w:r>
            <w:r>
              <w:t xml:space="preserve"> and until the Bubbles subroutine is vetted</w:t>
            </w:r>
            <w:r w:rsidR="008A7833">
              <w:t xml:space="preserve">, </w:t>
            </w:r>
            <w:r>
              <w:t>we do not recommend its use. Also</w:t>
            </w:r>
            <w:r w:rsidR="008A7833">
              <w:t xml:space="preserve">, </w:t>
            </w:r>
            <w:r>
              <w:t>several code fixes were made in the sediment diagenesis module for mistakes in the original algorithm.</w:t>
            </w:r>
          </w:p>
        </w:tc>
        <w:tc>
          <w:tcPr>
            <w:tcW w:w="1422" w:type="dxa"/>
          </w:tcPr>
          <w:p w14:paraId="7B86B7DF" w14:textId="77777777" w:rsidR="000A6B49" w:rsidRDefault="000A6B49" w:rsidP="007413DA">
            <w:r>
              <w:t>10/3/2017, 10/22/2017</w:t>
            </w:r>
          </w:p>
        </w:tc>
      </w:tr>
      <w:tr w:rsidR="000A6B49" w:rsidRPr="00A8639A" w14:paraId="27FB1D16" w14:textId="77777777" w:rsidTr="001064DA">
        <w:trPr>
          <w:cantSplit/>
        </w:trPr>
        <w:tc>
          <w:tcPr>
            <w:tcW w:w="606" w:type="dxa"/>
          </w:tcPr>
          <w:p w14:paraId="56284698" w14:textId="77777777" w:rsidR="000A6B49" w:rsidRDefault="000A6B49" w:rsidP="007413DA">
            <w:r>
              <w:t>17</w:t>
            </w:r>
          </w:p>
        </w:tc>
        <w:tc>
          <w:tcPr>
            <w:tcW w:w="1194" w:type="dxa"/>
          </w:tcPr>
          <w:p w14:paraId="6229138D" w14:textId="77777777" w:rsidR="000A6B49" w:rsidRDefault="000A6B49" w:rsidP="007413DA">
            <w:r>
              <w:t>W2</w:t>
            </w:r>
          </w:p>
        </w:tc>
        <w:tc>
          <w:tcPr>
            <w:tcW w:w="1530" w:type="dxa"/>
          </w:tcPr>
          <w:p w14:paraId="5CDFFC5C" w14:textId="77777777" w:rsidR="000A6B49" w:rsidRDefault="000A6B49" w:rsidP="007413DA">
            <w:r>
              <w:t>User Manual</w:t>
            </w:r>
          </w:p>
        </w:tc>
        <w:tc>
          <w:tcPr>
            <w:tcW w:w="4158" w:type="dxa"/>
          </w:tcPr>
          <w:p w14:paraId="17E14418" w14:textId="6394FA6D" w:rsidR="000A6B49" w:rsidRDefault="000A6B49" w:rsidP="007413DA">
            <w:pPr>
              <w:pStyle w:val="PlainText"/>
              <w:rPr>
                <w:rFonts w:ascii="Calibri" w:hAnsi="Calibri"/>
                <w:sz w:val="18"/>
                <w:szCs w:val="16"/>
              </w:rPr>
            </w:pPr>
            <w:r>
              <w:rPr>
                <w:rFonts w:ascii="Calibri" w:hAnsi="Calibri"/>
                <w:sz w:val="18"/>
                <w:szCs w:val="16"/>
              </w:rPr>
              <w:t>The User Manual was updated</w:t>
            </w:r>
            <w:r w:rsidR="008A7833">
              <w:rPr>
                <w:rFonts w:ascii="Calibri" w:hAnsi="Calibri"/>
                <w:sz w:val="18"/>
                <w:szCs w:val="16"/>
              </w:rPr>
              <w:t>,</w:t>
            </w:r>
            <w:r>
              <w:rPr>
                <w:rFonts w:ascii="Calibri" w:hAnsi="Calibri"/>
                <w:sz w:val="18"/>
                <w:szCs w:val="16"/>
              </w:rPr>
              <w:t xml:space="preserve"> fixing minor errors and </w:t>
            </w:r>
            <w:proofErr w:type="gramStart"/>
            <w:r>
              <w:rPr>
                <w:rFonts w:ascii="Calibri" w:hAnsi="Calibri"/>
                <w:sz w:val="18"/>
                <w:szCs w:val="16"/>
              </w:rPr>
              <w:t>typos</w:t>
            </w:r>
            <w:proofErr w:type="gramEnd"/>
            <w:r>
              <w:rPr>
                <w:rFonts w:ascii="Calibri" w:hAnsi="Calibri"/>
                <w:sz w:val="18"/>
                <w:szCs w:val="16"/>
              </w:rPr>
              <w:t xml:space="preserve"> and adding discussion of new features </w:t>
            </w:r>
            <w:r w:rsidR="008A7833">
              <w:rPr>
                <w:rFonts w:ascii="Calibri" w:hAnsi="Calibri"/>
                <w:sz w:val="18"/>
                <w:szCs w:val="16"/>
              </w:rPr>
              <w:t>in</w:t>
            </w:r>
            <w:r>
              <w:rPr>
                <w:rFonts w:ascii="Calibri" w:hAnsi="Calibri"/>
                <w:sz w:val="18"/>
                <w:szCs w:val="16"/>
              </w:rPr>
              <w:t xml:space="preserve"> Version 4.1. This is Revision 1 of the 4.1 Manual</w:t>
            </w:r>
            <w:r w:rsidR="008A7833">
              <w:rPr>
                <w:rFonts w:ascii="Calibri" w:hAnsi="Calibri"/>
                <w:sz w:val="18"/>
                <w:szCs w:val="16"/>
              </w:rPr>
              <w:t>,</w:t>
            </w:r>
            <w:r>
              <w:rPr>
                <w:rFonts w:ascii="Calibri" w:hAnsi="Calibri"/>
                <w:sz w:val="18"/>
                <w:szCs w:val="16"/>
              </w:rPr>
              <w:t xml:space="preserve"> but includes updates and fixed typos from the Version 4.0 Manual and explanations of new features.</w:t>
            </w:r>
          </w:p>
        </w:tc>
        <w:tc>
          <w:tcPr>
            <w:tcW w:w="1422" w:type="dxa"/>
          </w:tcPr>
          <w:p w14:paraId="37FE0B0F" w14:textId="77777777" w:rsidR="000A6B49" w:rsidRDefault="000A6B49" w:rsidP="007413DA">
            <w:r>
              <w:t>10/3/2017</w:t>
            </w:r>
          </w:p>
        </w:tc>
      </w:tr>
      <w:tr w:rsidR="000A6B49" w:rsidRPr="00A8639A" w14:paraId="6E66EE06" w14:textId="77777777" w:rsidTr="001064DA">
        <w:trPr>
          <w:cantSplit/>
        </w:trPr>
        <w:tc>
          <w:tcPr>
            <w:tcW w:w="606" w:type="dxa"/>
          </w:tcPr>
          <w:p w14:paraId="67979847" w14:textId="77777777" w:rsidR="000A6B49" w:rsidRDefault="000A6B49" w:rsidP="007413DA">
            <w:r>
              <w:lastRenderedPageBreak/>
              <w:t>18</w:t>
            </w:r>
          </w:p>
        </w:tc>
        <w:tc>
          <w:tcPr>
            <w:tcW w:w="1194" w:type="dxa"/>
          </w:tcPr>
          <w:p w14:paraId="3DB9B9FA" w14:textId="77777777" w:rsidR="000A6B49" w:rsidRDefault="000A6B49" w:rsidP="007413DA">
            <w:r>
              <w:t>W2</w:t>
            </w:r>
          </w:p>
        </w:tc>
        <w:tc>
          <w:tcPr>
            <w:tcW w:w="1530" w:type="dxa"/>
          </w:tcPr>
          <w:p w14:paraId="19209206" w14:textId="77777777" w:rsidR="000A6B49" w:rsidRDefault="000A6B49" w:rsidP="007413DA">
            <w:r>
              <w:t>Kinetic fluxes for ADD Layer</w:t>
            </w:r>
          </w:p>
        </w:tc>
        <w:tc>
          <w:tcPr>
            <w:tcW w:w="4158" w:type="dxa"/>
          </w:tcPr>
          <w:p w14:paraId="118EC0BB" w14:textId="77777777" w:rsidR="000A6B49" w:rsidRDefault="000A6B49" w:rsidP="007413DA">
            <w:pPr>
              <w:pStyle w:val="PlainText"/>
              <w:rPr>
                <w:rFonts w:ascii="Calibri" w:hAnsi="Calibri"/>
                <w:sz w:val="18"/>
                <w:szCs w:val="16"/>
              </w:rPr>
            </w:pPr>
            <w:r w:rsidRPr="005C131A">
              <w:rPr>
                <w:rFonts w:ascii="Calibri" w:hAnsi="Calibri"/>
                <w:sz w:val="18"/>
                <w:szCs w:val="16"/>
                <w:highlight w:val="yellow"/>
              </w:rPr>
              <w:t>A bug was corrected in the Kinetic Flux layer addition code as shown below:</w:t>
            </w:r>
          </w:p>
          <w:p w14:paraId="2C848387" w14:textId="77777777" w:rsidR="000A6B49" w:rsidRDefault="000A6B49" w:rsidP="0027054A">
            <w:pPr>
              <w:pStyle w:val="TableSamples"/>
              <w:rPr>
                <w:color w:val="008000"/>
              </w:rPr>
            </w:pPr>
            <w:r w:rsidRPr="00AA2A32">
              <w:t>KFS(</w:t>
            </w:r>
            <w:proofErr w:type="gramStart"/>
            <w:r w:rsidRPr="00AA2A32">
              <w:t>KT,I</w:t>
            </w:r>
            <w:proofErr w:type="gramEnd"/>
            <w:r w:rsidRPr="00AA2A32">
              <w:t xml:space="preserve">,KFCN(1:NAF(JW),JW))   = KFS(KT+1,I,KFCN(1:NAF(JW),JW))                 </w:t>
            </w:r>
            <w:r w:rsidRPr="00AA2A32">
              <w:rPr>
                <w:color w:val="008000"/>
              </w:rPr>
              <w:t>!KF(KT+1,I,KFCN(1:NAF(JW),JW))   CODE ERROR FIX SW 10/24/2017</w:t>
            </w:r>
          </w:p>
          <w:p w14:paraId="72B6915B" w14:textId="77777777" w:rsidR="000A6B49" w:rsidRPr="00AA2A32" w:rsidRDefault="000A6B49" w:rsidP="007413DA">
            <w:pPr>
              <w:pStyle w:val="PlainText"/>
              <w:rPr>
                <w:rFonts w:asciiTheme="minorHAnsi" w:hAnsiTheme="minorHAnsi" w:cstheme="minorHAnsi"/>
                <w:sz w:val="18"/>
                <w:szCs w:val="16"/>
              </w:rPr>
            </w:pPr>
            <w:r w:rsidRPr="00AA2A32">
              <w:rPr>
                <w:rFonts w:asciiTheme="minorHAnsi" w:hAnsiTheme="minorHAnsi" w:cstheme="minorHAnsi"/>
                <w:sz w:val="18"/>
                <w:szCs w:val="19"/>
              </w:rPr>
              <w:t xml:space="preserve">This does not affect fluxes in the TSR file, only the cumulative fluxes </w:t>
            </w:r>
            <w:r>
              <w:rPr>
                <w:rFonts w:asciiTheme="minorHAnsi" w:hAnsiTheme="minorHAnsi" w:cstheme="minorHAnsi"/>
                <w:sz w:val="18"/>
                <w:szCs w:val="19"/>
              </w:rPr>
              <w:t>(KFS) during an add layer event for the surface layer only.</w:t>
            </w:r>
          </w:p>
        </w:tc>
        <w:tc>
          <w:tcPr>
            <w:tcW w:w="1422" w:type="dxa"/>
          </w:tcPr>
          <w:p w14:paraId="60F33C8E" w14:textId="77777777" w:rsidR="000A6B49" w:rsidRDefault="000A6B49" w:rsidP="007413DA">
            <w:r>
              <w:t>10/24/2017</w:t>
            </w:r>
          </w:p>
        </w:tc>
      </w:tr>
      <w:tr w:rsidR="000A6B49" w:rsidRPr="00A8639A" w14:paraId="47110EEA" w14:textId="77777777" w:rsidTr="001064DA">
        <w:trPr>
          <w:cantSplit/>
        </w:trPr>
        <w:tc>
          <w:tcPr>
            <w:tcW w:w="606" w:type="dxa"/>
          </w:tcPr>
          <w:p w14:paraId="7DC63F3B" w14:textId="77777777" w:rsidR="000A6B49" w:rsidRDefault="000A6B49" w:rsidP="007413DA">
            <w:r>
              <w:t>19</w:t>
            </w:r>
          </w:p>
        </w:tc>
        <w:tc>
          <w:tcPr>
            <w:tcW w:w="1194" w:type="dxa"/>
          </w:tcPr>
          <w:p w14:paraId="3974BFBB" w14:textId="77777777" w:rsidR="000A6B49" w:rsidRDefault="000A6B49" w:rsidP="007413DA">
            <w:r>
              <w:t>W2</w:t>
            </w:r>
          </w:p>
        </w:tc>
        <w:tc>
          <w:tcPr>
            <w:tcW w:w="1530" w:type="dxa"/>
          </w:tcPr>
          <w:p w14:paraId="4EEC482B" w14:textId="77777777" w:rsidR="000A6B49" w:rsidRDefault="000A6B49" w:rsidP="007413DA">
            <w:r>
              <w:t>Header</w:t>
            </w:r>
          </w:p>
        </w:tc>
        <w:tc>
          <w:tcPr>
            <w:tcW w:w="4158" w:type="dxa"/>
          </w:tcPr>
          <w:p w14:paraId="59996E4A" w14:textId="2CF0E10B" w:rsidR="000A6B49" w:rsidRDefault="000A6B49" w:rsidP="007413DA">
            <w:pPr>
              <w:pStyle w:val="PlainText"/>
              <w:rPr>
                <w:rFonts w:ascii="Calibri" w:hAnsi="Calibri"/>
                <w:sz w:val="18"/>
                <w:szCs w:val="16"/>
              </w:rPr>
            </w:pPr>
            <w:r>
              <w:rPr>
                <w:rFonts w:ascii="Calibri" w:hAnsi="Calibri"/>
                <w:sz w:val="18"/>
                <w:szCs w:val="16"/>
              </w:rPr>
              <w:t xml:space="preserve">Changed header for flux for DO reaeration from just </w:t>
            </w:r>
            <w:r w:rsidRPr="005C131A">
              <w:rPr>
                <w:rFonts w:ascii="Calibri" w:hAnsi="Calibri"/>
                <w:i/>
                <w:iCs/>
                <w:sz w:val="18"/>
                <w:szCs w:val="16"/>
              </w:rPr>
              <w:t>source</w:t>
            </w:r>
            <w:r>
              <w:rPr>
                <w:rFonts w:ascii="Calibri" w:hAnsi="Calibri"/>
                <w:sz w:val="18"/>
                <w:szCs w:val="16"/>
              </w:rPr>
              <w:t xml:space="preserve"> to </w:t>
            </w:r>
            <w:r w:rsidRPr="005C131A">
              <w:rPr>
                <w:rFonts w:ascii="Calibri" w:hAnsi="Calibri"/>
                <w:i/>
                <w:iCs/>
                <w:sz w:val="18"/>
                <w:szCs w:val="16"/>
              </w:rPr>
              <w:t>source/sink</w:t>
            </w:r>
            <w:r w:rsidR="00C5508A">
              <w:rPr>
                <w:rFonts w:ascii="Calibri" w:hAnsi="Calibri"/>
                <w:sz w:val="18"/>
                <w:szCs w:val="16"/>
              </w:rPr>
              <w:t>,</w:t>
            </w:r>
            <w:r>
              <w:rPr>
                <w:rFonts w:ascii="Calibri" w:hAnsi="Calibri"/>
                <w:sz w:val="18"/>
                <w:szCs w:val="16"/>
              </w:rPr>
              <w:t xml:space="preserve"> which can occur during super-saturation. </w:t>
            </w:r>
          </w:p>
          <w:p w14:paraId="6E28F076" w14:textId="77777777" w:rsidR="000A6B49" w:rsidRDefault="000A6B49" w:rsidP="0027054A">
            <w:pPr>
              <w:pStyle w:val="TableSamples"/>
              <w:rPr>
                <w:rFonts w:ascii="Calibri" w:hAnsi="Calibri"/>
                <w:sz w:val="18"/>
              </w:rPr>
            </w:pPr>
            <w:proofErr w:type="gramStart"/>
            <w:r w:rsidRPr="00026980">
              <w:rPr>
                <w:color w:val="000000"/>
              </w:rPr>
              <w:t>KFNAME(</w:t>
            </w:r>
            <w:proofErr w:type="gramEnd"/>
            <w:r w:rsidRPr="00026980">
              <w:rPr>
                <w:color w:val="000000"/>
              </w:rPr>
              <w:t xml:space="preserve">64) = </w:t>
            </w:r>
            <w:r w:rsidRPr="00026980">
              <w:t xml:space="preserve">'DO reaeration - source/sink, kg/day          </w:t>
            </w:r>
            <w:r>
              <w:rPr>
                <w:sz w:val="19"/>
              </w:rPr>
              <w:t>'</w:t>
            </w:r>
          </w:p>
        </w:tc>
        <w:tc>
          <w:tcPr>
            <w:tcW w:w="1422" w:type="dxa"/>
          </w:tcPr>
          <w:p w14:paraId="339DC811" w14:textId="77777777" w:rsidR="000A6B49" w:rsidRDefault="000A6B49" w:rsidP="007413DA">
            <w:r>
              <w:t>10/24/2017</w:t>
            </w:r>
          </w:p>
        </w:tc>
      </w:tr>
      <w:tr w:rsidR="000A6B49" w:rsidRPr="00A8639A" w14:paraId="4CE389E7" w14:textId="77777777" w:rsidTr="001064DA">
        <w:trPr>
          <w:cantSplit/>
        </w:trPr>
        <w:tc>
          <w:tcPr>
            <w:tcW w:w="606" w:type="dxa"/>
          </w:tcPr>
          <w:p w14:paraId="7475FF92" w14:textId="77777777" w:rsidR="000A6B49" w:rsidRDefault="000A6B49" w:rsidP="007413DA">
            <w:r>
              <w:t>20</w:t>
            </w:r>
          </w:p>
        </w:tc>
        <w:tc>
          <w:tcPr>
            <w:tcW w:w="1194" w:type="dxa"/>
          </w:tcPr>
          <w:p w14:paraId="6DDA78B3" w14:textId="77777777" w:rsidR="000A6B49" w:rsidRDefault="000A6B49" w:rsidP="007413DA">
            <w:r>
              <w:t>W2</w:t>
            </w:r>
          </w:p>
        </w:tc>
        <w:tc>
          <w:tcPr>
            <w:tcW w:w="1530" w:type="dxa"/>
          </w:tcPr>
          <w:p w14:paraId="7155642F" w14:textId="77777777" w:rsidR="000A6B49" w:rsidRDefault="000A6B49" w:rsidP="007413DA">
            <w:r>
              <w:t>Fluxes</w:t>
            </w:r>
          </w:p>
        </w:tc>
        <w:tc>
          <w:tcPr>
            <w:tcW w:w="4158" w:type="dxa"/>
          </w:tcPr>
          <w:p w14:paraId="73F15456" w14:textId="127C34E9" w:rsidR="000A6B49" w:rsidRDefault="000A6B49" w:rsidP="007413DA">
            <w:pPr>
              <w:pStyle w:val="PlainText"/>
              <w:rPr>
                <w:rFonts w:ascii="Calibri" w:hAnsi="Calibri"/>
                <w:sz w:val="18"/>
                <w:szCs w:val="16"/>
              </w:rPr>
            </w:pPr>
            <w:r>
              <w:rPr>
                <w:rFonts w:ascii="Calibri" w:hAnsi="Calibri"/>
                <w:sz w:val="18"/>
                <w:szCs w:val="16"/>
              </w:rPr>
              <w:t>In the file</w:t>
            </w:r>
            <w:r w:rsidRPr="005C131A">
              <w:rPr>
                <w:rFonts w:ascii="Calibri" w:hAnsi="Calibri"/>
                <w:b/>
                <w:bCs/>
                <w:sz w:val="18"/>
                <w:szCs w:val="16"/>
              </w:rPr>
              <w:t xml:space="preserve">, </w:t>
            </w:r>
            <w:proofErr w:type="spellStart"/>
            <w:r w:rsidRPr="005C131A">
              <w:rPr>
                <w:rFonts w:ascii="Calibri" w:hAnsi="Calibri"/>
                <w:b/>
                <w:bCs/>
                <w:sz w:val="18"/>
                <w:szCs w:val="16"/>
              </w:rPr>
              <w:t>kfl_wbX.opt</w:t>
            </w:r>
            <w:proofErr w:type="spellEnd"/>
            <w:r>
              <w:rPr>
                <w:rFonts w:ascii="Calibri" w:hAnsi="Calibri"/>
                <w:sz w:val="18"/>
                <w:szCs w:val="16"/>
              </w:rPr>
              <w:t xml:space="preserve"> where X is the waterbody number, the fluxes are presented in the same format as a snapshot file. The headers showed fluxes in kg/</w:t>
            </w:r>
            <w:proofErr w:type="gramStart"/>
            <w:r>
              <w:rPr>
                <w:rFonts w:ascii="Calibri" w:hAnsi="Calibri"/>
                <w:sz w:val="18"/>
                <w:szCs w:val="16"/>
              </w:rPr>
              <w:t>d</w:t>
            </w:r>
            <w:proofErr w:type="gramEnd"/>
            <w:r>
              <w:rPr>
                <w:rFonts w:ascii="Calibri" w:hAnsi="Calibri"/>
                <w:sz w:val="18"/>
                <w:szCs w:val="16"/>
              </w:rPr>
              <w:t xml:space="preserve"> but they were in kg. This has been corrected. The fluxes in kg/d in the file </w:t>
            </w:r>
            <w:proofErr w:type="spellStart"/>
            <w:r w:rsidRPr="005C131A">
              <w:rPr>
                <w:rFonts w:ascii="Calibri" w:hAnsi="Calibri"/>
                <w:b/>
                <w:bCs/>
                <w:sz w:val="18"/>
                <w:szCs w:val="16"/>
              </w:rPr>
              <w:t>kflux_wbX.opt</w:t>
            </w:r>
            <w:proofErr w:type="spellEnd"/>
            <w:r>
              <w:rPr>
                <w:rFonts w:ascii="Calibri" w:hAnsi="Calibri"/>
                <w:sz w:val="18"/>
                <w:szCs w:val="16"/>
              </w:rPr>
              <w:t xml:space="preserve"> were already in the correct units of kg/d. Also, added the following code</w:t>
            </w:r>
            <w:r w:rsidR="004F283C">
              <w:rPr>
                <w:rFonts w:ascii="Calibri" w:hAnsi="Calibri"/>
                <w:sz w:val="18"/>
                <w:szCs w:val="16"/>
              </w:rPr>
              <w:t>,</w:t>
            </w:r>
            <w:r>
              <w:rPr>
                <w:rFonts w:ascii="Calibri" w:hAnsi="Calibri"/>
                <w:sz w:val="18"/>
                <w:szCs w:val="16"/>
              </w:rPr>
              <w:t xml:space="preserve"> since KT would have been from the prior waterbody rather than the current waterbody:</w:t>
            </w:r>
          </w:p>
          <w:p w14:paraId="0C3D4B6D" w14:textId="77777777" w:rsidR="000A6B49" w:rsidRPr="007870FF" w:rsidRDefault="000A6B49" w:rsidP="0027054A">
            <w:pPr>
              <w:pStyle w:val="TableSamples"/>
            </w:pPr>
            <w:r w:rsidRPr="007870FF">
              <w:t xml:space="preserve">     </w:t>
            </w:r>
            <w:r w:rsidRPr="007870FF">
              <w:rPr>
                <w:color w:val="0000FF"/>
              </w:rPr>
              <w:t>DO</w:t>
            </w:r>
            <w:r w:rsidRPr="007870FF">
              <w:t xml:space="preserve"> JW=</w:t>
            </w:r>
            <w:proofErr w:type="gramStart"/>
            <w:r w:rsidRPr="007870FF">
              <w:t>1,NWB</w:t>
            </w:r>
            <w:proofErr w:type="gramEnd"/>
          </w:p>
          <w:p w14:paraId="26834288" w14:textId="77777777" w:rsidR="000A6B49" w:rsidRPr="007870FF" w:rsidRDefault="000A6B49" w:rsidP="0027054A">
            <w:pPr>
              <w:pStyle w:val="TableSamples"/>
            </w:pPr>
            <w:r w:rsidRPr="007870FF">
              <w:t xml:space="preserve">        </w:t>
            </w:r>
            <w:r w:rsidRPr="007870FF">
              <w:rPr>
                <w:highlight w:val="yellow"/>
              </w:rPr>
              <w:t>KT = KTWB(</w:t>
            </w:r>
            <w:proofErr w:type="gramStart"/>
            <w:r w:rsidRPr="007870FF">
              <w:rPr>
                <w:highlight w:val="yellow"/>
              </w:rPr>
              <w:t xml:space="preserve">JW)   </w:t>
            </w:r>
            <w:proofErr w:type="gramEnd"/>
            <w:r w:rsidRPr="007870FF">
              <w:rPr>
                <w:highlight w:val="yellow"/>
              </w:rPr>
              <w:t xml:space="preserve"> </w:t>
            </w:r>
            <w:r w:rsidRPr="007870FF">
              <w:rPr>
                <w:color w:val="008000"/>
                <w:highlight w:val="yellow"/>
              </w:rPr>
              <w:t>! SW 10/25/2017</w:t>
            </w:r>
          </w:p>
          <w:p w14:paraId="149C1C26" w14:textId="77777777" w:rsidR="000A6B49" w:rsidRPr="007870FF" w:rsidRDefault="000A6B49" w:rsidP="0027054A">
            <w:pPr>
              <w:pStyle w:val="TableSamples"/>
            </w:pPr>
            <w:r w:rsidRPr="007870FF">
              <w:t xml:space="preserve">        </w:t>
            </w:r>
            <w:r w:rsidRPr="007870FF">
              <w:rPr>
                <w:color w:val="0000FF"/>
              </w:rPr>
              <w:t>IF</w:t>
            </w:r>
            <w:r w:rsidRPr="007870FF">
              <w:t xml:space="preserve"> (FLUX(JW)) </w:t>
            </w:r>
            <w:r w:rsidRPr="007870FF">
              <w:rPr>
                <w:color w:val="0000FF"/>
              </w:rPr>
              <w:t>CALL</w:t>
            </w:r>
            <w:r w:rsidRPr="007870FF">
              <w:t xml:space="preserve"> KINETIC_FLUXES</w:t>
            </w:r>
          </w:p>
          <w:p w14:paraId="43F08EE2" w14:textId="77777777" w:rsidR="000A6B49" w:rsidRDefault="000A6B49" w:rsidP="0027054A">
            <w:pPr>
              <w:pStyle w:val="TableSamples"/>
              <w:rPr>
                <w:rFonts w:ascii="Calibri" w:hAnsi="Calibri"/>
                <w:sz w:val="18"/>
              </w:rPr>
            </w:pPr>
            <w:r w:rsidRPr="007870FF">
              <w:t xml:space="preserve">      </w:t>
            </w:r>
            <w:r w:rsidRPr="007870FF">
              <w:rPr>
                <w:color w:val="0000FF"/>
              </w:rPr>
              <w:t>END DO</w:t>
            </w:r>
          </w:p>
        </w:tc>
        <w:tc>
          <w:tcPr>
            <w:tcW w:w="1422" w:type="dxa"/>
          </w:tcPr>
          <w:p w14:paraId="7EA64CF7" w14:textId="77777777" w:rsidR="000A6B49" w:rsidRDefault="000A6B49" w:rsidP="007413DA">
            <w:r>
              <w:t>10/24/2017</w:t>
            </w:r>
          </w:p>
        </w:tc>
      </w:tr>
      <w:tr w:rsidR="000A6B49" w:rsidRPr="00A8639A" w14:paraId="1B15B2B8" w14:textId="77777777" w:rsidTr="001064DA">
        <w:trPr>
          <w:cantSplit/>
        </w:trPr>
        <w:tc>
          <w:tcPr>
            <w:tcW w:w="606" w:type="dxa"/>
          </w:tcPr>
          <w:p w14:paraId="502E4B98" w14:textId="77777777" w:rsidR="000A6B49" w:rsidRDefault="000A6B49" w:rsidP="007413DA">
            <w:r>
              <w:t>21</w:t>
            </w:r>
          </w:p>
        </w:tc>
        <w:tc>
          <w:tcPr>
            <w:tcW w:w="1194" w:type="dxa"/>
          </w:tcPr>
          <w:p w14:paraId="1B16D68B" w14:textId="77777777" w:rsidR="000A6B49" w:rsidRDefault="000A6B49" w:rsidP="007413DA">
            <w:r>
              <w:t>W2</w:t>
            </w:r>
          </w:p>
        </w:tc>
        <w:tc>
          <w:tcPr>
            <w:tcW w:w="1530" w:type="dxa"/>
          </w:tcPr>
          <w:p w14:paraId="5631618B" w14:textId="77777777" w:rsidR="000A6B49" w:rsidRDefault="000A6B49" w:rsidP="007413DA">
            <w:r>
              <w:t>Pumps</w:t>
            </w:r>
          </w:p>
        </w:tc>
        <w:tc>
          <w:tcPr>
            <w:tcW w:w="4158" w:type="dxa"/>
          </w:tcPr>
          <w:p w14:paraId="7A2C8A23" w14:textId="655822C7" w:rsidR="000A6B49" w:rsidRDefault="000A6B49" w:rsidP="007413DA">
            <w:pPr>
              <w:pStyle w:val="PlainText"/>
              <w:rPr>
                <w:rFonts w:ascii="Calibri" w:hAnsi="Calibri"/>
                <w:sz w:val="18"/>
                <w:szCs w:val="16"/>
              </w:rPr>
            </w:pPr>
            <w:r>
              <w:rPr>
                <w:rFonts w:ascii="Calibri" w:hAnsi="Calibri"/>
                <w:sz w:val="18"/>
                <w:szCs w:val="16"/>
              </w:rPr>
              <w:t xml:space="preserve">Changed some of the logic for pumps to avoid settings for older values influencing the current settings. The following code was added to </w:t>
            </w:r>
            <w:proofErr w:type="gramStart"/>
            <w:r w:rsidRPr="005C131A">
              <w:rPr>
                <w:rFonts w:ascii="Calibri" w:hAnsi="Calibri"/>
                <w:b/>
                <w:bCs/>
                <w:sz w:val="18"/>
                <w:szCs w:val="16"/>
              </w:rPr>
              <w:t>hydroinout.f</w:t>
            </w:r>
            <w:proofErr w:type="gramEnd"/>
            <w:r w:rsidRPr="005C131A">
              <w:rPr>
                <w:rFonts w:ascii="Calibri" w:hAnsi="Calibri"/>
                <w:b/>
                <w:bCs/>
                <w:sz w:val="18"/>
                <w:szCs w:val="16"/>
              </w:rPr>
              <w:t>90</w:t>
            </w:r>
            <w:r>
              <w:rPr>
                <w:rFonts w:ascii="Calibri" w:hAnsi="Calibri"/>
                <w:sz w:val="18"/>
                <w:szCs w:val="16"/>
              </w:rPr>
              <w:t>:</w:t>
            </w:r>
          </w:p>
          <w:p w14:paraId="19BC6C16" w14:textId="77777777" w:rsidR="000A6B49" w:rsidRPr="00EB3159" w:rsidRDefault="000A6B49" w:rsidP="0027054A">
            <w:pPr>
              <w:pStyle w:val="TableSamples"/>
            </w:pPr>
            <w:r>
              <w:t xml:space="preserve">    </w:t>
            </w:r>
            <w:r w:rsidRPr="00EB3159">
              <w:t>ILAT = 0</w:t>
            </w:r>
          </w:p>
          <w:p w14:paraId="6C8B35C5" w14:textId="77777777" w:rsidR="000A6B49" w:rsidRPr="0018307C" w:rsidRDefault="000A6B49" w:rsidP="0027054A">
            <w:pPr>
              <w:pStyle w:val="TableSamples"/>
            </w:pPr>
            <w:r w:rsidRPr="0018307C">
              <w:rPr>
                <w:sz w:val="12"/>
              </w:rPr>
              <w:t xml:space="preserve">    </w:t>
            </w:r>
            <w:r>
              <w:t xml:space="preserve"> </w:t>
            </w:r>
            <w:proofErr w:type="gramStart"/>
            <w:r w:rsidRPr="0018307C">
              <w:t>JWW  =</w:t>
            </w:r>
            <w:proofErr w:type="gramEnd"/>
            <w:r w:rsidRPr="0018307C">
              <w:t xml:space="preserve"> NWD</w:t>
            </w:r>
          </w:p>
          <w:p w14:paraId="339AC618" w14:textId="77777777" w:rsidR="000A6B49" w:rsidRPr="0018307C" w:rsidRDefault="000A6B49" w:rsidP="0027054A">
            <w:pPr>
              <w:pStyle w:val="TableSamples"/>
            </w:pPr>
            <w:r w:rsidRPr="0018307C">
              <w:t xml:space="preserve">    withdrawals = </w:t>
            </w:r>
            <w:proofErr w:type="spellStart"/>
            <w:r w:rsidRPr="0018307C">
              <w:t>jww</w:t>
            </w:r>
            <w:proofErr w:type="spellEnd"/>
            <w:r w:rsidRPr="0018307C">
              <w:t xml:space="preserve"> &gt; 0</w:t>
            </w:r>
          </w:p>
          <w:p w14:paraId="53AE668D" w14:textId="77777777" w:rsidR="000A6B49" w:rsidRPr="0018307C" w:rsidRDefault="000A6B49" w:rsidP="0027054A">
            <w:pPr>
              <w:pStyle w:val="TableSamples"/>
            </w:pPr>
            <w:r w:rsidRPr="0018307C">
              <w:t xml:space="preserve">    </w:t>
            </w:r>
            <w:r w:rsidRPr="0018307C">
              <w:rPr>
                <w:color w:val="0000FF"/>
                <w:highlight w:val="yellow"/>
              </w:rPr>
              <w:t>if</w:t>
            </w:r>
            <w:r w:rsidRPr="0018307C">
              <w:rPr>
                <w:highlight w:val="yellow"/>
              </w:rPr>
              <w:t>(</w:t>
            </w:r>
            <w:proofErr w:type="spellStart"/>
            <w:r w:rsidRPr="0018307C">
              <w:rPr>
                <w:highlight w:val="yellow"/>
              </w:rPr>
              <w:t>nwdt</w:t>
            </w:r>
            <w:proofErr w:type="spellEnd"/>
            <w:r w:rsidRPr="0018307C">
              <w:rPr>
                <w:highlight w:val="yellow"/>
              </w:rPr>
              <w:t>&gt;</w:t>
            </w:r>
            <w:proofErr w:type="spellStart"/>
            <w:proofErr w:type="gramStart"/>
            <w:r w:rsidRPr="0018307C">
              <w:rPr>
                <w:highlight w:val="yellow"/>
              </w:rPr>
              <w:t>nwd</w:t>
            </w:r>
            <w:proofErr w:type="spellEnd"/>
            <w:r w:rsidRPr="0018307C">
              <w:rPr>
                <w:highlight w:val="yellow"/>
              </w:rPr>
              <w:t>)</w:t>
            </w:r>
            <w:proofErr w:type="spellStart"/>
            <w:r w:rsidRPr="0018307C">
              <w:rPr>
                <w:highlight w:val="yellow"/>
              </w:rPr>
              <w:t>qwd</w:t>
            </w:r>
            <w:proofErr w:type="spellEnd"/>
            <w:proofErr w:type="gramEnd"/>
            <w:r w:rsidRPr="0018307C">
              <w:rPr>
                <w:highlight w:val="yellow"/>
              </w:rPr>
              <w:t xml:space="preserve">(nwd+1:nwdt)=0.0    </w:t>
            </w:r>
            <w:r w:rsidRPr="0018307C">
              <w:rPr>
                <w:color w:val="008000"/>
                <w:highlight w:val="yellow"/>
              </w:rPr>
              <w:t>! SW 10/30/2017</w:t>
            </w:r>
          </w:p>
          <w:p w14:paraId="64A11546" w14:textId="77777777" w:rsidR="000A6B49" w:rsidRPr="0018307C" w:rsidRDefault="000A6B49" w:rsidP="0027054A">
            <w:pPr>
              <w:pStyle w:val="TableSamples"/>
            </w:pPr>
            <w:r w:rsidRPr="0018307C">
              <w:t xml:space="preserve">    </w:t>
            </w:r>
            <w:proofErr w:type="gramStart"/>
            <w:r w:rsidRPr="0018307C">
              <w:t>JTT  =</w:t>
            </w:r>
            <w:proofErr w:type="gramEnd"/>
            <w:r w:rsidRPr="0018307C">
              <w:t xml:space="preserve"> NTR</w:t>
            </w:r>
          </w:p>
          <w:p w14:paraId="12BA0768" w14:textId="77777777" w:rsidR="000A6B49" w:rsidRPr="0018307C" w:rsidRDefault="000A6B49" w:rsidP="0027054A">
            <w:pPr>
              <w:pStyle w:val="TableSamples"/>
            </w:pPr>
            <w:r w:rsidRPr="0018307C">
              <w:t xml:space="preserve">    tributaries = </w:t>
            </w:r>
            <w:proofErr w:type="spellStart"/>
            <w:r w:rsidRPr="0018307C">
              <w:t>jtt</w:t>
            </w:r>
            <w:proofErr w:type="spellEnd"/>
            <w:r w:rsidRPr="0018307C">
              <w:t xml:space="preserve"> &gt; 0</w:t>
            </w:r>
          </w:p>
          <w:p w14:paraId="05BAE69E" w14:textId="77777777" w:rsidR="000A6B49" w:rsidRPr="0018307C" w:rsidRDefault="000A6B49" w:rsidP="0027054A">
            <w:pPr>
              <w:pStyle w:val="TableSamples"/>
            </w:pPr>
            <w:r w:rsidRPr="0018307C">
              <w:t xml:space="preserve">    </w:t>
            </w:r>
            <w:r w:rsidRPr="0018307C">
              <w:rPr>
                <w:color w:val="0000FF"/>
                <w:highlight w:val="yellow"/>
              </w:rPr>
              <w:t>if</w:t>
            </w:r>
            <w:r w:rsidRPr="0018307C">
              <w:rPr>
                <w:highlight w:val="yellow"/>
              </w:rPr>
              <w:t>(</w:t>
            </w:r>
            <w:proofErr w:type="spellStart"/>
            <w:r w:rsidRPr="0018307C">
              <w:rPr>
                <w:highlight w:val="yellow"/>
              </w:rPr>
              <w:t>ntrt</w:t>
            </w:r>
            <w:proofErr w:type="spellEnd"/>
            <w:r w:rsidRPr="0018307C">
              <w:rPr>
                <w:highlight w:val="yellow"/>
              </w:rPr>
              <w:t>&gt;</w:t>
            </w:r>
            <w:proofErr w:type="spellStart"/>
            <w:proofErr w:type="gramStart"/>
            <w:r w:rsidRPr="0018307C">
              <w:rPr>
                <w:highlight w:val="yellow"/>
              </w:rPr>
              <w:t>ntr</w:t>
            </w:r>
            <w:proofErr w:type="spellEnd"/>
            <w:r w:rsidRPr="0018307C">
              <w:rPr>
                <w:highlight w:val="yellow"/>
              </w:rPr>
              <w:t>)</w:t>
            </w:r>
            <w:proofErr w:type="spellStart"/>
            <w:r w:rsidRPr="0018307C">
              <w:t>qtr</w:t>
            </w:r>
            <w:proofErr w:type="spellEnd"/>
            <w:proofErr w:type="gramEnd"/>
            <w:r w:rsidRPr="0018307C">
              <w:t xml:space="preserve">(ntr+1:ntrt)=0.0    </w:t>
            </w:r>
            <w:r w:rsidRPr="0018307C">
              <w:rPr>
                <w:color w:val="008000"/>
              </w:rPr>
              <w:t>! SW 10/30/2017</w:t>
            </w:r>
          </w:p>
          <w:p w14:paraId="6E2DF9F6" w14:textId="77777777" w:rsidR="000A6B49" w:rsidRDefault="000A6B49" w:rsidP="0027054A">
            <w:pPr>
              <w:pStyle w:val="TableSamples"/>
              <w:rPr>
                <w:rFonts w:ascii="Calibri" w:hAnsi="Calibri"/>
                <w:sz w:val="18"/>
              </w:rPr>
            </w:pPr>
            <w:r w:rsidRPr="0018307C">
              <w:t xml:space="preserve">    </w:t>
            </w:r>
            <w:proofErr w:type="gramStart"/>
            <w:r w:rsidRPr="0018307C">
              <w:t>JSS  =</w:t>
            </w:r>
            <w:proofErr w:type="gramEnd"/>
            <w:r w:rsidRPr="0018307C">
              <w:t xml:space="preserve"> NSTR</w:t>
            </w:r>
          </w:p>
        </w:tc>
        <w:tc>
          <w:tcPr>
            <w:tcW w:w="1422" w:type="dxa"/>
          </w:tcPr>
          <w:p w14:paraId="74DB45E7" w14:textId="77777777" w:rsidR="000A6B49" w:rsidRDefault="000A6B49" w:rsidP="007413DA">
            <w:r>
              <w:t>10/30/2017</w:t>
            </w:r>
          </w:p>
        </w:tc>
      </w:tr>
      <w:tr w:rsidR="000A6B49" w:rsidRPr="00A8639A" w14:paraId="4FA84ADB" w14:textId="77777777" w:rsidTr="001064DA">
        <w:trPr>
          <w:cantSplit/>
        </w:trPr>
        <w:tc>
          <w:tcPr>
            <w:tcW w:w="606" w:type="dxa"/>
          </w:tcPr>
          <w:p w14:paraId="2A7603CD" w14:textId="77777777" w:rsidR="000A6B49" w:rsidRDefault="000A6B49" w:rsidP="007413DA">
            <w:r>
              <w:lastRenderedPageBreak/>
              <w:t>22</w:t>
            </w:r>
          </w:p>
        </w:tc>
        <w:tc>
          <w:tcPr>
            <w:tcW w:w="1194" w:type="dxa"/>
          </w:tcPr>
          <w:p w14:paraId="0C7CA9D7" w14:textId="77777777" w:rsidR="000A6B49" w:rsidRDefault="000A6B49" w:rsidP="007413DA">
            <w:r>
              <w:t>W2</w:t>
            </w:r>
          </w:p>
        </w:tc>
        <w:tc>
          <w:tcPr>
            <w:tcW w:w="1530" w:type="dxa"/>
          </w:tcPr>
          <w:p w14:paraId="21E787ED" w14:textId="77777777" w:rsidR="00E64773" w:rsidRDefault="000A6B49" w:rsidP="007413DA">
            <w:pPr>
              <w:rPr>
                <w:ins w:id="140" w:author="Honnalore Steissberg" w:date="2021-09-10T16:00:00Z"/>
              </w:rPr>
            </w:pPr>
            <w:r>
              <w:t xml:space="preserve">TDG at </w:t>
            </w:r>
          </w:p>
          <w:p w14:paraId="258C52D5" w14:textId="50DF4F06" w:rsidR="000A6B49" w:rsidRDefault="000A6B49" w:rsidP="007413DA">
            <w:r>
              <w:t>spillway</w:t>
            </w:r>
          </w:p>
        </w:tc>
        <w:tc>
          <w:tcPr>
            <w:tcW w:w="4158" w:type="dxa"/>
          </w:tcPr>
          <w:p w14:paraId="5CE93B95" w14:textId="013B1DD0" w:rsidR="000A6B49" w:rsidRDefault="000A6B49" w:rsidP="007413DA">
            <w:pPr>
              <w:pStyle w:val="PlainText"/>
              <w:rPr>
                <w:rFonts w:ascii="Calibri" w:hAnsi="Calibri"/>
                <w:sz w:val="18"/>
                <w:szCs w:val="16"/>
              </w:rPr>
            </w:pPr>
            <w:r>
              <w:rPr>
                <w:rFonts w:ascii="Calibri" w:hAnsi="Calibri"/>
                <w:sz w:val="18"/>
                <w:szCs w:val="16"/>
              </w:rPr>
              <w:t xml:space="preserve">Since the new implementation of the TDG algorithm, the </w:t>
            </w:r>
            <w:r w:rsidRPr="005C131A">
              <w:rPr>
                <w:rFonts w:ascii="Calibri" w:hAnsi="Calibri"/>
                <w:b/>
                <w:bCs/>
                <w:sz w:val="18"/>
                <w:szCs w:val="16"/>
              </w:rPr>
              <w:t>withdrawal.f90</w:t>
            </w:r>
            <w:r>
              <w:rPr>
                <w:rFonts w:ascii="Calibri" w:hAnsi="Calibri"/>
                <w:sz w:val="18"/>
                <w:szCs w:val="16"/>
              </w:rPr>
              <w:t xml:space="preserve"> algorithm at spillways had not been updated properly. This fix applies to the computation of TDG at spillways and gates. The old and new code are shown below:</w:t>
            </w:r>
          </w:p>
          <w:p w14:paraId="7A9F9C97" w14:textId="77777777" w:rsidR="000A6B49" w:rsidRPr="00B96DA3" w:rsidRDefault="000A6B49" w:rsidP="0027054A">
            <w:pPr>
              <w:pStyle w:val="TableSamples"/>
              <w:rPr>
                <w:color w:val="000000"/>
              </w:rPr>
            </w:pPr>
            <w:r>
              <w:rPr>
                <w:color w:val="000000"/>
                <w:sz w:val="19"/>
              </w:rPr>
              <w:t xml:space="preserve">    </w:t>
            </w:r>
            <w:proofErr w:type="gramStart"/>
            <w:r w:rsidRPr="00B96DA3">
              <w:t>!if</w:t>
            </w:r>
            <w:proofErr w:type="gramEnd"/>
            <w:r w:rsidRPr="00B96DA3">
              <w:t>(</w:t>
            </w:r>
            <w:proofErr w:type="spellStart"/>
            <w:r w:rsidRPr="00B96DA3">
              <w:t>tdgon</w:t>
            </w:r>
            <w:proofErr w:type="spellEnd"/>
            <w:r w:rsidRPr="00B96DA3">
              <w:t xml:space="preserve">)then                  ! </w:t>
            </w:r>
            <w:proofErr w:type="spellStart"/>
            <w:r w:rsidRPr="00B96DA3">
              <w:t>cb</w:t>
            </w:r>
            <w:proofErr w:type="spellEnd"/>
            <w:r w:rsidRPr="00B96DA3">
              <w:t xml:space="preserve"> 11/6/17</w:t>
            </w:r>
          </w:p>
          <w:p w14:paraId="58474869" w14:textId="77777777" w:rsidR="000A6B49" w:rsidRPr="00B96DA3" w:rsidRDefault="000A6B49" w:rsidP="0027054A">
            <w:pPr>
              <w:pStyle w:val="TableSamples"/>
              <w:rPr>
                <w:color w:val="000000"/>
              </w:rPr>
            </w:pPr>
            <w:r w:rsidRPr="00B96DA3">
              <w:rPr>
                <w:color w:val="000000"/>
              </w:rPr>
              <w:t xml:space="preserve">      </w:t>
            </w:r>
            <w:proofErr w:type="gramStart"/>
            <w:r w:rsidRPr="00B96DA3">
              <w:t>!</w:t>
            </w:r>
            <w:proofErr w:type="spellStart"/>
            <w:r w:rsidRPr="00B96DA3">
              <w:t>cdavg</w:t>
            </w:r>
            <w:proofErr w:type="spellEnd"/>
            <w:proofErr w:type="gramEnd"/>
            <w:r w:rsidRPr="00B96DA3">
              <w:t xml:space="preserve">(js,jb,16)  = (cavg(js,jb,ndo)/exp(7.7117-1.31403*(log(tavg(js,jb)+45.93)))*palt(id))*100.0 </w:t>
            </w:r>
          </w:p>
          <w:p w14:paraId="41B1D237"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dosat</w:t>
            </w:r>
            <w:proofErr w:type="spellEnd"/>
            <w:r w:rsidRPr="00B96DA3">
              <w:rPr>
                <w:color w:val="000000"/>
              </w:rPr>
              <w:t>=</w:t>
            </w:r>
            <w:proofErr w:type="gramStart"/>
            <w:r w:rsidRPr="00B96DA3">
              <w:rPr>
                <w:color w:val="0000FF"/>
              </w:rPr>
              <w:t>exp</w:t>
            </w:r>
            <w:r w:rsidRPr="00B96DA3">
              <w:rPr>
                <w:color w:val="000000"/>
              </w:rPr>
              <w:t>(</w:t>
            </w:r>
            <w:proofErr w:type="gramEnd"/>
            <w:r w:rsidRPr="00B96DA3">
              <w:rPr>
                <w:color w:val="000000"/>
              </w:rPr>
              <w:t>7.7117-1.31403*(</w:t>
            </w:r>
            <w:r w:rsidRPr="00B96DA3">
              <w:rPr>
                <w:color w:val="0000FF"/>
              </w:rPr>
              <w:t>log</w:t>
            </w:r>
            <w:r w:rsidRPr="00B96DA3">
              <w:rPr>
                <w:color w:val="000000"/>
              </w:rPr>
              <w:t>(</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)+45.93)))*</w:t>
            </w:r>
            <w:proofErr w:type="spellStart"/>
            <w:r w:rsidRPr="00B96DA3">
              <w:rPr>
                <w:color w:val="000000"/>
              </w:rPr>
              <w:t>palt</w:t>
            </w:r>
            <w:proofErr w:type="spellEnd"/>
            <w:r w:rsidRPr="00B96DA3">
              <w:rPr>
                <w:color w:val="000000"/>
              </w:rPr>
              <w:t>(id)</w:t>
            </w:r>
          </w:p>
          <w:p w14:paraId="5DDA5B4D"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cdavg</w:t>
            </w:r>
            <w:proofErr w:type="spellEnd"/>
            <w:r w:rsidRPr="00B96DA3">
              <w:rPr>
                <w:color w:val="000000"/>
              </w:rPr>
              <w:t>(</w:t>
            </w:r>
            <w:proofErr w:type="gramStart"/>
            <w:r w:rsidRPr="00B96DA3">
              <w:rPr>
                <w:color w:val="000000"/>
              </w:rPr>
              <w:t>js,jb</w:t>
            </w:r>
            <w:proofErr w:type="gramEnd"/>
            <w:r w:rsidRPr="00B96DA3">
              <w:rPr>
                <w:color w:val="000000"/>
              </w:rPr>
              <w:t>,16)=(</w:t>
            </w:r>
            <w:proofErr w:type="spellStart"/>
            <w:r w:rsidRPr="00B96DA3">
              <w:rPr>
                <w:color w:val="000000"/>
              </w:rPr>
              <w:t>cavg</w:t>
            </w:r>
            <w:proofErr w:type="spellEnd"/>
            <w:r w:rsidRPr="00B96DA3">
              <w:rPr>
                <w:color w:val="000000"/>
              </w:rPr>
              <w:t>(</w:t>
            </w:r>
            <w:proofErr w:type="spellStart"/>
            <w:r w:rsidRPr="00B96DA3">
              <w:rPr>
                <w:color w:val="000000"/>
              </w:rPr>
              <w:t>js,jb,ndo</w:t>
            </w:r>
            <w:proofErr w:type="spellEnd"/>
            <w:r w:rsidRPr="00B96DA3">
              <w:rPr>
                <w:color w:val="000000"/>
              </w:rPr>
              <w:t>)/</w:t>
            </w:r>
            <w:proofErr w:type="spellStart"/>
            <w:r w:rsidRPr="00B96DA3">
              <w:rPr>
                <w:color w:val="000000"/>
              </w:rPr>
              <w:t>dosat</w:t>
            </w:r>
            <w:proofErr w:type="spellEnd"/>
            <w:r w:rsidRPr="00B96DA3">
              <w:rPr>
                <w:color w:val="000000"/>
              </w:rPr>
              <w:t xml:space="preserve">)*100.0 </w:t>
            </w:r>
          </w:p>
          <w:p w14:paraId="1CED7237" w14:textId="77777777" w:rsidR="000A6B49" w:rsidRPr="00B96DA3" w:rsidRDefault="000A6B49" w:rsidP="0027054A">
            <w:pPr>
              <w:pStyle w:val="TableSamples"/>
              <w:rPr>
                <w:color w:val="000000"/>
              </w:rPr>
            </w:pPr>
            <w:r w:rsidRPr="00B96DA3">
              <w:rPr>
                <w:color w:val="000000"/>
              </w:rPr>
              <w:t xml:space="preserve">      </w:t>
            </w:r>
            <w:proofErr w:type="gramStart"/>
            <w:r w:rsidRPr="00B96DA3">
              <w:rPr>
                <w:color w:val="0000FF"/>
              </w:rPr>
              <w:t>IF</w:t>
            </w:r>
            <w:r w:rsidRPr="00B96DA3">
              <w:rPr>
                <w:color w:val="000000"/>
              </w:rPr>
              <w:t>(</w:t>
            </w:r>
            <w:proofErr w:type="spellStart"/>
            <w:proofErr w:type="gramEnd"/>
            <w:r w:rsidRPr="00B96DA3">
              <w:rPr>
                <w:color w:val="000000"/>
              </w:rPr>
              <w:t>ngctdg</w:t>
            </w:r>
            <w:proofErr w:type="spellEnd"/>
            <w:r w:rsidRPr="00B96DA3">
              <w:rPr>
                <w:color w:val="000000"/>
              </w:rPr>
              <w:t xml:space="preserve"> /= 0)</w:t>
            </w:r>
            <w:r w:rsidRPr="00B96DA3">
              <w:rPr>
                <w:color w:val="0000FF"/>
              </w:rPr>
              <w:t>THEN</w:t>
            </w:r>
          </w:p>
          <w:p w14:paraId="5C436844" w14:textId="77777777" w:rsidR="000A6B49" w:rsidRPr="00B96DA3" w:rsidRDefault="000A6B49" w:rsidP="0027054A">
            <w:pPr>
              <w:pStyle w:val="TableSamples"/>
              <w:rPr>
                <w:color w:val="000000"/>
              </w:rPr>
            </w:pPr>
            <w:r w:rsidRPr="00B96DA3">
              <w:rPr>
                <w:color w:val="000000"/>
              </w:rPr>
              <w:t xml:space="preserve">          EA = </w:t>
            </w:r>
            <w:proofErr w:type="gramStart"/>
            <w:r w:rsidRPr="00B96DA3">
              <w:rPr>
                <w:color w:val="0000FF"/>
              </w:rPr>
              <w:t>DEXP</w:t>
            </w:r>
            <w:r w:rsidRPr="00B96DA3">
              <w:rPr>
                <w:color w:val="000000"/>
              </w:rPr>
              <w:t>(</w:t>
            </w:r>
            <w:proofErr w:type="gramEnd"/>
            <w:r w:rsidRPr="00B96DA3">
              <w:rPr>
                <w:color w:val="000000"/>
              </w:rPr>
              <w:t xml:space="preserve">2.3026D0*(7.5D0*TDEW(JW)/(TDEW(JW)+237.3D0)+0.6609D0))*0.001316   </w:t>
            </w:r>
            <w:r w:rsidRPr="00B96DA3">
              <w:t xml:space="preserve">! in mm Hg   0.0098692atm=7.5006151mmHg  </w:t>
            </w:r>
          </w:p>
          <w:p w14:paraId="2103F310" w14:textId="77777777" w:rsidR="000A6B49" w:rsidRPr="00B96DA3" w:rsidRDefault="000A6B49" w:rsidP="0027054A">
            <w:pPr>
              <w:pStyle w:val="TableSamples"/>
              <w:rPr>
                <w:color w:val="000000"/>
              </w:rPr>
            </w:pPr>
            <w:r w:rsidRPr="00B96DA3">
              <w:rPr>
                <w:color w:val="000000"/>
              </w:rPr>
              <w:t xml:space="preserve">          </w:t>
            </w:r>
            <w:proofErr w:type="gramStart"/>
            <w:r w:rsidRPr="00B96DA3">
              <w:t>!</w:t>
            </w:r>
            <w:proofErr w:type="spellStart"/>
            <w:r w:rsidRPr="00B96DA3">
              <w:t>cdavg</w:t>
            </w:r>
            <w:proofErr w:type="spellEnd"/>
            <w:proofErr w:type="gramEnd"/>
            <w:r w:rsidRPr="00B96DA3">
              <w:t>(</w:t>
            </w:r>
            <w:proofErr w:type="spellStart"/>
            <w:r w:rsidRPr="00B96DA3">
              <w:t>js,jb,NDC</w:t>
            </w:r>
            <w:proofErr w:type="spellEnd"/>
            <w:r w:rsidRPr="00B96DA3">
              <w:t>)  = (</w:t>
            </w:r>
            <w:proofErr w:type="spellStart"/>
            <w:r w:rsidRPr="00B96DA3">
              <w:t>cavg</w:t>
            </w:r>
            <w:proofErr w:type="spellEnd"/>
            <w:r w:rsidRPr="00B96DA3">
              <w:t xml:space="preserve">(js,jb,NGN2)/(1.5568D06*0.79*(PALT(ID)-EA)*(1.8816D-5 - 4.116D-7 * </w:t>
            </w:r>
            <w:proofErr w:type="spellStart"/>
            <w:r w:rsidRPr="00B96DA3">
              <w:t>Tavg</w:t>
            </w:r>
            <w:proofErr w:type="spellEnd"/>
            <w:r w:rsidRPr="00B96DA3">
              <w:t>(</w:t>
            </w:r>
            <w:proofErr w:type="spellStart"/>
            <w:r w:rsidRPr="00B96DA3">
              <w:t>js,jb</w:t>
            </w:r>
            <w:proofErr w:type="spellEnd"/>
            <w:r w:rsidRPr="00B96DA3">
              <w:t xml:space="preserve">) + 4.6D-9 * </w:t>
            </w:r>
            <w:proofErr w:type="spellStart"/>
            <w:r w:rsidRPr="00B96DA3">
              <w:t>Tavg</w:t>
            </w:r>
            <w:proofErr w:type="spellEnd"/>
            <w:r w:rsidRPr="00B96DA3">
              <w:t>(</w:t>
            </w:r>
            <w:proofErr w:type="spellStart"/>
            <w:r w:rsidRPr="00B96DA3">
              <w:t>js,jb</w:t>
            </w:r>
            <w:proofErr w:type="spellEnd"/>
            <w:r w:rsidRPr="00B96DA3">
              <w:t xml:space="preserve">)**2)))*100.0    ! SW 10/27/15      </w:t>
            </w:r>
          </w:p>
          <w:p w14:paraId="2F90780B" w14:textId="77777777" w:rsidR="000A6B49" w:rsidRPr="00B96DA3" w:rsidRDefault="000A6B49" w:rsidP="0027054A">
            <w:pPr>
              <w:pStyle w:val="TableSamples"/>
              <w:rPr>
                <w:color w:val="000000"/>
              </w:rPr>
            </w:pPr>
            <w:r w:rsidRPr="00B96DA3">
              <w:rPr>
                <w:color w:val="000000"/>
              </w:rPr>
              <w:t xml:space="preserve">          n2sat=1.5568D06*0.79*(PALT(ID)-</w:t>
            </w:r>
            <w:proofErr w:type="gramStart"/>
            <w:r w:rsidRPr="00B96DA3">
              <w:rPr>
                <w:color w:val="000000"/>
              </w:rPr>
              <w:t>EA)*</w:t>
            </w:r>
            <w:proofErr w:type="gramEnd"/>
            <w:r w:rsidRPr="00B96DA3">
              <w:rPr>
                <w:color w:val="000000"/>
              </w:rPr>
              <w:t xml:space="preserve">(1.8816D-5 - 4.116D-7 * </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 xml:space="preserve">) + 4.6D-9 * </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)**2)</w:t>
            </w:r>
          </w:p>
          <w:p w14:paraId="5459FF8F"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cdavg</w:t>
            </w:r>
            <w:proofErr w:type="spellEnd"/>
            <w:r w:rsidRPr="00B96DA3">
              <w:rPr>
                <w:color w:val="000000"/>
              </w:rPr>
              <w:t>(</w:t>
            </w:r>
            <w:proofErr w:type="spellStart"/>
            <w:proofErr w:type="gramStart"/>
            <w:r w:rsidRPr="00B96DA3">
              <w:rPr>
                <w:color w:val="000000"/>
              </w:rPr>
              <w:t>js,jb</w:t>
            </w:r>
            <w:proofErr w:type="gramEnd"/>
            <w:r w:rsidRPr="00B96DA3">
              <w:rPr>
                <w:color w:val="000000"/>
              </w:rPr>
              <w:t>,NDC</w:t>
            </w:r>
            <w:proofErr w:type="spellEnd"/>
            <w:r w:rsidRPr="00B96DA3">
              <w:rPr>
                <w:color w:val="000000"/>
              </w:rPr>
              <w:t>)  = 100.*(0.79*(</w:t>
            </w:r>
            <w:proofErr w:type="spellStart"/>
            <w:r w:rsidRPr="00B96DA3">
              <w:rPr>
                <w:color w:val="000000"/>
              </w:rPr>
              <w:t>cavg</w:t>
            </w:r>
            <w:proofErr w:type="spellEnd"/>
            <w:r w:rsidRPr="00B96DA3">
              <w:rPr>
                <w:color w:val="000000"/>
              </w:rPr>
              <w:t>(js,jb,NGN2)/n2sat) + 0.21*(</w:t>
            </w:r>
            <w:proofErr w:type="spellStart"/>
            <w:r w:rsidRPr="00B96DA3">
              <w:rPr>
                <w:color w:val="000000"/>
              </w:rPr>
              <w:t>cavg</w:t>
            </w:r>
            <w:proofErr w:type="spellEnd"/>
            <w:r w:rsidRPr="00B96DA3">
              <w:rPr>
                <w:color w:val="000000"/>
              </w:rPr>
              <w:t>(</w:t>
            </w:r>
            <w:proofErr w:type="spellStart"/>
            <w:r w:rsidRPr="00B96DA3">
              <w:rPr>
                <w:color w:val="000000"/>
              </w:rPr>
              <w:t>js,jb,ndo</w:t>
            </w:r>
            <w:proofErr w:type="spellEnd"/>
            <w:r w:rsidRPr="00B96DA3">
              <w:rPr>
                <w:color w:val="000000"/>
              </w:rPr>
              <w:t>)/</w:t>
            </w:r>
            <w:proofErr w:type="spellStart"/>
            <w:r w:rsidRPr="00B96DA3">
              <w:rPr>
                <w:color w:val="000000"/>
              </w:rPr>
              <w:t>dosat</w:t>
            </w:r>
            <w:proofErr w:type="spellEnd"/>
            <w:r w:rsidRPr="00B96DA3">
              <w:rPr>
                <w:color w:val="000000"/>
              </w:rPr>
              <w:t>))</w:t>
            </w:r>
          </w:p>
          <w:p w14:paraId="1BADE851" w14:textId="77777777" w:rsidR="000A6B49" w:rsidRPr="00B96DA3" w:rsidRDefault="000A6B49" w:rsidP="0027054A">
            <w:pPr>
              <w:pStyle w:val="TableSamples"/>
              <w:rPr>
                <w:color w:val="000000"/>
              </w:rPr>
            </w:pPr>
            <w:r w:rsidRPr="00B96DA3">
              <w:rPr>
                <w:color w:val="000000"/>
              </w:rPr>
              <w:t xml:space="preserve">      </w:t>
            </w:r>
            <w:r w:rsidRPr="00B96DA3">
              <w:rPr>
                <w:color w:val="0000FF"/>
              </w:rPr>
              <w:t>ENDIF</w:t>
            </w:r>
          </w:p>
          <w:p w14:paraId="79B63D52" w14:textId="77777777" w:rsidR="000A6B49" w:rsidRDefault="000A6B49" w:rsidP="0027054A">
            <w:pPr>
              <w:pStyle w:val="TableSamples"/>
              <w:rPr>
                <w:rFonts w:ascii="Calibri" w:hAnsi="Calibri"/>
                <w:sz w:val="18"/>
              </w:rPr>
            </w:pPr>
            <w:r w:rsidRPr="00B96DA3">
              <w:rPr>
                <w:color w:val="000000"/>
              </w:rPr>
              <w:t xml:space="preserve">    </w:t>
            </w:r>
            <w:proofErr w:type="gramStart"/>
            <w:r w:rsidRPr="00B96DA3">
              <w:t>!end</w:t>
            </w:r>
            <w:proofErr w:type="gramEnd"/>
            <w:r w:rsidRPr="00B96DA3">
              <w:t xml:space="preserve"> if</w:t>
            </w:r>
          </w:p>
        </w:tc>
        <w:tc>
          <w:tcPr>
            <w:tcW w:w="1422" w:type="dxa"/>
          </w:tcPr>
          <w:p w14:paraId="5F5B6115" w14:textId="77777777" w:rsidR="000A6B49" w:rsidRDefault="000A6B49" w:rsidP="007413DA">
            <w:r>
              <w:t>11/8/2017</w:t>
            </w:r>
          </w:p>
        </w:tc>
      </w:tr>
      <w:tr w:rsidR="000A6B49" w:rsidRPr="00A8639A" w14:paraId="7E4A8D9E" w14:textId="77777777" w:rsidTr="001064DA">
        <w:trPr>
          <w:cantSplit/>
        </w:trPr>
        <w:tc>
          <w:tcPr>
            <w:tcW w:w="606" w:type="dxa"/>
          </w:tcPr>
          <w:p w14:paraId="064C8070" w14:textId="77777777" w:rsidR="000A6B49" w:rsidRDefault="000A6B49" w:rsidP="007413DA">
            <w:r>
              <w:t>23</w:t>
            </w:r>
          </w:p>
        </w:tc>
        <w:tc>
          <w:tcPr>
            <w:tcW w:w="1194" w:type="dxa"/>
          </w:tcPr>
          <w:p w14:paraId="3FE80A1A" w14:textId="77777777" w:rsidR="000A6B49" w:rsidRDefault="000A6B49" w:rsidP="007413DA">
            <w:r>
              <w:t>W2 Control</w:t>
            </w:r>
          </w:p>
        </w:tc>
        <w:tc>
          <w:tcPr>
            <w:tcW w:w="1530" w:type="dxa"/>
          </w:tcPr>
          <w:p w14:paraId="43D850E0" w14:textId="77777777" w:rsidR="000A6B49" w:rsidRDefault="000A6B49" w:rsidP="007413DA">
            <w:r>
              <w:t>Updated GUI</w:t>
            </w:r>
          </w:p>
        </w:tc>
        <w:tc>
          <w:tcPr>
            <w:tcW w:w="4158" w:type="dxa"/>
          </w:tcPr>
          <w:p w14:paraId="5CA37B83" w14:textId="53F36F28" w:rsidR="000A6B49" w:rsidRDefault="000A6B49" w:rsidP="007413DA">
            <w:pPr>
              <w:pStyle w:val="PlainText"/>
              <w:rPr>
                <w:rFonts w:ascii="Calibri" w:hAnsi="Calibri"/>
                <w:sz w:val="18"/>
                <w:szCs w:val="16"/>
              </w:rPr>
            </w:pPr>
            <w:r>
              <w:rPr>
                <w:rFonts w:ascii="Calibri" w:hAnsi="Calibri"/>
                <w:sz w:val="18"/>
                <w:szCs w:val="16"/>
              </w:rPr>
              <w:t xml:space="preserve">A new version of W2Control </w:t>
            </w:r>
            <w:r w:rsidR="00AB74D3">
              <w:rPr>
                <w:rFonts w:ascii="Calibri" w:hAnsi="Calibri"/>
                <w:sz w:val="18"/>
                <w:szCs w:val="16"/>
              </w:rPr>
              <w:t>was</w:t>
            </w:r>
            <w:r>
              <w:rPr>
                <w:rFonts w:ascii="Calibri" w:hAnsi="Calibri"/>
                <w:sz w:val="18"/>
                <w:szCs w:val="16"/>
              </w:rPr>
              <w:t xml:space="preserve"> made to account for a large number of small refinements in the control file to bring it up to Version 4.1. Otherwise, some of these changes had to be implemented by editing the text file, </w:t>
            </w:r>
            <w:r w:rsidRPr="00187FD0">
              <w:rPr>
                <w:rFonts w:ascii="Calibri" w:hAnsi="Calibri"/>
                <w:b/>
                <w:bCs/>
                <w:sz w:val="18"/>
                <w:szCs w:val="16"/>
              </w:rPr>
              <w:t>w2_con.npt</w:t>
            </w:r>
            <w:r>
              <w:rPr>
                <w:rFonts w:ascii="Calibri" w:hAnsi="Calibri"/>
                <w:sz w:val="18"/>
                <w:szCs w:val="16"/>
              </w:rPr>
              <w:t xml:space="preserve">. Also, guidance was added to the release notes </w:t>
            </w:r>
            <w:r w:rsidR="00AB74D3">
              <w:rPr>
                <w:rFonts w:ascii="Calibri" w:hAnsi="Calibri"/>
                <w:sz w:val="18"/>
                <w:szCs w:val="16"/>
              </w:rPr>
              <w:t xml:space="preserve">on </w:t>
            </w:r>
            <w:r>
              <w:rPr>
                <w:rFonts w:ascii="Calibri" w:hAnsi="Calibri"/>
                <w:sz w:val="18"/>
                <w:szCs w:val="16"/>
              </w:rPr>
              <w:t>how to use the GUI with a touch-screen laptop or desktop in cases where the touch screen does not work with the GUI.</w:t>
            </w:r>
          </w:p>
        </w:tc>
        <w:tc>
          <w:tcPr>
            <w:tcW w:w="1422" w:type="dxa"/>
          </w:tcPr>
          <w:p w14:paraId="06C63E24" w14:textId="77777777" w:rsidR="000A6B49" w:rsidRDefault="000A6B49" w:rsidP="007413DA">
            <w:r>
              <w:t>3/10/2018</w:t>
            </w:r>
          </w:p>
        </w:tc>
      </w:tr>
      <w:tr w:rsidR="000A6B49" w:rsidRPr="00A8639A" w14:paraId="539CC743" w14:textId="77777777" w:rsidTr="001064DA">
        <w:trPr>
          <w:cantSplit/>
        </w:trPr>
        <w:tc>
          <w:tcPr>
            <w:tcW w:w="606" w:type="dxa"/>
          </w:tcPr>
          <w:p w14:paraId="0D27DC7D" w14:textId="77777777" w:rsidR="000A6B49" w:rsidRDefault="000A6B49" w:rsidP="007413DA">
            <w:r>
              <w:lastRenderedPageBreak/>
              <w:t>24</w:t>
            </w:r>
          </w:p>
        </w:tc>
        <w:tc>
          <w:tcPr>
            <w:tcW w:w="1194" w:type="dxa"/>
          </w:tcPr>
          <w:p w14:paraId="4D426513" w14:textId="77777777" w:rsidR="000A6B49" w:rsidRDefault="000A6B49" w:rsidP="007413DA">
            <w:r>
              <w:t>W2</w:t>
            </w:r>
          </w:p>
        </w:tc>
        <w:tc>
          <w:tcPr>
            <w:tcW w:w="1530" w:type="dxa"/>
          </w:tcPr>
          <w:p w14:paraId="072C768D" w14:textId="77777777" w:rsidR="000A6B49" w:rsidRDefault="000A6B49" w:rsidP="007413DA">
            <w:r>
              <w:t>Csv file input for shade file</w:t>
            </w:r>
          </w:p>
        </w:tc>
        <w:tc>
          <w:tcPr>
            <w:tcW w:w="4158" w:type="dxa"/>
          </w:tcPr>
          <w:p w14:paraId="7D1DF59B" w14:textId="69730C9A" w:rsidR="000A6B49" w:rsidRDefault="000A6B49" w:rsidP="007413DA">
            <w:pPr>
              <w:pStyle w:val="PlainText"/>
              <w:rPr>
                <w:rFonts w:ascii="Calibri" w:hAnsi="Calibri"/>
                <w:sz w:val="18"/>
                <w:szCs w:val="16"/>
              </w:rPr>
            </w:pPr>
            <w:r>
              <w:rPr>
                <w:rFonts w:ascii="Calibri" w:hAnsi="Calibri"/>
                <w:sz w:val="18"/>
                <w:szCs w:val="16"/>
              </w:rPr>
              <w:t xml:space="preserve">Updated reading in csv file for shade file to be compatible with preprocessor. Sometimes one needs to add an extra column of commas in a csv input file. </w:t>
            </w:r>
          </w:p>
          <w:p w14:paraId="01644136" w14:textId="77777777" w:rsidR="000A6B49" w:rsidRDefault="000A6B49" w:rsidP="007413DA">
            <w:pPr>
              <w:pStyle w:val="PlainText"/>
              <w:rPr>
                <w:rFonts w:ascii="Calibri" w:hAnsi="Calibri"/>
                <w:sz w:val="18"/>
                <w:szCs w:val="16"/>
              </w:rPr>
            </w:pPr>
            <w:r>
              <w:rPr>
                <w:rFonts w:ascii="Calibri" w:hAnsi="Calibri"/>
                <w:sz w:val="18"/>
                <w:szCs w:val="16"/>
              </w:rPr>
              <w:t>New code:</w:t>
            </w:r>
          </w:p>
          <w:p w14:paraId="7E265881" w14:textId="77777777" w:rsidR="000A6B49" w:rsidRPr="00DF1165" w:rsidRDefault="000A6B49" w:rsidP="0027054A">
            <w:pPr>
              <w:pStyle w:val="TableSamples"/>
            </w:pPr>
            <w:r w:rsidRPr="00DF1165">
              <w:rPr>
                <w:color w:val="0000FF"/>
              </w:rPr>
              <w:t>IF</w:t>
            </w:r>
            <w:r w:rsidRPr="00DF1165">
              <w:t>(INFORMAT==</w:t>
            </w:r>
            <w:r w:rsidRPr="00DF1165">
              <w:rPr>
                <w:color w:val="A31515"/>
              </w:rPr>
              <w:t>'$</w:t>
            </w:r>
            <w:proofErr w:type="gramStart"/>
            <w:r w:rsidRPr="00DF1165">
              <w:rPr>
                <w:color w:val="A31515"/>
              </w:rPr>
              <w:t>'</w:t>
            </w:r>
            <w:r w:rsidRPr="00DF1165">
              <w:t>)</w:t>
            </w:r>
            <w:r w:rsidRPr="00DF1165">
              <w:rPr>
                <w:color w:val="0000FF"/>
              </w:rPr>
              <w:t>THEN</w:t>
            </w:r>
            <w:proofErr w:type="gramEnd"/>
          </w:p>
          <w:p w14:paraId="201E4D4B" w14:textId="77777777" w:rsidR="000A6B49" w:rsidRPr="00DF1165" w:rsidRDefault="000A6B49" w:rsidP="0027054A">
            <w:pPr>
              <w:pStyle w:val="TableSamples"/>
            </w:pPr>
            <w:r w:rsidRPr="00DF1165">
              <w:t xml:space="preserve">      </w:t>
            </w:r>
            <w:r w:rsidRPr="00DF1165">
              <w:rPr>
                <w:color w:val="0000FF"/>
              </w:rPr>
              <w:t>READ</w:t>
            </w:r>
            <w:r w:rsidRPr="00DF1165">
              <w:t>(SHD,</w:t>
            </w:r>
            <w:r w:rsidRPr="00DF1165">
              <w:rPr>
                <w:color w:val="A31515"/>
              </w:rPr>
              <w:t>'(/)'</w:t>
            </w:r>
            <w:r w:rsidRPr="00DF1165">
              <w:t>)</w:t>
            </w:r>
          </w:p>
          <w:p w14:paraId="45880200" w14:textId="77777777" w:rsidR="000A6B49" w:rsidRPr="00DF1165" w:rsidRDefault="000A6B49" w:rsidP="0027054A">
            <w:pPr>
              <w:pStyle w:val="TableSamples"/>
            </w:pPr>
            <w:r w:rsidRPr="00DF1165">
              <w:t xml:space="preserve">      </w:t>
            </w:r>
            <w:r w:rsidRPr="00DF1165">
              <w:rPr>
                <w:color w:val="0000FF"/>
              </w:rPr>
              <w:t>DO</w:t>
            </w:r>
            <w:r w:rsidRPr="00DF1165">
              <w:t xml:space="preserve"> I=</w:t>
            </w:r>
            <w:proofErr w:type="gramStart"/>
            <w:r w:rsidRPr="00DF1165">
              <w:t>1,IMX</w:t>
            </w:r>
            <w:proofErr w:type="gramEnd"/>
          </w:p>
          <w:p w14:paraId="0DC185FB" w14:textId="77777777" w:rsidR="000A6B49" w:rsidRPr="00DF1165" w:rsidRDefault="000A6B49" w:rsidP="0027054A">
            <w:pPr>
              <w:pStyle w:val="TableSamples"/>
            </w:pPr>
            <w:r w:rsidRPr="00DF1165">
              <w:t xml:space="preserve">          </w:t>
            </w:r>
            <w:r w:rsidRPr="00DF1165">
              <w:rPr>
                <w:color w:val="0000FF"/>
              </w:rPr>
              <w:t>READ</w:t>
            </w:r>
            <w:r w:rsidRPr="00DF1165">
              <w:t xml:space="preserve"> (</w:t>
            </w:r>
            <w:proofErr w:type="gramStart"/>
            <w:r w:rsidRPr="00DF1165">
              <w:t>SHD,*</w:t>
            </w:r>
            <w:proofErr w:type="gramEnd"/>
            <w:r w:rsidRPr="00DF1165">
              <w:t xml:space="preserve">)J,SHADEI(I)    </w:t>
            </w:r>
            <w:r w:rsidRPr="00DF1165">
              <w:rPr>
                <w:color w:val="008000"/>
              </w:rPr>
              <w:t>! SW 3/14/2018 ADDED TO BE COMPATIBLE WITH PREPROCESSOR</w:t>
            </w:r>
          </w:p>
          <w:p w14:paraId="543DA8B4" w14:textId="77777777" w:rsidR="000A6B49" w:rsidRPr="00DF1165" w:rsidRDefault="000A6B49" w:rsidP="0027054A">
            <w:pPr>
              <w:pStyle w:val="TableSamples"/>
            </w:pPr>
            <w:r w:rsidRPr="00DF1165">
              <w:t xml:space="preserve">          </w:t>
            </w:r>
            <w:r w:rsidRPr="00DF1165">
              <w:rPr>
                <w:color w:val="0000FF"/>
              </w:rPr>
              <w:t>IF</w:t>
            </w:r>
            <w:r w:rsidRPr="00DF1165">
              <w:t>(SHADEI(I)&lt;</w:t>
            </w:r>
            <w:proofErr w:type="gramStart"/>
            <w:r w:rsidRPr="00DF1165">
              <w:t>0.0)</w:t>
            </w:r>
            <w:r w:rsidRPr="00DF1165">
              <w:rPr>
                <w:color w:val="0000FF"/>
              </w:rPr>
              <w:t>THEN</w:t>
            </w:r>
            <w:proofErr w:type="gramEnd"/>
          </w:p>
          <w:p w14:paraId="5C7DD5E9" w14:textId="77777777" w:rsidR="000A6B49" w:rsidRPr="00DF1165" w:rsidRDefault="000A6B49" w:rsidP="0027054A">
            <w:pPr>
              <w:pStyle w:val="TableSamples"/>
            </w:pPr>
            <w:r w:rsidRPr="00DF1165">
              <w:t xml:space="preserve">          </w:t>
            </w:r>
            <w:r w:rsidRPr="00DF1165">
              <w:rPr>
                <w:color w:val="0000FF"/>
              </w:rPr>
              <w:t>BACKSPACE</w:t>
            </w:r>
            <w:r w:rsidRPr="00DF1165">
              <w:t>(SHD)</w:t>
            </w:r>
          </w:p>
          <w:p w14:paraId="62842149" w14:textId="77777777" w:rsidR="000A6B49" w:rsidRPr="00DF1165" w:rsidRDefault="000A6B49" w:rsidP="0027054A">
            <w:pPr>
              <w:pStyle w:val="TableSamples"/>
            </w:pPr>
            <w:r w:rsidRPr="00DF1165">
              <w:t xml:space="preserve">          </w:t>
            </w:r>
            <w:r w:rsidRPr="00DF1165">
              <w:rPr>
                <w:color w:val="0000FF"/>
              </w:rPr>
              <w:t>READ</w:t>
            </w:r>
            <w:r w:rsidRPr="00DF1165">
              <w:t xml:space="preserve"> (</w:t>
            </w:r>
            <w:proofErr w:type="gramStart"/>
            <w:r w:rsidRPr="00DF1165">
              <w:t>SHD,*</w:t>
            </w:r>
            <w:proofErr w:type="gramEnd"/>
            <w:r w:rsidRPr="00DF1165">
              <w:t>) J,SHADEI(I),TTLB(I),TTRB(I),CLLB(I),CLRB(I),SRLB1(I),SRLB2(I),SRRB1(I),SRRB2(I),(TOPO(I,J),J=1,IANG),SRFJD1(I),SRFJD2(I)</w:t>
            </w:r>
          </w:p>
          <w:p w14:paraId="01FDDEF7" w14:textId="77777777" w:rsidR="000A6B49" w:rsidRPr="00DF1165" w:rsidRDefault="000A6B49" w:rsidP="0027054A">
            <w:pPr>
              <w:pStyle w:val="TableSamples"/>
            </w:pPr>
            <w:r w:rsidRPr="00DF1165">
              <w:t xml:space="preserve">          </w:t>
            </w:r>
            <w:r w:rsidRPr="00DF1165">
              <w:rPr>
                <w:color w:val="0000FF"/>
              </w:rPr>
              <w:t>ENDIF</w:t>
            </w:r>
          </w:p>
          <w:p w14:paraId="035F5D5C" w14:textId="77777777" w:rsidR="000A6B49" w:rsidRDefault="000A6B49" w:rsidP="0027054A">
            <w:pPr>
              <w:pStyle w:val="TableSamples"/>
              <w:rPr>
                <w:rFonts w:ascii="Calibri" w:hAnsi="Calibri"/>
                <w:sz w:val="18"/>
              </w:rPr>
            </w:pPr>
            <w:r w:rsidRPr="00DF1165">
              <w:t xml:space="preserve">      </w:t>
            </w:r>
            <w:r w:rsidRPr="00DF1165">
              <w:rPr>
                <w:color w:val="0000FF"/>
              </w:rPr>
              <w:t>ENDDO</w:t>
            </w:r>
          </w:p>
        </w:tc>
        <w:tc>
          <w:tcPr>
            <w:tcW w:w="1422" w:type="dxa"/>
          </w:tcPr>
          <w:p w14:paraId="7C8D4BAB" w14:textId="77777777" w:rsidR="000A6B49" w:rsidRDefault="000A6B49" w:rsidP="007413DA">
            <w:r>
              <w:t>3/14/2018</w:t>
            </w:r>
          </w:p>
        </w:tc>
      </w:tr>
      <w:tr w:rsidR="000A6B49" w:rsidRPr="00A8639A" w14:paraId="66F5EA79" w14:textId="77777777" w:rsidTr="001064DA">
        <w:trPr>
          <w:cantSplit/>
        </w:trPr>
        <w:tc>
          <w:tcPr>
            <w:tcW w:w="606" w:type="dxa"/>
          </w:tcPr>
          <w:p w14:paraId="4095327A" w14:textId="77777777" w:rsidR="000A6B49" w:rsidRDefault="000A6B49" w:rsidP="007413DA">
            <w:r>
              <w:t>25</w:t>
            </w:r>
          </w:p>
        </w:tc>
        <w:tc>
          <w:tcPr>
            <w:tcW w:w="1194" w:type="dxa"/>
          </w:tcPr>
          <w:p w14:paraId="36BE43B1" w14:textId="77777777" w:rsidR="000A6B49" w:rsidRDefault="000A6B49" w:rsidP="007413DA">
            <w:r>
              <w:t>W2</w:t>
            </w:r>
          </w:p>
        </w:tc>
        <w:tc>
          <w:tcPr>
            <w:tcW w:w="1530" w:type="dxa"/>
          </w:tcPr>
          <w:p w14:paraId="6C1B01FE" w14:textId="77777777" w:rsidR="00E64773" w:rsidRDefault="000A6B49" w:rsidP="007413DA">
            <w:pPr>
              <w:rPr>
                <w:ins w:id="141" w:author="Honnalore Steissberg" w:date="2021-09-10T16:00:00Z"/>
              </w:rPr>
            </w:pPr>
            <w:r>
              <w:t xml:space="preserve">TSR file </w:t>
            </w:r>
          </w:p>
          <w:p w14:paraId="3C37C12E" w14:textId="7C628F29" w:rsidR="000A6B49" w:rsidRDefault="000A6B49" w:rsidP="007413DA">
            <w:r>
              <w:t>output</w:t>
            </w:r>
          </w:p>
        </w:tc>
        <w:tc>
          <w:tcPr>
            <w:tcW w:w="4158" w:type="dxa"/>
          </w:tcPr>
          <w:p w14:paraId="41FAE06C" w14:textId="167DA346" w:rsidR="000A6B49" w:rsidRDefault="000A6B49" w:rsidP="007413DA">
            <w:pPr>
              <w:pStyle w:val="PlainText"/>
              <w:rPr>
                <w:rFonts w:ascii="Calibri" w:hAnsi="Calibri"/>
                <w:sz w:val="18"/>
                <w:szCs w:val="16"/>
              </w:rPr>
            </w:pPr>
            <w:r>
              <w:rPr>
                <w:rFonts w:ascii="Calibri" w:hAnsi="Calibri"/>
                <w:sz w:val="18"/>
                <w:szCs w:val="16"/>
              </w:rPr>
              <w:t xml:space="preserve">When the model user sets the elevation as a negative value, the model outputs variables at that layer only. When the water level went below that layer, the output was fixed at the old value of the variable until the water level rose into the layer. To eliminate issues with misinterpreting or having to edit out constant values, whenever the water level is below the layer, a -99 is </w:t>
            </w:r>
            <w:r w:rsidR="00FF4398">
              <w:rPr>
                <w:rFonts w:ascii="Calibri" w:hAnsi="Calibri"/>
                <w:sz w:val="18"/>
                <w:szCs w:val="16"/>
              </w:rPr>
              <w:t xml:space="preserve">now </w:t>
            </w:r>
            <w:r>
              <w:rPr>
                <w:rFonts w:ascii="Calibri" w:hAnsi="Calibri"/>
                <w:sz w:val="18"/>
                <w:szCs w:val="16"/>
              </w:rPr>
              <w:t xml:space="preserve">written out showing that no water </w:t>
            </w:r>
            <w:r w:rsidR="00FF4398">
              <w:rPr>
                <w:rFonts w:ascii="Calibri" w:hAnsi="Calibri"/>
                <w:sz w:val="18"/>
                <w:szCs w:val="16"/>
              </w:rPr>
              <w:t xml:space="preserve">is specified </w:t>
            </w:r>
            <w:r>
              <w:rPr>
                <w:rFonts w:ascii="Calibri" w:hAnsi="Calibri"/>
                <w:sz w:val="18"/>
                <w:szCs w:val="16"/>
              </w:rPr>
              <w:t>in the layer.</w:t>
            </w:r>
          </w:p>
        </w:tc>
        <w:tc>
          <w:tcPr>
            <w:tcW w:w="1422" w:type="dxa"/>
          </w:tcPr>
          <w:p w14:paraId="5080597D" w14:textId="77777777" w:rsidR="000A6B49" w:rsidRDefault="000A6B49" w:rsidP="007413DA">
            <w:r>
              <w:t>4/5/2018</w:t>
            </w:r>
          </w:p>
        </w:tc>
      </w:tr>
      <w:tr w:rsidR="000A6B49" w:rsidRPr="00A8639A" w14:paraId="5D51B423" w14:textId="77777777" w:rsidTr="001064DA">
        <w:trPr>
          <w:cantSplit/>
        </w:trPr>
        <w:tc>
          <w:tcPr>
            <w:tcW w:w="606" w:type="dxa"/>
          </w:tcPr>
          <w:p w14:paraId="03310A8A" w14:textId="77777777" w:rsidR="000A6B49" w:rsidRDefault="000A6B49" w:rsidP="007413DA">
            <w:r>
              <w:t>26</w:t>
            </w:r>
          </w:p>
        </w:tc>
        <w:tc>
          <w:tcPr>
            <w:tcW w:w="1194" w:type="dxa"/>
          </w:tcPr>
          <w:p w14:paraId="0B6DF6CD" w14:textId="77777777" w:rsidR="000A6B49" w:rsidRDefault="000A6B49" w:rsidP="007413DA">
            <w:r>
              <w:t>PREW2</w:t>
            </w:r>
          </w:p>
        </w:tc>
        <w:tc>
          <w:tcPr>
            <w:tcW w:w="1530" w:type="dxa"/>
          </w:tcPr>
          <w:p w14:paraId="14A1BF77" w14:textId="77777777" w:rsidR="000A6B49" w:rsidRDefault="000A6B49" w:rsidP="007413DA">
            <w:r>
              <w:t>More checks</w:t>
            </w:r>
          </w:p>
        </w:tc>
        <w:tc>
          <w:tcPr>
            <w:tcW w:w="4158" w:type="dxa"/>
          </w:tcPr>
          <w:p w14:paraId="1C3AEA0D" w14:textId="23A57318" w:rsidR="000A6B49" w:rsidRDefault="000A6B49" w:rsidP="007413DA">
            <w:pPr>
              <w:pStyle w:val="PlainText"/>
              <w:rPr>
                <w:rFonts w:ascii="Calibri" w:hAnsi="Calibri"/>
                <w:sz w:val="18"/>
                <w:szCs w:val="16"/>
              </w:rPr>
            </w:pPr>
            <w:r>
              <w:rPr>
                <w:rFonts w:ascii="Calibri" w:hAnsi="Calibri"/>
                <w:sz w:val="18"/>
                <w:szCs w:val="16"/>
              </w:rPr>
              <w:t xml:space="preserve">Added checks for </w:t>
            </w:r>
            <w:proofErr w:type="spellStart"/>
            <w:r>
              <w:rPr>
                <w:rFonts w:ascii="Calibri" w:hAnsi="Calibri"/>
                <w:sz w:val="18"/>
                <w:szCs w:val="16"/>
              </w:rPr>
              <w:t>NaN</w:t>
            </w:r>
            <w:proofErr w:type="spellEnd"/>
            <w:r>
              <w:rPr>
                <w:rFonts w:ascii="Calibri" w:hAnsi="Calibri"/>
                <w:sz w:val="18"/>
                <w:szCs w:val="16"/>
              </w:rPr>
              <w:t xml:space="preserve"> in input files for meteorological files and flow, temperature and concentration files for inflows, distributed tributaries, precipitation, and tributaries. Previously, the preprocessor read input files even with </w:t>
            </w:r>
            <w:proofErr w:type="spellStart"/>
            <w:r>
              <w:rPr>
                <w:rFonts w:ascii="Calibri" w:hAnsi="Calibri"/>
                <w:sz w:val="18"/>
                <w:szCs w:val="16"/>
              </w:rPr>
              <w:t>NaN</w:t>
            </w:r>
            <w:proofErr w:type="spellEnd"/>
            <w:r>
              <w:rPr>
                <w:rFonts w:ascii="Calibri" w:hAnsi="Calibri"/>
                <w:sz w:val="18"/>
                <w:szCs w:val="16"/>
              </w:rPr>
              <w:t xml:space="preserve"> without reporting an error</w:t>
            </w:r>
            <w:r w:rsidR="00FF4398">
              <w:rPr>
                <w:rFonts w:ascii="Calibri" w:hAnsi="Calibri"/>
                <w:sz w:val="18"/>
                <w:szCs w:val="16"/>
              </w:rPr>
              <w:t>,</w:t>
            </w:r>
            <w:r>
              <w:rPr>
                <w:rFonts w:ascii="Calibri" w:hAnsi="Calibri"/>
                <w:sz w:val="18"/>
                <w:szCs w:val="16"/>
              </w:rPr>
              <w:t xml:space="preserve"> since this is a proper numerical value. </w:t>
            </w:r>
          </w:p>
        </w:tc>
        <w:tc>
          <w:tcPr>
            <w:tcW w:w="1422" w:type="dxa"/>
          </w:tcPr>
          <w:p w14:paraId="1B31B74D" w14:textId="77777777" w:rsidR="000A6B49" w:rsidRDefault="000A6B49" w:rsidP="007413DA">
            <w:r>
              <w:t>4/10/2018</w:t>
            </w:r>
          </w:p>
        </w:tc>
      </w:tr>
      <w:tr w:rsidR="000A6B49" w:rsidRPr="00A8639A" w14:paraId="04977E19" w14:textId="77777777" w:rsidTr="001064DA">
        <w:trPr>
          <w:cantSplit/>
        </w:trPr>
        <w:tc>
          <w:tcPr>
            <w:tcW w:w="606" w:type="dxa"/>
          </w:tcPr>
          <w:p w14:paraId="22789CE3" w14:textId="77777777" w:rsidR="000A6B49" w:rsidRDefault="000A6B49" w:rsidP="007413DA">
            <w:r>
              <w:t>27</w:t>
            </w:r>
          </w:p>
        </w:tc>
        <w:tc>
          <w:tcPr>
            <w:tcW w:w="1194" w:type="dxa"/>
          </w:tcPr>
          <w:p w14:paraId="08277D7F" w14:textId="77777777" w:rsidR="000A6B49" w:rsidRDefault="000A6B49" w:rsidP="007413DA">
            <w:r>
              <w:t>W2</w:t>
            </w:r>
          </w:p>
        </w:tc>
        <w:tc>
          <w:tcPr>
            <w:tcW w:w="1530" w:type="dxa"/>
          </w:tcPr>
          <w:p w14:paraId="6E061A1F" w14:textId="77777777" w:rsidR="000A6B49" w:rsidRDefault="000A6B49" w:rsidP="007413DA">
            <w:r>
              <w:t>WDO output</w:t>
            </w:r>
          </w:p>
        </w:tc>
        <w:tc>
          <w:tcPr>
            <w:tcW w:w="4158" w:type="dxa"/>
          </w:tcPr>
          <w:p w14:paraId="7B24FECF" w14:textId="4AF0D884" w:rsidR="000A6B49" w:rsidRDefault="000A6B49" w:rsidP="007413DA">
            <w:pPr>
              <w:pStyle w:val="PlainText"/>
              <w:rPr>
                <w:rFonts w:ascii="Calibri" w:hAnsi="Calibri"/>
                <w:sz w:val="18"/>
                <w:szCs w:val="16"/>
              </w:rPr>
            </w:pPr>
            <w:r>
              <w:rPr>
                <w:rFonts w:ascii="Calibri" w:hAnsi="Calibri"/>
                <w:sz w:val="18"/>
                <w:szCs w:val="16"/>
              </w:rPr>
              <w:t>The Withdrawal files are often used for downstream models. The withdrawal output frequency is in days. In order to make this more precise numerically, the output frequency can also be entered in hours and seconds. The problem was that 1 hour is 0.04167 days</w:t>
            </w:r>
            <w:r w:rsidR="00FF4398">
              <w:rPr>
                <w:rFonts w:ascii="Calibri" w:hAnsi="Calibri"/>
                <w:sz w:val="18"/>
                <w:szCs w:val="16"/>
              </w:rPr>
              <w:t>,</w:t>
            </w:r>
            <w:r>
              <w:rPr>
                <w:rFonts w:ascii="Calibri" w:hAnsi="Calibri"/>
                <w:sz w:val="18"/>
                <w:szCs w:val="16"/>
              </w:rPr>
              <w:t xml:space="preserve"> and due to round off error for long term runs of many years, the hourly frequency output would not be at the same hour. The variable WDOC now can be ON/OFF/ONS/ONH</w:t>
            </w:r>
            <w:r w:rsidR="00FF4398">
              <w:rPr>
                <w:rFonts w:ascii="Calibri" w:hAnsi="Calibri"/>
                <w:sz w:val="18"/>
                <w:szCs w:val="16"/>
              </w:rPr>
              <w:t>,</w:t>
            </w:r>
            <w:r>
              <w:rPr>
                <w:rFonts w:ascii="Calibri" w:hAnsi="Calibri"/>
                <w:sz w:val="18"/>
                <w:szCs w:val="16"/>
              </w:rPr>
              <w:t xml:space="preserve"> where ONS means the output frequency is in sec and ONH means the output frequency is in hours. The User Manual, GUI, and Preprocessor have been updated.</w:t>
            </w:r>
          </w:p>
        </w:tc>
        <w:tc>
          <w:tcPr>
            <w:tcW w:w="1422" w:type="dxa"/>
          </w:tcPr>
          <w:p w14:paraId="55504C99" w14:textId="77777777" w:rsidR="000A6B49" w:rsidRDefault="000A6B49" w:rsidP="007413DA">
            <w:r>
              <w:t>4/10/2018</w:t>
            </w:r>
          </w:p>
        </w:tc>
      </w:tr>
      <w:tr w:rsidR="000A6B49" w:rsidRPr="00A8639A" w14:paraId="7F5AB4C7" w14:textId="77777777" w:rsidTr="001064DA">
        <w:trPr>
          <w:cantSplit/>
        </w:trPr>
        <w:tc>
          <w:tcPr>
            <w:tcW w:w="606" w:type="dxa"/>
          </w:tcPr>
          <w:p w14:paraId="42CD49DE" w14:textId="77777777" w:rsidR="000A6B49" w:rsidRDefault="000A6B49" w:rsidP="007413DA">
            <w:r>
              <w:t>28</w:t>
            </w:r>
          </w:p>
        </w:tc>
        <w:tc>
          <w:tcPr>
            <w:tcW w:w="1194" w:type="dxa"/>
          </w:tcPr>
          <w:p w14:paraId="08BA5C21" w14:textId="7DB765F4" w:rsidR="00187FD0" w:rsidRDefault="000A6B49" w:rsidP="007413DA">
            <w:r>
              <w:t>Water</w:t>
            </w:r>
          </w:p>
          <w:p w14:paraId="589799BF" w14:textId="448DA331" w:rsidR="000A6B49" w:rsidRDefault="000A6B49" w:rsidP="007413DA">
            <w:r>
              <w:t>balance</w:t>
            </w:r>
          </w:p>
        </w:tc>
        <w:tc>
          <w:tcPr>
            <w:tcW w:w="1530" w:type="dxa"/>
          </w:tcPr>
          <w:p w14:paraId="0B732E53" w14:textId="7FCF4510" w:rsidR="00187FD0" w:rsidRDefault="000A6B49" w:rsidP="007413DA">
            <w:r>
              <w:t>Water</w:t>
            </w:r>
          </w:p>
          <w:p w14:paraId="4AF214E5" w14:textId="00064434" w:rsidR="000A6B49" w:rsidRDefault="000A6B49" w:rsidP="007413DA">
            <w:r>
              <w:t>balance</w:t>
            </w:r>
          </w:p>
        </w:tc>
        <w:tc>
          <w:tcPr>
            <w:tcW w:w="4158" w:type="dxa"/>
          </w:tcPr>
          <w:p w14:paraId="44186D3B" w14:textId="23DA34D5" w:rsidR="000A6B49" w:rsidRDefault="000A6B49" w:rsidP="007413DA">
            <w:pPr>
              <w:pStyle w:val="PlainText"/>
              <w:rPr>
                <w:rFonts w:ascii="Calibri" w:hAnsi="Calibri"/>
                <w:sz w:val="18"/>
                <w:szCs w:val="16"/>
              </w:rPr>
            </w:pPr>
            <w:r>
              <w:rPr>
                <w:rFonts w:ascii="Calibri" w:hAnsi="Calibri"/>
                <w:sz w:val="18"/>
                <w:szCs w:val="16"/>
              </w:rPr>
              <w:t>A new water</w:t>
            </w:r>
            <w:r w:rsidR="00FF4398">
              <w:rPr>
                <w:rFonts w:ascii="Calibri" w:hAnsi="Calibri"/>
                <w:sz w:val="18"/>
                <w:szCs w:val="16"/>
              </w:rPr>
              <w:t xml:space="preserve"> </w:t>
            </w:r>
            <w:r>
              <w:rPr>
                <w:rFonts w:ascii="Calibri" w:hAnsi="Calibri"/>
                <w:sz w:val="18"/>
                <w:szCs w:val="16"/>
              </w:rPr>
              <w:t>balance utility was released that is a console application and can be used in batch file processing. It also has more features than the old water balance utility</w:t>
            </w:r>
            <w:r w:rsidR="001C6B64">
              <w:rPr>
                <w:rFonts w:ascii="Calibri" w:hAnsi="Calibri"/>
                <w:sz w:val="18"/>
                <w:szCs w:val="16"/>
              </w:rPr>
              <w:t>,</w:t>
            </w:r>
            <w:r>
              <w:rPr>
                <w:rFonts w:ascii="Calibri" w:hAnsi="Calibri"/>
                <w:sz w:val="18"/>
                <w:szCs w:val="16"/>
              </w:rPr>
              <w:t xml:space="preserve"> allowing the use of multiple waterbodies in the calculation of flows. There is a new file directory for this application in the download section as well as executables and a User Manual for this utility.</w:t>
            </w:r>
          </w:p>
        </w:tc>
        <w:tc>
          <w:tcPr>
            <w:tcW w:w="1422" w:type="dxa"/>
          </w:tcPr>
          <w:p w14:paraId="78235AAE" w14:textId="77777777" w:rsidR="000A6B49" w:rsidRDefault="000A6B49" w:rsidP="007413DA">
            <w:r>
              <w:t>4/10/2018</w:t>
            </w:r>
          </w:p>
        </w:tc>
      </w:tr>
      <w:tr w:rsidR="000A6B49" w:rsidRPr="00A8639A" w14:paraId="7733C773" w14:textId="77777777" w:rsidTr="001064DA">
        <w:trPr>
          <w:cantSplit/>
        </w:trPr>
        <w:tc>
          <w:tcPr>
            <w:tcW w:w="606" w:type="dxa"/>
          </w:tcPr>
          <w:p w14:paraId="55D621F7" w14:textId="77777777" w:rsidR="000A6B49" w:rsidRDefault="000A6B49" w:rsidP="007413DA">
            <w:r>
              <w:lastRenderedPageBreak/>
              <w:t>29</w:t>
            </w:r>
          </w:p>
        </w:tc>
        <w:tc>
          <w:tcPr>
            <w:tcW w:w="1194" w:type="dxa"/>
          </w:tcPr>
          <w:p w14:paraId="12E1DB52" w14:textId="77777777" w:rsidR="000A6B49" w:rsidRDefault="000A6B49" w:rsidP="007413DA">
            <w:r>
              <w:t>PREW2</w:t>
            </w:r>
          </w:p>
        </w:tc>
        <w:tc>
          <w:tcPr>
            <w:tcW w:w="1530" w:type="dxa"/>
          </w:tcPr>
          <w:p w14:paraId="7DA7A36A" w14:textId="77777777" w:rsidR="000A6B49" w:rsidRDefault="000A6B49" w:rsidP="007413DA">
            <w:r>
              <w:t>More checks</w:t>
            </w:r>
          </w:p>
        </w:tc>
        <w:tc>
          <w:tcPr>
            <w:tcW w:w="4158" w:type="dxa"/>
          </w:tcPr>
          <w:p w14:paraId="2335166A" w14:textId="05299225" w:rsidR="000A6B49" w:rsidRDefault="000A6B49" w:rsidP="007413DA">
            <w:pPr>
              <w:pStyle w:val="PlainText"/>
              <w:rPr>
                <w:rFonts w:ascii="Calibri" w:hAnsi="Calibri"/>
                <w:sz w:val="18"/>
                <w:szCs w:val="16"/>
              </w:rPr>
            </w:pPr>
            <w:r>
              <w:rPr>
                <w:rFonts w:ascii="Calibri" w:hAnsi="Calibri"/>
                <w:sz w:val="18"/>
                <w:szCs w:val="16"/>
              </w:rPr>
              <w:t>Several more preprocessor enhancements were added to the preprocessor to check for Unix file type</w:t>
            </w:r>
            <w:r w:rsidR="001C6B64">
              <w:rPr>
                <w:rFonts w:ascii="Calibri" w:hAnsi="Calibri"/>
                <w:sz w:val="18"/>
                <w:szCs w:val="16"/>
              </w:rPr>
              <w:t>s</w:t>
            </w:r>
            <w:r>
              <w:rPr>
                <w:rFonts w:ascii="Calibri" w:hAnsi="Calibri"/>
                <w:sz w:val="18"/>
                <w:szCs w:val="16"/>
              </w:rPr>
              <w:t xml:space="preserve"> where an EOL is a &lt;CR&gt; and not the windows &lt;CR&gt;&lt;LF&gt;. Also a few more descriptions were added to the error output to clarify where a problem may be.</w:t>
            </w:r>
          </w:p>
        </w:tc>
        <w:tc>
          <w:tcPr>
            <w:tcW w:w="1422" w:type="dxa"/>
          </w:tcPr>
          <w:p w14:paraId="46A9B28E" w14:textId="77777777" w:rsidR="000A6B49" w:rsidRDefault="000A6B49" w:rsidP="007413DA">
            <w:r>
              <w:t>4/18/2018</w:t>
            </w:r>
          </w:p>
        </w:tc>
      </w:tr>
      <w:tr w:rsidR="000A6B49" w:rsidRPr="00A8639A" w14:paraId="7C208512" w14:textId="77777777" w:rsidTr="001064DA">
        <w:trPr>
          <w:cantSplit/>
        </w:trPr>
        <w:tc>
          <w:tcPr>
            <w:tcW w:w="606" w:type="dxa"/>
          </w:tcPr>
          <w:p w14:paraId="18778D20" w14:textId="77777777" w:rsidR="000A6B49" w:rsidRDefault="000A6B49" w:rsidP="007413DA">
            <w:r>
              <w:t>30</w:t>
            </w:r>
          </w:p>
        </w:tc>
        <w:tc>
          <w:tcPr>
            <w:tcW w:w="1194" w:type="dxa"/>
          </w:tcPr>
          <w:p w14:paraId="725F2C79" w14:textId="4D9967BB" w:rsidR="00187FD0" w:rsidRDefault="000A6B49" w:rsidP="007413DA">
            <w:r>
              <w:t>Water</w:t>
            </w:r>
          </w:p>
          <w:p w14:paraId="3D6DD253" w14:textId="2E32EA9C" w:rsidR="000A6B49" w:rsidRDefault="000A6B49" w:rsidP="007413DA">
            <w:r>
              <w:t>balance</w:t>
            </w:r>
          </w:p>
        </w:tc>
        <w:tc>
          <w:tcPr>
            <w:tcW w:w="1530" w:type="dxa"/>
          </w:tcPr>
          <w:p w14:paraId="202AB173" w14:textId="77777777" w:rsidR="00187FD0" w:rsidRDefault="000A6B49" w:rsidP="007413DA">
            <w:r>
              <w:t>Water</w:t>
            </w:r>
          </w:p>
          <w:p w14:paraId="392AA1DB" w14:textId="112D4096" w:rsidR="000A6B49" w:rsidRDefault="000A6B49" w:rsidP="007413DA">
            <w:r>
              <w:t>balance</w:t>
            </w:r>
          </w:p>
        </w:tc>
        <w:tc>
          <w:tcPr>
            <w:tcW w:w="4158" w:type="dxa"/>
          </w:tcPr>
          <w:p w14:paraId="33901105" w14:textId="77777777" w:rsidR="000A6B49" w:rsidRDefault="000A6B49" w:rsidP="007413DA">
            <w:pPr>
              <w:autoSpaceDE w:val="0"/>
              <w:autoSpaceDN w:val="0"/>
              <w:adjustRightInd w:val="0"/>
              <w:rPr>
                <w:sz w:val="18"/>
                <w:szCs w:val="16"/>
              </w:rPr>
            </w:pPr>
            <w:r>
              <w:rPr>
                <w:sz w:val="18"/>
                <w:szCs w:val="16"/>
              </w:rPr>
              <w:t>Some refinements to the water balance utility console application were made.</w:t>
            </w:r>
          </w:p>
        </w:tc>
        <w:tc>
          <w:tcPr>
            <w:tcW w:w="1422" w:type="dxa"/>
          </w:tcPr>
          <w:p w14:paraId="38E9CB14" w14:textId="77777777" w:rsidR="000A6B49" w:rsidRDefault="000A6B49" w:rsidP="007413DA">
            <w:r>
              <w:t>6/5/2018</w:t>
            </w:r>
          </w:p>
        </w:tc>
      </w:tr>
      <w:tr w:rsidR="000A6B49" w:rsidRPr="00A8639A" w14:paraId="55D0B692" w14:textId="77777777" w:rsidTr="001064DA">
        <w:trPr>
          <w:cantSplit/>
        </w:trPr>
        <w:tc>
          <w:tcPr>
            <w:tcW w:w="606" w:type="dxa"/>
          </w:tcPr>
          <w:p w14:paraId="069DF655" w14:textId="77777777" w:rsidR="000A6B49" w:rsidRDefault="000A6B49" w:rsidP="007413DA">
            <w:r>
              <w:t>31</w:t>
            </w:r>
          </w:p>
        </w:tc>
        <w:tc>
          <w:tcPr>
            <w:tcW w:w="1194" w:type="dxa"/>
          </w:tcPr>
          <w:p w14:paraId="74FFD8D7" w14:textId="77777777" w:rsidR="000A6B49" w:rsidRDefault="000A6B49" w:rsidP="007413DA">
            <w:r>
              <w:t>W2</w:t>
            </w:r>
          </w:p>
        </w:tc>
        <w:tc>
          <w:tcPr>
            <w:tcW w:w="1530" w:type="dxa"/>
          </w:tcPr>
          <w:p w14:paraId="0F207425" w14:textId="77777777" w:rsidR="00E64773" w:rsidRDefault="000A6B49" w:rsidP="007413DA">
            <w:pPr>
              <w:rPr>
                <w:ins w:id="142" w:author="Honnalore Steissberg" w:date="2021-09-10T16:00:00Z"/>
              </w:rPr>
            </w:pPr>
            <w:r>
              <w:t xml:space="preserve">Sediment </w:t>
            </w:r>
          </w:p>
          <w:p w14:paraId="162EB8A1" w14:textId="6067F49F" w:rsidR="000A6B49" w:rsidRDefault="000A6B49" w:rsidP="007413DA">
            <w:r>
              <w:t>Resuspension</w:t>
            </w:r>
          </w:p>
        </w:tc>
        <w:tc>
          <w:tcPr>
            <w:tcW w:w="4158" w:type="dxa"/>
          </w:tcPr>
          <w:p w14:paraId="196DAA2B" w14:textId="77777777" w:rsidR="000A6B49" w:rsidRDefault="000A6B49" w:rsidP="007413DA">
            <w:pPr>
              <w:pStyle w:val="PlainText"/>
              <w:rPr>
                <w:rFonts w:ascii="Calibri" w:hAnsi="Calibri"/>
                <w:sz w:val="18"/>
                <w:szCs w:val="16"/>
              </w:rPr>
            </w:pPr>
            <w:r>
              <w:rPr>
                <w:rFonts w:ascii="Calibri" w:hAnsi="Calibri"/>
                <w:sz w:val="18"/>
                <w:szCs w:val="16"/>
              </w:rPr>
              <w:t>The sediment resuspension algorithm computed sediment resuspension in all model layers except the surface layer. The fix below adds resuspension for the surface layer (highlighted code is new).</w:t>
            </w:r>
          </w:p>
          <w:p w14:paraId="1F25F782" w14:textId="77777777" w:rsidR="000A6B49" w:rsidRDefault="000A6B49" w:rsidP="007413DA">
            <w:pPr>
              <w:pStyle w:val="PlainText"/>
              <w:rPr>
                <w:rFonts w:ascii="Calibri" w:hAnsi="Calibri"/>
                <w:sz w:val="18"/>
                <w:szCs w:val="16"/>
              </w:rPr>
            </w:pPr>
          </w:p>
          <w:p w14:paraId="0E94FF6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FF"/>
                <w:sz w:val="14"/>
                <w:szCs w:val="19"/>
              </w:rPr>
              <w:t>IF</w:t>
            </w:r>
            <w:r w:rsidRPr="00E23189">
              <w:rPr>
                <w:rFonts w:ascii="Consolas" w:hAnsi="Consolas" w:cs="Consolas"/>
                <w:color w:val="000000"/>
                <w:sz w:val="14"/>
                <w:szCs w:val="19"/>
              </w:rPr>
              <w:t xml:space="preserve"> (SEDIMENT_RESUSPENSION(J)) </w:t>
            </w:r>
            <w:r w:rsidRPr="00E23189">
              <w:rPr>
                <w:rFonts w:ascii="Consolas" w:hAnsi="Consolas" w:cs="Consolas"/>
                <w:color w:val="0000FF"/>
                <w:sz w:val="14"/>
                <w:szCs w:val="19"/>
              </w:rPr>
              <w:t>THEN</w:t>
            </w:r>
          </w:p>
          <w:p w14:paraId="05180A9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FETCH = FETCHD(</w:t>
            </w:r>
            <w:proofErr w:type="gramStart"/>
            <w:r w:rsidRPr="00E23189">
              <w:rPr>
                <w:rFonts w:ascii="Consolas" w:hAnsi="Consolas" w:cs="Consolas"/>
                <w:color w:val="000000"/>
                <w:sz w:val="14"/>
                <w:szCs w:val="19"/>
              </w:rPr>
              <w:t>I,JB</w:t>
            </w:r>
            <w:proofErr w:type="gramEnd"/>
            <w:r w:rsidRPr="00E23189">
              <w:rPr>
                <w:rFonts w:ascii="Consolas" w:hAnsi="Consolas" w:cs="Consolas"/>
                <w:color w:val="000000"/>
                <w:sz w:val="14"/>
                <w:szCs w:val="19"/>
              </w:rPr>
              <w:t>)</w:t>
            </w:r>
          </w:p>
          <w:p w14:paraId="0659E38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r w:rsidRPr="00E23189">
              <w:rPr>
                <w:rFonts w:ascii="Consolas" w:hAnsi="Consolas" w:cs="Consolas"/>
                <w:color w:val="0000FF"/>
                <w:sz w:val="14"/>
                <w:szCs w:val="19"/>
              </w:rPr>
              <w:t>IF</w:t>
            </w:r>
            <w:r w:rsidRPr="00E23189">
              <w:rPr>
                <w:rFonts w:ascii="Consolas" w:hAnsi="Consolas" w:cs="Consolas"/>
                <w:color w:val="000000"/>
                <w:sz w:val="14"/>
                <w:szCs w:val="19"/>
              </w:rPr>
              <w:t xml:space="preserve"> (</w:t>
            </w:r>
            <w:r w:rsidRPr="00E23189">
              <w:rPr>
                <w:rFonts w:ascii="Consolas" w:hAnsi="Consolas" w:cs="Consolas"/>
                <w:color w:val="0000FF"/>
                <w:sz w:val="14"/>
                <w:szCs w:val="19"/>
              </w:rPr>
              <w:t>COS</w:t>
            </w:r>
            <w:r w:rsidRPr="00E23189">
              <w:rPr>
                <w:rFonts w:ascii="Consolas" w:hAnsi="Consolas" w:cs="Consolas"/>
                <w:color w:val="000000"/>
                <w:sz w:val="14"/>
                <w:szCs w:val="19"/>
              </w:rPr>
              <w:t>(PHI(JW)-PHI0(I)) &lt; 0.0) FETCH = FETCHU(</w:t>
            </w:r>
            <w:proofErr w:type="gramStart"/>
            <w:r w:rsidRPr="00E23189">
              <w:rPr>
                <w:rFonts w:ascii="Consolas" w:hAnsi="Consolas" w:cs="Consolas"/>
                <w:color w:val="000000"/>
                <w:sz w:val="14"/>
                <w:szCs w:val="19"/>
              </w:rPr>
              <w:t>I,JB</w:t>
            </w:r>
            <w:proofErr w:type="gramEnd"/>
            <w:r w:rsidRPr="00E23189">
              <w:rPr>
                <w:rFonts w:ascii="Consolas" w:hAnsi="Consolas" w:cs="Consolas"/>
                <w:color w:val="000000"/>
                <w:sz w:val="14"/>
                <w:szCs w:val="19"/>
              </w:rPr>
              <w:t>)</w:t>
            </w:r>
          </w:p>
          <w:p w14:paraId="417946EB"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FETCH = </w:t>
            </w:r>
            <w:r w:rsidRPr="00E23189">
              <w:rPr>
                <w:rFonts w:ascii="Consolas" w:hAnsi="Consolas" w:cs="Consolas"/>
                <w:color w:val="0000FF"/>
                <w:sz w:val="14"/>
                <w:szCs w:val="19"/>
              </w:rPr>
              <w:t>MAX</w:t>
            </w:r>
            <w:r w:rsidRPr="00E23189">
              <w:rPr>
                <w:rFonts w:ascii="Consolas" w:hAnsi="Consolas" w:cs="Consolas"/>
                <w:color w:val="000000"/>
                <w:sz w:val="14"/>
                <w:szCs w:val="19"/>
              </w:rPr>
              <w:t>(</w:t>
            </w:r>
            <w:proofErr w:type="gramStart"/>
            <w:r w:rsidRPr="00E23189">
              <w:rPr>
                <w:rFonts w:ascii="Consolas" w:hAnsi="Consolas" w:cs="Consolas"/>
                <w:color w:val="000000"/>
                <w:sz w:val="14"/>
                <w:szCs w:val="19"/>
              </w:rPr>
              <w:t>FETCH,BI</w:t>
            </w:r>
            <w:proofErr w:type="gramEnd"/>
            <w:r w:rsidRPr="00E23189">
              <w:rPr>
                <w:rFonts w:ascii="Consolas" w:hAnsi="Consolas" w:cs="Consolas"/>
                <w:color w:val="000000"/>
                <w:sz w:val="14"/>
                <w:szCs w:val="19"/>
              </w:rPr>
              <w:t>(KT,I),DLX(I))</w:t>
            </w:r>
          </w:p>
          <w:p w14:paraId="64A27FA8"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U2    = WIND(JW)*WSC(I)*WIND(JW)*WSC(I)+NONZERO</w:t>
            </w:r>
          </w:p>
          <w:p w14:paraId="49084B83"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COEF1 = </w:t>
            </w:r>
            <w:proofErr w:type="gramStart"/>
            <w:r w:rsidRPr="00E23189">
              <w:rPr>
                <w:rFonts w:ascii="Consolas" w:hAnsi="Consolas" w:cs="Consolas"/>
                <w:color w:val="000000"/>
                <w:sz w:val="14"/>
                <w:szCs w:val="19"/>
              </w:rPr>
              <w:t>0.53  *</w:t>
            </w:r>
            <w:proofErr w:type="gramEnd"/>
            <w:r w:rsidRPr="00E23189">
              <w:rPr>
                <w:rFonts w:ascii="Consolas" w:hAnsi="Consolas" w:cs="Consolas"/>
                <w:color w:val="000000"/>
                <w:sz w:val="14"/>
                <w:szCs w:val="19"/>
              </w:rPr>
              <w:t>(G*DEPTHB(KT,I)/U2)**0.75</w:t>
            </w:r>
          </w:p>
          <w:p w14:paraId="5E45C79D"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COEF2 = 0.0125*(G*FETCH/</w:t>
            </w:r>
            <w:proofErr w:type="gramStart"/>
            <w:r w:rsidRPr="00E23189">
              <w:rPr>
                <w:rFonts w:ascii="Consolas" w:hAnsi="Consolas" w:cs="Consolas"/>
                <w:color w:val="000000"/>
                <w:sz w:val="14"/>
                <w:szCs w:val="19"/>
              </w:rPr>
              <w:t>U2)*</w:t>
            </w:r>
            <w:proofErr w:type="gramEnd"/>
            <w:r w:rsidRPr="00E23189">
              <w:rPr>
                <w:rFonts w:ascii="Consolas" w:hAnsi="Consolas" w:cs="Consolas"/>
                <w:color w:val="000000"/>
                <w:sz w:val="14"/>
                <w:szCs w:val="19"/>
              </w:rPr>
              <w:t>*0.42</w:t>
            </w:r>
          </w:p>
          <w:p w14:paraId="3607C8D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COEF3 = 0.833* (G*DEPTHB(</w:t>
            </w:r>
            <w:proofErr w:type="gramStart"/>
            <w:r w:rsidRPr="00E23189">
              <w:rPr>
                <w:rFonts w:ascii="Consolas" w:hAnsi="Consolas" w:cs="Consolas"/>
                <w:color w:val="000000"/>
                <w:sz w:val="14"/>
                <w:szCs w:val="19"/>
              </w:rPr>
              <w:t>KT,I</w:t>
            </w:r>
            <w:proofErr w:type="gramEnd"/>
            <w:r w:rsidRPr="00E23189">
              <w:rPr>
                <w:rFonts w:ascii="Consolas" w:hAnsi="Consolas" w:cs="Consolas"/>
                <w:color w:val="000000"/>
                <w:sz w:val="14"/>
                <w:szCs w:val="19"/>
              </w:rPr>
              <w:t>)/U2)**0.375</w:t>
            </w:r>
          </w:p>
          <w:p w14:paraId="63B1EFF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COEF4 = 0.077* (G*FETCH/</w:t>
            </w:r>
            <w:proofErr w:type="gramStart"/>
            <w:r w:rsidRPr="00E23189">
              <w:rPr>
                <w:rFonts w:ascii="Consolas" w:hAnsi="Consolas" w:cs="Consolas"/>
                <w:color w:val="000000"/>
                <w:sz w:val="14"/>
                <w:szCs w:val="19"/>
              </w:rPr>
              <w:t>U2)*</w:t>
            </w:r>
            <w:proofErr w:type="gramEnd"/>
            <w:r w:rsidRPr="00E23189">
              <w:rPr>
                <w:rFonts w:ascii="Consolas" w:hAnsi="Consolas" w:cs="Consolas"/>
                <w:color w:val="000000"/>
                <w:sz w:val="14"/>
                <w:szCs w:val="19"/>
              </w:rPr>
              <w:t>*0.25</w:t>
            </w:r>
          </w:p>
          <w:p w14:paraId="3C50F37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HS    = 0.283 *U2/G*0.283*</w:t>
            </w:r>
            <w:r w:rsidRPr="00E23189">
              <w:rPr>
                <w:rFonts w:ascii="Consolas" w:hAnsi="Consolas" w:cs="Consolas"/>
                <w:color w:val="0000FF"/>
                <w:sz w:val="14"/>
                <w:szCs w:val="19"/>
              </w:rPr>
              <w:t>TANH</w:t>
            </w:r>
            <w:r w:rsidRPr="00E23189">
              <w:rPr>
                <w:rFonts w:ascii="Consolas" w:hAnsi="Consolas" w:cs="Consolas"/>
                <w:color w:val="000000"/>
                <w:sz w:val="14"/>
                <w:szCs w:val="19"/>
              </w:rPr>
              <w:t>(COEF</w:t>
            </w:r>
            <w:proofErr w:type="gramStart"/>
            <w:r w:rsidRPr="00E23189">
              <w:rPr>
                <w:rFonts w:ascii="Consolas" w:hAnsi="Consolas" w:cs="Consolas"/>
                <w:color w:val="000000"/>
                <w:sz w:val="14"/>
                <w:szCs w:val="19"/>
              </w:rPr>
              <w:t>1)*</w:t>
            </w:r>
            <w:proofErr w:type="gramEnd"/>
            <w:r w:rsidRPr="00E23189">
              <w:rPr>
                <w:rFonts w:ascii="Consolas" w:hAnsi="Consolas" w:cs="Consolas"/>
                <w:color w:val="0000FF"/>
                <w:sz w:val="14"/>
                <w:szCs w:val="19"/>
              </w:rPr>
              <w:t>TANH</w:t>
            </w:r>
            <w:r w:rsidRPr="00E23189">
              <w:rPr>
                <w:rFonts w:ascii="Consolas" w:hAnsi="Consolas" w:cs="Consolas"/>
                <w:color w:val="000000"/>
                <w:sz w:val="14"/>
                <w:szCs w:val="19"/>
              </w:rPr>
              <w:t>(COEF2/</w:t>
            </w:r>
            <w:r w:rsidRPr="00E23189">
              <w:rPr>
                <w:rFonts w:ascii="Consolas" w:hAnsi="Consolas" w:cs="Consolas"/>
                <w:color w:val="0000FF"/>
                <w:sz w:val="14"/>
                <w:szCs w:val="19"/>
              </w:rPr>
              <w:t>TANH</w:t>
            </w:r>
            <w:r w:rsidRPr="00E23189">
              <w:rPr>
                <w:rFonts w:ascii="Consolas" w:hAnsi="Consolas" w:cs="Consolas"/>
                <w:color w:val="000000"/>
                <w:sz w:val="14"/>
                <w:szCs w:val="19"/>
              </w:rPr>
              <w:t>(COEF1))</w:t>
            </w:r>
          </w:p>
          <w:p w14:paraId="0897D573"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proofErr w:type="gramStart"/>
            <w:r w:rsidRPr="00E23189">
              <w:rPr>
                <w:rFonts w:ascii="Consolas" w:hAnsi="Consolas" w:cs="Consolas"/>
                <w:color w:val="008000"/>
                <w:sz w:val="14"/>
                <w:szCs w:val="19"/>
              </w:rPr>
              <w:t>!TS</w:t>
            </w:r>
            <w:proofErr w:type="gramEnd"/>
            <w:r w:rsidRPr="00E23189">
              <w:rPr>
                <w:rFonts w:ascii="Consolas" w:hAnsi="Consolas" w:cs="Consolas"/>
                <w:color w:val="008000"/>
                <w:sz w:val="14"/>
                <w:szCs w:val="19"/>
              </w:rPr>
              <w:t xml:space="preserve">    = 2.0*PI*U2/G*1.2*  TANH(COEF3)*TANH(COEF4/TANH(COEF3))</w:t>
            </w:r>
          </w:p>
          <w:p w14:paraId="43E4546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TS    = 2.0*PI*</w:t>
            </w:r>
            <w:proofErr w:type="gramStart"/>
            <w:r w:rsidRPr="00E23189">
              <w:rPr>
                <w:rFonts w:ascii="Consolas" w:hAnsi="Consolas" w:cs="Consolas"/>
                <w:color w:val="0000FF"/>
                <w:sz w:val="14"/>
                <w:szCs w:val="19"/>
              </w:rPr>
              <w:t>sqrt</w:t>
            </w:r>
            <w:r w:rsidRPr="00E23189">
              <w:rPr>
                <w:rFonts w:ascii="Consolas" w:hAnsi="Consolas" w:cs="Consolas"/>
                <w:color w:val="000000"/>
                <w:sz w:val="14"/>
                <w:szCs w:val="19"/>
              </w:rPr>
              <w:t>(</w:t>
            </w:r>
            <w:proofErr w:type="gramEnd"/>
            <w:r w:rsidRPr="00E23189">
              <w:rPr>
                <w:rFonts w:ascii="Consolas" w:hAnsi="Consolas" w:cs="Consolas"/>
                <w:color w:val="000000"/>
                <w:sz w:val="14"/>
                <w:szCs w:val="19"/>
              </w:rPr>
              <w:t xml:space="preserve">U2)/G*1.2*  </w:t>
            </w:r>
            <w:r w:rsidRPr="00E23189">
              <w:rPr>
                <w:rFonts w:ascii="Consolas" w:hAnsi="Consolas" w:cs="Consolas"/>
                <w:color w:val="0000FF"/>
                <w:sz w:val="14"/>
                <w:szCs w:val="19"/>
              </w:rPr>
              <w:t>TANH</w:t>
            </w:r>
            <w:r w:rsidRPr="00E23189">
              <w:rPr>
                <w:rFonts w:ascii="Consolas" w:hAnsi="Consolas" w:cs="Consolas"/>
                <w:color w:val="000000"/>
                <w:sz w:val="14"/>
                <w:szCs w:val="19"/>
              </w:rPr>
              <w:t>(COEF3)*</w:t>
            </w:r>
            <w:r w:rsidRPr="00E23189">
              <w:rPr>
                <w:rFonts w:ascii="Consolas" w:hAnsi="Consolas" w:cs="Consolas"/>
                <w:color w:val="0000FF"/>
                <w:sz w:val="14"/>
                <w:szCs w:val="19"/>
              </w:rPr>
              <w:t>TANH</w:t>
            </w:r>
            <w:r w:rsidRPr="00E23189">
              <w:rPr>
                <w:rFonts w:ascii="Consolas" w:hAnsi="Consolas" w:cs="Consolas"/>
                <w:color w:val="000000"/>
                <w:sz w:val="14"/>
                <w:szCs w:val="19"/>
              </w:rPr>
              <w:t>(COEF4/</w:t>
            </w:r>
            <w:r w:rsidRPr="00E23189">
              <w:rPr>
                <w:rFonts w:ascii="Consolas" w:hAnsi="Consolas" w:cs="Consolas"/>
                <w:color w:val="0000FF"/>
                <w:sz w:val="14"/>
                <w:szCs w:val="19"/>
              </w:rPr>
              <w:t>TANH</w:t>
            </w:r>
            <w:r w:rsidRPr="00E23189">
              <w:rPr>
                <w:rFonts w:ascii="Consolas" w:hAnsi="Consolas" w:cs="Consolas"/>
                <w:color w:val="000000"/>
                <w:sz w:val="14"/>
                <w:szCs w:val="19"/>
              </w:rPr>
              <w:t xml:space="preserve">(COEF3))   </w:t>
            </w:r>
            <w:r w:rsidRPr="00E23189">
              <w:rPr>
                <w:rFonts w:ascii="Consolas" w:hAnsi="Consolas" w:cs="Consolas"/>
                <w:color w:val="008000"/>
                <w:sz w:val="14"/>
                <w:szCs w:val="19"/>
              </w:rPr>
              <w:t xml:space="preserve">! </w:t>
            </w:r>
            <w:proofErr w:type="spellStart"/>
            <w:r w:rsidRPr="00E23189">
              <w:rPr>
                <w:rFonts w:ascii="Consolas" w:hAnsi="Consolas" w:cs="Consolas"/>
                <w:color w:val="008000"/>
                <w:sz w:val="14"/>
                <w:szCs w:val="19"/>
              </w:rPr>
              <w:t>cb</w:t>
            </w:r>
            <w:proofErr w:type="spellEnd"/>
            <w:r w:rsidRPr="00E23189">
              <w:rPr>
                <w:rFonts w:ascii="Consolas" w:hAnsi="Consolas" w:cs="Consolas"/>
                <w:color w:val="008000"/>
                <w:sz w:val="14"/>
                <w:szCs w:val="19"/>
              </w:rPr>
              <w:t xml:space="preserve"> 7/15/14</w:t>
            </w:r>
          </w:p>
          <w:p w14:paraId="2985B82D"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L0    = G*TS*TS/(2.0*PI)</w:t>
            </w:r>
          </w:p>
          <w:p w14:paraId="09F74CE6"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rPr>
              <w:t xml:space="preserve">        </w:t>
            </w:r>
            <w:r w:rsidRPr="00E23189">
              <w:rPr>
                <w:rFonts w:ascii="Consolas" w:hAnsi="Consolas" w:cs="Consolas"/>
                <w:color w:val="000000"/>
                <w:sz w:val="14"/>
                <w:szCs w:val="19"/>
                <w:highlight w:val="yellow"/>
              </w:rPr>
              <w:t xml:space="preserve">L1 = L0           </w:t>
            </w:r>
            <w:proofErr w:type="gramStart"/>
            <w:r w:rsidRPr="00E23189">
              <w:rPr>
                <w:rFonts w:ascii="Consolas" w:hAnsi="Consolas" w:cs="Consolas"/>
                <w:color w:val="000000"/>
                <w:sz w:val="14"/>
                <w:szCs w:val="19"/>
                <w:highlight w:val="yellow"/>
              </w:rPr>
              <w:t xml:space="preserve">  </w:t>
            </w:r>
            <w:r w:rsidRPr="00E23189">
              <w:rPr>
                <w:rFonts w:ascii="Consolas" w:hAnsi="Consolas" w:cs="Consolas"/>
                <w:color w:val="008000"/>
                <w:sz w:val="14"/>
                <w:szCs w:val="19"/>
                <w:highlight w:val="yellow"/>
              </w:rPr>
              <w:t>!</w:t>
            </w:r>
            <w:proofErr w:type="gramEnd"/>
            <w:r w:rsidRPr="00E23189">
              <w:rPr>
                <w:rFonts w:ascii="Consolas" w:hAnsi="Consolas" w:cs="Consolas"/>
                <w:color w:val="008000"/>
                <w:sz w:val="14"/>
                <w:szCs w:val="19"/>
                <w:highlight w:val="yellow"/>
              </w:rPr>
              <w:t xml:space="preserve"> SW 6/28/2018 Allow for resuspension of surface layer</w:t>
            </w:r>
          </w:p>
          <w:p w14:paraId="6F4DD00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L  =</w:t>
            </w:r>
            <w:proofErr w:type="gramEnd"/>
            <w:r w:rsidRPr="00E23189">
              <w:rPr>
                <w:rFonts w:ascii="Consolas" w:hAnsi="Consolas" w:cs="Consolas"/>
                <w:color w:val="000000"/>
                <w:sz w:val="14"/>
                <w:szCs w:val="19"/>
                <w:highlight w:val="yellow"/>
              </w:rPr>
              <w:t xml:space="preserve"> L0*</w:t>
            </w:r>
            <w:r w:rsidRPr="00E23189">
              <w:rPr>
                <w:rFonts w:ascii="Consolas" w:hAnsi="Consolas" w:cs="Consolas"/>
                <w:color w:val="0000FF"/>
                <w:sz w:val="14"/>
                <w:szCs w:val="19"/>
                <w:highlight w:val="yellow"/>
              </w:rPr>
              <w:t>TANH</w:t>
            </w:r>
            <w:r w:rsidRPr="00E23189">
              <w:rPr>
                <w:rFonts w:ascii="Consolas" w:hAnsi="Consolas" w:cs="Consolas"/>
                <w:color w:val="000000"/>
                <w:sz w:val="14"/>
                <w:szCs w:val="19"/>
                <w:highlight w:val="yellow"/>
              </w:rPr>
              <w:t>(2.0*PI*DEPTHB(KT,I)/L1)</w:t>
            </w:r>
          </w:p>
          <w:p w14:paraId="17324010"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DO</w:t>
            </w: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WHILE</w:t>
            </w: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ABS</w:t>
            </w:r>
            <w:r w:rsidRPr="00E23189">
              <w:rPr>
                <w:rFonts w:ascii="Consolas" w:hAnsi="Consolas" w:cs="Consolas"/>
                <w:color w:val="000000"/>
                <w:sz w:val="14"/>
                <w:szCs w:val="19"/>
                <w:highlight w:val="yellow"/>
              </w:rPr>
              <w:t>(L-L1) &gt; 0.001)</w:t>
            </w:r>
          </w:p>
          <w:p w14:paraId="7DD05D2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L1 = L</w:t>
            </w:r>
          </w:p>
          <w:p w14:paraId="3D93B6D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L  =</w:t>
            </w:r>
            <w:proofErr w:type="gramEnd"/>
            <w:r w:rsidRPr="00E23189">
              <w:rPr>
                <w:rFonts w:ascii="Consolas" w:hAnsi="Consolas" w:cs="Consolas"/>
                <w:color w:val="000000"/>
                <w:sz w:val="14"/>
                <w:szCs w:val="19"/>
                <w:highlight w:val="yellow"/>
              </w:rPr>
              <w:t xml:space="preserve"> L0*</w:t>
            </w:r>
            <w:r w:rsidRPr="00E23189">
              <w:rPr>
                <w:rFonts w:ascii="Consolas" w:hAnsi="Consolas" w:cs="Consolas"/>
                <w:color w:val="0000FF"/>
                <w:sz w:val="14"/>
                <w:szCs w:val="19"/>
                <w:highlight w:val="yellow"/>
              </w:rPr>
              <w:t>TANH</w:t>
            </w:r>
            <w:r w:rsidRPr="00E23189">
              <w:rPr>
                <w:rFonts w:ascii="Consolas" w:hAnsi="Consolas" w:cs="Consolas"/>
                <w:color w:val="000000"/>
                <w:sz w:val="14"/>
                <w:szCs w:val="19"/>
                <w:highlight w:val="yellow"/>
              </w:rPr>
              <w:t>(2.0*PI*DEPTHB(KT,I)/L1)</w:t>
            </w:r>
          </w:p>
          <w:p w14:paraId="66D9CC70"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END DO</w:t>
            </w:r>
          </w:p>
          <w:p w14:paraId="4C84D45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COEF = </w:t>
            </w:r>
            <w:proofErr w:type="gramStart"/>
            <w:r w:rsidRPr="00E23189">
              <w:rPr>
                <w:rFonts w:ascii="Consolas" w:hAnsi="Consolas" w:cs="Consolas"/>
                <w:color w:val="0000FF"/>
                <w:sz w:val="14"/>
                <w:szCs w:val="19"/>
                <w:highlight w:val="yellow"/>
              </w:rPr>
              <w:t>MIN</w:t>
            </w:r>
            <w:r w:rsidRPr="00E23189">
              <w:rPr>
                <w:rFonts w:ascii="Consolas" w:hAnsi="Consolas" w:cs="Consolas"/>
                <w:color w:val="000000"/>
                <w:sz w:val="14"/>
                <w:szCs w:val="19"/>
                <w:highlight w:val="yellow"/>
              </w:rPr>
              <w:t>(</w:t>
            </w:r>
            <w:proofErr w:type="gramEnd"/>
            <w:r w:rsidRPr="00E23189">
              <w:rPr>
                <w:rFonts w:ascii="Consolas" w:hAnsi="Consolas" w:cs="Consolas"/>
                <w:color w:val="000000"/>
                <w:sz w:val="14"/>
                <w:szCs w:val="19"/>
                <w:highlight w:val="yellow"/>
              </w:rPr>
              <w:t>710.0,2.0*PI*DEPTHB(KT,I)/L)</w:t>
            </w:r>
          </w:p>
          <w:p w14:paraId="1ED28D1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UORB = PI*HS/TS*100.0/</w:t>
            </w:r>
            <w:r w:rsidRPr="00E23189">
              <w:rPr>
                <w:rFonts w:ascii="Consolas" w:hAnsi="Consolas" w:cs="Consolas"/>
                <w:color w:val="0000FF"/>
                <w:sz w:val="14"/>
                <w:szCs w:val="19"/>
                <w:highlight w:val="yellow"/>
              </w:rPr>
              <w:t>SINH</w:t>
            </w:r>
            <w:r w:rsidRPr="00E23189">
              <w:rPr>
                <w:rFonts w:ascii="Consolas" w:hAnsi="Consolas" w:cs="Consolas"/>
                <w:color w:val="000000"/>
                <w:sz w:val="14"/>
                <w:szCs w:val="19"/>
                <w:highlight w:val="yellow"/>
              </w:rPr>
              <w:t>(COEF)</w:t>
            </w:r>
          </w:p>
          <w:p w14:paraId="0E7B2E0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TAU  =</w:t>
            </w:r>
            <w:proofErr w:type="gramEnd"/>
            <w:r w:rsidRPr="00E23189">
              <w:rPr>
                <w:rFonts w:ascii="Consolas" w:hAnsi="Consolas" w:cs="Consolas"/>
                <w:color w:val="000000"/>
                <w:sz w:val="14"/>
                <w:szCs w:val="19"/>
                <w:highlight w:val="yellow"/>
              </w:rPr>
              <w:t xml:space="preserve"> 0.003*UORB*UORB</w:t>
            </w:r>
          </w:p>
          <w:p w14:paraId="26A2973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IF</w:t>
            </w:r>
            <w:r w:rsidRPr="00E23189">
              <w:rPr>
                <w:rFonts w:ascii="Consolas" w:hAnsi="Consolas" w:cs="Consolas"/>
                <w:color w:val="000000"/>
                <w:sz w:val="14"/>
                <w:szCs w:val="19"/>
                <w:highlight w:val="yellow"/>
              </w:rPr>
              <w:t xml:space="preserve"> (TAU-TAUCR(J) &gt; 0.0) EPSILON = </w:t>
            </w:r>
            <w:proofErr w:type="gramStart"/>
            <w:r w:rsidRPr="00E23189">
              <w:rPr>
                <w:rFonts w:ascii="Consolas" w:hAnsi="Consolas" w:cs="Consolas"/>
                <w:color w:val="0000FF"/>
                <w:sz w:val="14"/>
                <w:szCs w:val="19"/>
                <w:highlight w:val="yellow"/>
              </w:rPr>
              <w:t>MAX</w:t>
            </w:r>
            <w:r w:rsidRPr="00E23189">
              <w:rPr>
                <w:rFonts w:ascii="Consolas" w:hAnsi="Consolas" w:cs="Consolas"/>
                <w:color w:val="000000"/>
                <w:sz w:val="14"/>
                <w:szCs w:val="19"/>
                <w:highlight w:val="yellow"/>
              </w:rPr>
              <w:t>(</w:t>
            </w:r>
            <w:proofErr w:type="gramEnd"/>
            <w:r w:rsidRPr="00E23189">
              <w:rPr>
                <w:rFonts w:ascii="Consolas" w:hAnsi="Consolas" w:cs="Consolas"/>
                <w:color w:val="000000"/>
                <w:sz w:val="14"/>
                <w:szCs w:val="19"/>
                <w:highlight w:val="yellow"/>
              </w:rPr>
              <w:t>0.0,0.008/49.0*(TAU-TAUCR(J))**3*10000.0/DLT)</w:t>
            </w:r>
          </w:p>
          <w:p w14:paraId="4690FC4A"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highlight w:val="yellow"/>
              </w:rPr>
              <w:t xml:space="preserve">        SSR = EPSILON*DLX(I)*(BI(</w:t>
            </w:r>
            <w:proofErr w:type="gramStart"/>
            <w:r w:rsidRPr="00E23189">
              <w:rPr>
                <w:rFonts w:ascii="Consolas" w:hAnsi="Consolas" w:cs="Consolas"/>
                <w:color w:val="000000"/>
                <w:sz w:val="14"/>
                <w:szCs w:val="19"/>
                <w:highlight w:val="yellow"/>
              </w:rPr>
              <w:t>KT,I</w:t>
            </w:r>
            <w:proofErr w:type="gramEnd"/>
            <w:r w:rsidRPr="00E23189">
              <w:rPr>
                <w:rFonts w:ascii="Consolas" w:hAnsi="Consolas" w:cs="Consolas"/>
                <w:color w:val="000000"/>
                <w:sz w:val="14"/>
                <w:szCs w:val="19"/>
                <w:highlight w:val="yellow"/>
              </w:rPr>
              <w:t>)-BI(KT+1,I))/VOL(KT,I)</w:t>
            </w:r>
          </w:p>
          <w:p w14:paraId="432B89C2"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r w:rsidRPr="00E23189">
              <w:rPr>
                <w:rFonts w:ascii="Consolas" w:hAnsi="Consolas" w:cs="Consolas"/>
                <w:color w:val="0000FF"/>
                <w:sz w:val="14"/>
                <w:szCs w:val="19"/>
              </w:rPr>
              <w:t>END IF</w:t>
            </w:r>
          </w:p>
          <w:p w14:paraId="7850C060" w14:textId="77777777" w:rsidR="000A6B49" w:rsidRDefault="000A6B49" w:rsidP="007413DA">
            <w:pPr>
              <w:pStyle w:val="PlainText"/>
              <w:rPr>
                <w:rFonts w:ascii="Calibri" w:hAnsi="Calibri"/>
                <w:sz w:val="18"/>
                <w:szCs w:val="16"/>
              </w:rPr>
            </w:pPr>
            <w:r w:rsidRPr="00E23189">
              <w:rPr>
                <w:rFonts w:ascii="Consolas" w:hAnsi="Consolas" w:cs="Consolas"/>
                <w:color w:val="000000"/>
                <w:sz w:val="14"/>
                <w:szCs w:val="19"/>
              </w:rPr>
              <w:t xml:space="preserve">    SSSS(</w:t>
            </w:r>
            <w:proofErr w:type="gramStart"/>
            <w:r w:rsidRPr="00E23189">
              <w:rPr>
                <w:rFonts w:ascii="Consolas" w:hAnsi="Consolas" w:cs="Consolas"/>
                <w:color w:val="000000"/>
                <w:sz w:val="14"/>
                <w:szCs w:val="19"/>
              </w:rPr>
              <w:t>KT,I</w:t>
            </w:r>
            <w:proofErr w:type="gramEnd"/>
            <w:r w:rsidRPr="00E23189">
              <w:rPr>
                <w:rFonts w:ascii="Consolas" w:hAnsi="Consolas" w:cs="Consolas"/>
                <w:color w:val="000000"/>
                <w:sz w:val="14"/>
                <w:szCs w:val="19"/>
              </w:rPr>
              <w:t>,J) = -SSS(J)*SS(KT,I,J)*BI(KT,I)/BH2(KT,I)+SSR</w:t>
            </w:r>
          </w:p>
        </w:tc>
        <w:tc>
          <w:tcPr>
            <w:tcW w:w="1422" w:type="dxa"/>
          </w:tcPr>
          <w:p w14:paraId="4CF1081A" w14:textId="77777777" w:rsidR="000A6B49" w:rsidRDefault="000A6B49" w:rsidP="007413DA">
            <w:r>
              <w:t>6/28/2018</w:t>
            </w:r>
          </w:p>
        </w:tc>
      </w:tr>
      <w:tr w:rsidR="000A6B49" w:rsidRPr="00A8639A" w14:paraId="043006E9" w14:textId="77777777" w:rsidTr="001064DA">
        <w:trPr>
          <w:cantSplit/>
        </w:trPr>
        <w:tc>
          <w:tcPr>
            <w:tcW w:w="606" w:type="dxa"/>
          </w:tcPr>
          <w:p w14:paraId="42F8D2CF" w14:textId="77777777" w:rsidR="000A6B49" w:rsidRDefault="000A6B49" w:rsidP="007413DA">
            <w:r>
              <w:t>32</w:t>
            </w:r>
          </w:p>
        </w:tc>
        <w:tc>
          <w:tcPr>
            <w:tcW w:w="1194" w:type="dxa"/>
          </w:tcPr>
          <w:p w14:paraId="5EBC2BE2" w14:textId="77777777" w:rsidR="000A6B49" w:rsidRDefault="000A6B49" w:rsidP="007413DA">
            <w:r>
              <w:t>W2</w:t>
            </w:r>
          </w:p>
        </w:tc>
        <w:tc>
          <w:tcPr>
            <w:tcW w:w="1530" w:type="dxa"/>
          </w:tcPr>
          <w:p w14:paraId="73EC7163" w14:textId="77777777" w:rsidR="000A6B49" w:rsidRDefault="000A6B49" w:rsidP="007413DA">
            <w:r>
              <w:t>Sediment Flux</w:t>
            </w:r>
          </w:p>
        </w:tc>
        <w:tc>
          <w:tcPr>
            <w:tcW w:w="4158" w:type="dxa"/>
          </w:tcPr>
          <w:p w14:paraId="787BC093" w14:textId="4B265780" w:rsidR="000A6B49" w:rsidRDefault="000A6B49" w:rsidP="007413DA">
            <w:pPr>
              <w:pStyle w:val="PlainText"/>
              <w:rPr>
                <w:rFonts w:ascii="Calibri" w:hAnsi="Calibri"/>
                <w:sz w:val="18"/>
                <w:szCs w:val="16"/>
              </w:rPr>
            </w:pPr>
            <w:r>
              <w:rPr>
                <w:rFonts w:ascii="Calibri" w:hAnsi="Calibri"/>
                <w:sz w:val="18"/>
                <w:szCs w:val="16"/>
              </w:rPr>
              <w:t xml:space="preserve"> ‘RECURSIVE’ </w:t>
            </w:r>
            <w:r w:rsidR="001C6B64">
              <w:rPr>
                <w:rFonts w:ascii="Calibri" w:hAnsi="Calibri"/>
                <w:sz w:val="18"/>
                <w:szCs w:val="16"/>
              </w:rPr>
              <w:t xml:space="preserve">added </w:t>
            </w:r>
            <w:r>
              <w:rPr>
                <w:rFonts w:ascii="Calibri" w:hAnsi="Calibri"/>
                <w:sz w:val="18"/>
                <w:szCs w:val="16"/>
              </w:rPr>
              <w:t>to the subroutine definition as it calls itself</w:t>
            </w:r>
            <w:r w:rsidR="001C6B64">
              <w:rPr>
                <w:rFonts w:ascii="Calibri" w:hAnsi="Calibri"/>
                <w:sz w:val="18"/>
                <w:szCs w:val="16"/>
              </w:rPr>
              <w:t>,</w:t>
            </w:r>
            <w:r>
              <w:rPr>
                <w:rFonts w:ascii="Calibri" w:hAnsi="Calibri"/>
                <w:sz w:val="18"/>
                <w:szCs w:val="16"/>
              </w:rPr>
              <w:t xml:space="preserve"> and recent updates to the Intel compiler flagged this as an error.</w:t>
            </w:r>
          </w:p>
          <w:p w14:paraId="3E97ADC1" w14:textId="77777777" w:rsidR="000A6B49" w:rsidRPr="004F283C" w:rsidRDefault="000A6B49" w:rsidP="007413DA">
            <w:pPr>
              <w:autoSpaceDE w:val="0"/>
              <w:autoSpaceDN w:val="0"/>
              <w:adjustRightInd w:val="0"/>
              <w:rPr>
                <w:rFonts w:ascii="Consolas" w:hAnsi="Consolas" w:cs="Consolas"/>
                <w:color w:val="000000"/>
                <w:sz w:val="14"/>
                <w:szCs w:val="19"/>
              </w:rPr>
            </w:pPr>
            <w:r w:rsidRPr="00D519DE">
              <w:rPr>
                <w:rFonts w:ascii="Consolas" w:hAnsi="Consolas" w:cs="Consolas"/>
                <w:color w:val="000000"/>
                <w:sz w:val="14"/>
                <w:szCs w:val="19"/>
              </w:rPr>
              <w:t xml:space="preserve">    </w:t>
            </w:r>
            <w:r w:rsidRPr="004F283C">
              <w:rPr>
                <w:rFonts w:ascii="Consolas" w:hAnsi="Consolas" w:cs="Consolas"/>
                <w:color w:val="0000FF"/>
                <w:sz w:val="14"/>
                <w:szCs w:val="19"/>
                <w:highlight w:val="yellow"/>
              </w:rPr>
              <w:t>RECURSIVE</w:t>
            </w:r>
            <w:r w:rsidRPr="004F283C">
              <w:rPr>
                <w:rFonts w:ascii="Consolas" w:hAnsi="Consolas" w:cs="Consolas"/>
                <w:color w:val="000000"/>
                <w:sz w:val="14"/>
                <w:szCs w:val="19"/>
              </w:rPr>
              <w:t xml:space="preserve"> </w:t>
            </w:r>
            <w:r w:rsidRPr="004F283C">
              <w:rPr>
                <w:rFonts w:ascii="Consolas" w:hAnsi="Consolas" w:cs="Consolas"/>
                <w:color w:val="0000FF"/>
                <w:sz w:val="14"/>
                <w:szCs w:val="19"/>
              </w:rPr>
              <w:t>Subroutine</w:t>
            </w:r>
            <w:r w:rsidRPr="004F283C">
              <w:rPr>
                <w:rFonts w:ascii="Consolas" w:hAnsi="Consolas" w:cs="Consolas"/>
                <w:color w:val="000000"/>
                <w:sz w:val="14"/>
                <w:szCs w:val="19"/>
              </w:rPr>
              <w:t xml:space="preserve"> </w:t>
            </w:r>
            <w:proofErr w:type="spellStart"/>
            <w:r w:rsidRPr="004F283C">
              <w:rPr>
                <w:rFonts w:ascii="Consolas" w:hAnsi="Consolas" w:cs="Consolas"/>
                <w:color w:val="000000"/>
                <w:sz w:val="14"/>
                <w:szCs w:val="19"/>
              </w:rPr>
              <w:t>CEMASedimentDiagenesis</w:t>
            </w:r>
            <w:proofErr w:type="spellEnd"/>
          </w:p>
          <w:p w14:paraId="5BF1A3BF"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ab/>
            </w:r>
            <w:r w:rsidRPr="004F283C">
              <w:rPr>
                <w:rFonts w:ascii="Consolas" w:hAnsi="Consolas" w:cs="Consolas"/>
                <w:color w:val="0000FF"/>
                <w:sz w:val="14"/>
                <w:szCs w:val="19"/>
              </w:rPr>
              <w:t>Use</w:t>
            </w:r>
            <w:r w:rsidRPr="004F283C">
              <w:rPr>
                <w:rFonts w:ascii="Consolas" w:hAnsi="Consolas" w:cs="Consolas"/>
                <w:color w:val="000000"/>
                <w:sz w:val="14"/>
                <w:szCs w:val="19"/>
              </w:rPr>
              <w:t xml:space="preserve"> MAIN </w:t>
            </w:r>
          </w:p>
          <w:p w14:paraId="6023C009"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GLOBAL</w:t>
            </w:r>
          </w:p>
          <w:p w14:paraId="568AF774"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GEOMC</w:t>
            </w:r>
          </w:p>
          <w:p w14:paraId="2C440358" w14:textId="77777777" w:rsidR="000A6B49" w:rsidRPr="00D519DE"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SCREENC</w:t>
            </w:r>
          </w:p>
        </w:tc>
        <w:tc>
          <w:tcPr>
            <w:tcW w:w="1422" w:type="dxa"/>
          </w:tcPr>
          <w:p w14:paraId="48411784" w14:textId="77777777" w:rsidR="000A6B49" w:rsidRDefault="000A6B49" w:rsidP="007413DA">
            <w:r>
              <w:t>6/28/2018</w:t>
            </w:r>
          </w:p>
        </w:tc>
      </w:tr>
      <w:tr w:rsidR="000A6B49" w:rsidRPr="00A8639A" w14:paraId="134FFCED" w14:textId="77777777" w:rsidTr="001064DA">
        <w:trPr>
          <w:cantSplit/>
        </w:trPr>
        <w:tc>
          <w:tcPr>
            <w:tcW w:w="606" w:type="dxa"/>
          </w:tcPr>
          <w:p w14:paraId="4185D7F6" w14:textId="77777777" w:rsidR="000A6B49" w:rsidRDefault="000A6B49" w:rsidP="007413DA">
            <w:r>
              <w:t>33</w:t>
            </w:r>
          </w:p>
        </w:tc>
        <w:tc>
          <w:tcPr>
            <w:tcW w:w="1194" w:type="dxa"/>
          </w:tcPr>
          <w:p w14:paraId="46BABE80" w14:textId="77777777" w:rsidR="000A6B49" w:rsidRDefault="000A6B49" w:rsidP="007413DA">
            <w:r>
              <w:t>PREW2</w:t>
            </w:r>
          </w:p>
        </w:tc>
        <w:tc>
          <w:tcPr>
            <w:tcW w:w="1530" w:type="dxa"/>
          </w:tcPr>
          <w:p w14:paraId="052B0EF1" w14:textId="77777777" w:rsidR="000A6B49" w:rsidRDefault="000A6B49" w:rsidP="007413DA">
            <w:r>
              <w:t>Added checks</w:t>
            </w:r>
          </w:p>
        </w:tc>
        <w:tc>
          <w:tcPr>
            <w:tcW w:w="4158" w:type="dxa"/>
          </w:tcPr>
          <w:p w14:paraId="5FE8F03E" w14:textId="77777777" w:rsidR="000A6B49" w:rsidRPr="00D519DE" w:rsidRDefault="000A6B49" w:rsidP="005C131A">
            <w:pPr>
              <w:pStyle w:val="TableText0"/>
            </w:pPr>
            <w:r w:rsidRPr="00D519DE">
              <w:t>Assorted minor updates to error checks</w:t>
            </w:r>
          </w:p>
        </w:tc>
        <w:tc>
          <w:tcPr>
            <w:tcW w:w="1422" w:type="dxa"/>
          </w:tcPr>
          <w:p w14:paraId="06555950" w14:textId="77777777" w:rsidR="000A6B49" w:rsidRDefault="000A6B49" w:rsidP="007413DA">
            <w:r>
              <w:t>7/1/2018</w:t>
            </w:r>
          </w:p>
        </w:tc>
      </w:tr>
      <w:tr w:rsidR="000A6B49" w:rsidRPr="00A8639A" w14:paraId="1C3A1AD4" w14:textId="77777777" w:rsidTr="001064DA">
        <w:trPr>
          <w:cantSplit/>
        </w:trPr>
        <w:tc>
          <w:tcPr>
            <w:tcW w:w="606" w:type="dxa"/>
          </w:tcPr>
          <w:p w14:paraId="7EA6BFAC" w14:textId="77777777" w:rsidR="000A6B49" w:rsidRDefault="000A6B49" w:rsidP="007413DA">
            <w:r>
              <w:lastRenderedPageBreak/>
              <w:t>34</w:t>
            </w:r>
          </w:p>
        </w:tc>
        <w:tc>
          <w:tcPr>
            <w:tcW w:w="1194" w:type="dxa"/>
          </w:tcPr>
          <w:p w14:paraId="5E1436CC" w14:textId="77777777" w:rsidR="000A6B49" w:rsidRDefault="000A6B49" w:rsidP="007413DA">
            <w:r>
              <w:t>PREW2</w:t>
            </w:r>
          </w:p>
        </w:tc>
        <w:tc>
          <w:tcPr>
            <w:tcW w:w="1530" w:type="dxa"/>
          </w:tcPr>
          <w:p w14:paraId="48872021" w14:textId="77777777" w:rsidR="000A6B49" w:rsidRDefault="000A6B49" w:rsidP="007413DA">
            <w:r>
              <w:t>Consolidation</w:t>
            </w:r>
          </w:p>
        </w:tc>
        <w:tc>
          <w:tcPr>
            <w:tcW w:w="4158" w:type="dxa"/>
          </w:tcPr>
          <w:p w14:paraId="02E85AAC" w14:textId="77777777" w:rsidR="000A6B49" w:rsidRDefault="000A6B49" w:rsidP="005C131A">
            <w:pPr>
              <w:pStyle w:val="TableText0"/>
            </w:pPr>
            <w:r>
              <w:t>Update to checking code in sediment diagenesis for consolidation. New code:</w:t>
            </w:r>
          </w:p>
          <w:p w14:paraId="26EB334E"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ab/>
            </w:r>
            <w:proofErr w:type="gramStart"/>
            <w:r w:rsidRPr="007B1F70">
              <w:rPr>
                <w:rFonts w:ascii="Consolas" w:hAnsi="Consolas" w:cs="Consolas"/>
                <w:color w:val="0000FF"/>
                <w:sz w:val="16"/>
                <w:szCs w:val="19"/>
              </w:rPr>
              <w:t>Read</w:t>
            </w:r>
            <w:r w:rsidRPr="007B1F70">
              <w:rPr>
                <w:rFonts w:ascii="Consolas" w:hAnsi="Consolas" w:cs="Consolas"/>
                <w:color w:val="000000"/>
                <w:sz w:val="16"/>
                <w:szCs w:val="19"/>
              </w:rPr>
              <w:t>(</w:t>
            </w:r>
            <w:proofErr w:type="gramEnd"/>
            <w:r w:rsidRPr="007B1F70">
              <w:rPr>
                <w:rFonts w:ascii="Consolas" w:hAnsi="Consolas" w:cs="Consolas"/>
                <w:color w:val="000000"/>
                <w:sz w:val="16"/>
                <w:szCs w:val="19"/>
              </w:rPr>
              <w:t>5000,*)</w:t>
            </w:r>
            <w:proofErr w:type="spellStart"/>
            <w:r w:rsidRPr="007B1F70">
              <w:rPr>
                <w:rFonts w:ascii="Consolas" w:hAnsi="Consolas" w:cs="Consolas"/>
                <w:color w:val="000000"/>
                <w:sz w:val="16"/>
                <w:szCs w:val="19"/>
              </w:rPr>
              <w:t>MessageTemp</w:t>
            </w:r>
            <w:proofErr w:type="spellEnd"/>
            <w:r w:rsidRPr="007B1F70">
              <w:rPr>
                <w:rFonts w:ascii="Consolas" w:hAnsi="Consolas" w:cs="Consolas"/>
                <w:color w:val="000000"/>
                <w:sz w:val="16"/>
                <w:szCs w:val="19"/>
              </w:rPr>
              <w:t xml:space="preserve">, </w:t>
            </w:r>
            <w:proofErr w:type="spellStart"/>
            <w:r w:rsidRPr="007B1F70">
              <w:rPr>
                <w:rFonts w:ascii="Consolas" w:hAnsi="Consolas" w:cs="Consolas"/>
                <w:color w:val="000000"/>
                <w:sz w:val="16"/>
                <w:szCs w:val="19"/>
              </w:rPr>
              <w:t>LayerAddThkFrac</w:t>
            </w:r>
            <w:proofErr w:type="spellEnd"/>
          </w:p>
          <w:p w14:paraId="281C015F"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ab/>
            </w:r>
            <w:proofErr w:type="gramStart"/>
            <w:r w:rsidRPr="007B1F70">
              <w:rPr>
                <w:rFonts w:ascii="Consolas" w:hAnsi="Consolas" w:cs="Consolas"/>
                <w:color w:val="0000FF"/>
                <w:sz w:val="16"/>
                <w:szCs w:val="19"/>
              </w:rPr>
              <w:t>Read</w:t>
            </w:r>
            <w:r w:rsidRPr="007B1F70">
              <w:rPr>
                <w:rFonts w:ascii="Consolas" w:hAnsi="Consolas" w:cs="Consolas"/>
                <w:color w:val="000000"/>
                <w:sz w:val="16"/>
                <w:szCs w:val="19"/>
              </w:rPr>
              <w:t>(</w:t>
            </w:r>
            <w:proofErr w:type="gramEnd"/>
            <w:r w:rsidRPr="007B1F70">
              <w:rPr>
                <w:rFonts w:ascii="Consolas" w:hAnsi="Consolas" w:cs="Consolas"/>
                <w:color w:val="000000"/>
                <w:sz w:val="16"/>
                <w:szCs w:val="19"/>
              </w:rPr>
              <w:t>5000,*)</w:t>
            </w:r>
            <w:proofErr w:type="spellStart"/>
            <w:r w:rsidRPr="007B1F70">
              <w:rPr>
                <w:rFonts w:ascii="Consolas" w:hAnsi="Consolas" w:cs="Consolas"/>
                <w:color w:val="000000"/>
                <w:sz w:val="16"/>
                <w:szCs w:val="19"/>
              </w:rPr>
              <w:t>MessageTemp</w:t>
            </w:r>
            <w:proofErr w:type="spellEnd"/>
            <w:r w:rsidRPr="007B1F70">
              <w:rPr>
                <w:rFonts w:ascii="Consolas" w:hAnsi="Consolas" w:cs="Consolas"/>
                <w:color w:val="000000"/>
                <w:sz w:val="16"/>
                <w:szCs w:val="19"/>
              </w:rPr>
              <w:t xml:space="preserve">, </w:t>
            </w:r>
            <w:proofErr w:type="spellStart"/>
            <w:r w:rsidRPr="007B1F70">
              <w:rPr>
                <w:rFonts w:ascii="Consolas" w:hAnsi="Consolas" w:cs="Consolas"/>
                <w:color w:val="000000"/>
                <w:sz w:val="16"/>
                <w:szCs w:val="19"/>
              </w:rPr>
              <w:t>NumConsolidRegns</w:t>
            </w:r>
            <w:proofErr w:type="spellEnd"/>
          </w:p>
          <w:p w14:paraId="556D4F4F"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 xml:space="preserve">    </w:t>
            </w:r>
            <w:proofErr w:type="gramStart"/>
            <w:r w:rsidRPr="007B1F70">
              <w:rPr>
                <w:rFonts w:ascii="Consolas" w:hAnsi="Consolas" w:cs="Consolas"/>
                <w:color w:val="0000FF"/>
                <w:sz w:val="16"/>
                <w:szCs w:val="19"/>
              </w:rPr>
              <w:t>if</w:t>
            </w:r>
            <w:r w:rsidRPr="007B1F70">
              <w:rPr>
                <w:rFonts w:ascii="Consolas" w:hAnsi="Consolas" w:cs="Consolas"/>
                <w:color w:val="000000"/>
                <w:sz w:val="16"/>
                <w:szCs w:val="19"/>
              </w:rPr>
              <w:t>(</w:t>
            </w:r>
            <w:proofErr w:type="spellStart"/>
            <w:proofErr w:type="gramEnd"/>
            <w:r w:rsidRPr="007B1F70">
              <w:rPr>
                <w:rFonts w:ascii="Consolas" w:hAnsi="Consolas" w:cs="Consolas"/>
                <w:color w:val="000000"/>
                <w:sz w:val="16"/>
                <w:szCs w:val="19"/>
              </w:rPr>
              <w:t>IncludeBedConsolidation</w:t>
            </w:r>
            <w:proofErr w:type="spellEnd"/>
            <w:r w:rsidRPr="007B1F70">
              <w:rPr>
                <w:rFonts w:ascii="Consolas" w:hAnsi="Consolas" w:cs="Consolas"/>
                <w:color w:val="000000"/>
                <w:sz w:val="16"/>
                <w:szCs w:val="19"/>
              </w:rPr>
              <w:t xml:space="preserve">  .and. </w:t>
            </w:r>
            <w:proofErr w:type="spellStart"/>
            <w:r w:rsidRPr="007B1F70">
              <w:rPr>
                <w:rFonts w:ascii="Consolas" w:hAnsi="Consolas" w:cs="Consolas"/>
                <w:color w:val="000000"/>
                <w:sz w:val="16"/>
                <w:szCs w:val="19"/>
              </w:rPr>
              <w:t>NumConsolidRegns</w:t>
            </w:r>
            <w:proofErr w:type="spellEnd"/>
            <w:r w:rsidRPr="007B1F70">
              <w:rPr>
                <w:rFonts w:ascii="Consolas" w:hAnsi="Consolas" w:cs="Consolas"/>
                <w:color w:val="000000"/>
                <w:sz w:val="16"/>
                <w:szCs w:val="19"/>
              </w:rPr>
              <w:t xml:space="preserve"> == 0)</w:t>
            </w:r>
            <w:r w:rsidRPr="007B1F70">
              <w:rPr>
                <w:rFonts w:ascii="Consolas" w:hAnsi="Consolas" w:cs="Consolas"/>
                <w:color w:val="0000FF"/>
                <w:sz w:val="16"/>
                <w:szCs w:val="19"/>
              </w:rPr>
              <w:t>then</w:t>
            </w:r>
            <w:r w:rsidRPr="007B1F70">
              <w:rPr>
                <w:rFonts w:ascii="Consolas" w:hAnsi="Consolas" w:cs="Consolas"/>
                <w:color w:val="000000"/>
                <w:sz w:val="16"/>
                <w:szCs w:val="19"/>
              </w:rPr>
              <w:t xml:space="preserve">     </w:t>
            </w:r>
            <w:r w:rsidRPr="007B1F70">
              <w:rPr>
                <w:rFonts w:ascii="Consolas" w:hAnsi="Consolas" w:cs="Consolas"/>
                <w:color w:val="008000"/>
                <w:sz w:val="16"/>
                <w:szCs w:val="19"/>
              </w:rPr>
              <w:t xml:space="preserve">! CB 7/9/2018 </w:t>
            </w:r>
            <w:proofErr w:type="gramStart"/>
            <w:r w:rsidRPr="007B1F70">
              <w:rPr>
                <w:rFonts w:ascii="Consolas" w:hAnsi="Consolas" w:cs="Consolas"/>
                <w:color w:val="008000"/>
                <w:sz w:val="16"/>
                <w:szCs w:val="19"/>
              </w:rPr>
              <w:t>changed .or</w:t>
            </w:r>
            <w:proofErr w:type="gramEnd"/>
            <w:r w:rsidRPr="007B1F70">
              <w:rPr>
                <w:rFonts w:ascii="Consolas" w:hAnsi="Consolas" w:cs="Consolas"/>
                <w:color w:val="008000"/>
                <w:sz w:val="16"/>
                <w:szCs w:val="19"/>
              </w:rPr>
              <w:t xml:space="preserve">. </w:t>
            </w:r>
            <w:proofErr w:type="gramStart"/>
            <w:r w:rsidRPr="007B1F70">
              <w:rPr>
                <w:rFonts w:ascii="Consolas" w:hAnsi="Consolas" w:cs="Consolas"/>
                <w:color w:val="008000"/>
                <w:sz w:val="16"/>
                <w:szCs w:val="19"/>
              </w:rPr>
              <w:t>to .</w:t>
            </w:r>
            <w:proofErr w:type="gramEnd"/>
            <w:r w:rsidRPr="007B1F70">
              <w:rPr>
                <w:rFonts w:ascii="Consolas" w:hAnsi="Consolas" w:cs="Consolas"/>
                <w:color w:val="008000"/>
                <w:sz w:val="16"/>
                <w:szCs w:val="19"/>
              </w:rPr>
              <w:t>and.</w:t>
            </w:r>
          </w:p>
          <w:p w14:paraId="5D887392"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 xml:space="preserve">        </w:t>
            </w:r>
            <w:r w:rsidRPr="007B1F70">
              <w:rPr>
                <w:rFonts w:ascii="Consolas" w:hAnsi="Consolas" w:cs="Consolas"/>
                <w:color w:val="0000FF"/>
                <w:sz w:val="16"/>
                <w:szCs w:val="19"/>
              </w:rPr>
              <w:t>CALL</w:t>
            </w:r>
            <w:r w:rsidRPr="007B1F70">
              <w:rPr>
                <w:rFonts w:ascii="Consolas" w:hAnsi="Consolas" w:cs="Consolas"/>
                <w:color w:val="000000"/>
                <w:sz w:val="16"/>
                <w:szCs w:val="19"/>
              </w:rPr>
              <w:t xml:space="preserve"> ERRORS</w:t>
            </w:r>
          </w:p>
        </w:tc>
        <w:tc>
          <w:tcPr>
            <w:tcW w:w="1422" w:type="dxa"/>
          </w:tcPr>
          <w:p w14:paraId="56C69B21" w14:textId="77777777" w:rsidR="000A6B49" w:rsidRDefault="000A6B49" w:rsidP="007413DA">
            <w:r>
              <w:t>7/9/2018</w:t>
            </w:r>
          </w:p>
        </w:tc>
      </w:tr>
      <w:tr w:rsidR="000A6B49" w:rsidRPr="00A8639A" w14:paraId="5F970FAD" w14:textId="77777777" w:rsidTr="001064DA">
        <w:trPr>
          <w:cantSplit/>
        </w:trPr>
        <w:tc>
          <w:tcPr>
            <w:tcW w:w="606" w:type="dxa"/>
          </w:tcPr>
          <w:p w14:paraId="7C2408AF" w14:textId="77777777" w:rsidR="000A6B49" w:rsidRDefault="000A6B49" w:rsidP="007413DA">
            <w:r>
              <w:t>35</w:t>
            </w:r>
          </w:p>
        </w:tc>
        <w:tc>
          <w:tcPr>
            <w:tcW w:w="1194" w:type="dxa"/>
          </w:tcPr>
          <w:p w14:paraId="0D6E2155" w14:textId="77777777" w:rsidR="000A6B49" w:rsidRDefault="000A6B49" w:rsidP="007413DA">
            <w:r>
              <w:t>W2</w:t>
            </w:r>
          </w:p>
        </w:tc>
        <w:tc>
          <w:tcPr>
            <w:tcW w:w="1530" w:type="dxa"/>
          </w:tcPr>
          <w:p w14:paraId="550161D1" w14:textId="77777777" w:rsidR="000A6B49" w:rsidRDefault="000A6B49" w:rsidP="007413DA">
            <w:r>
              <w:t>Sediment</w:t>
            </w:r>
          </w:p>
        </w:tc>
        <w:tc>
          <w:tcPr>
            <w:tcW w:w="4158" w:type="dxa"/>
          </w:tcPr>
          <w:p w14:paraId="311261A6" w14:textId="77777777" w:rsidR="000A6B49" w:rsidRDefault="000A6B49" w:rsidP="007413DA">
            <w:pPr>
              <w:pStyle w:val="PlainText"/>
              <w:rPr>
                <w:rFonts w:ascii="Calibri" w:hAnsi="Calibri"/>
                <w:sz w:val="18"/>
                <w:szCs w:val="16"/>
              </w:rPr>
            </w:pPr>
            <w:r>
              <w:rPr>
                <w:rFonts w:ascii="Calibri" w:hAnsi="Calibri"/>
                <w:sz w:val="18"/>
                <w:szCs w:val="16"/>
              </w:rPr>
              <w:t>The sediment model allows for first order sediment decay in the layers above the bottom layer. If a modeler set as an initial condition a finite value for the initial concentration of sediment, then the amount in layer kb would be there and not transfer eventually to the sediment diagenesis layer as downward sloughing occurs. Hence, if the model user sets an initial concentration of the first order sediment model and has turned on sediment diagenesis, then the code sets the value of sediment in layer kb to zero.</w:t>
            </w:r>
          </w:p>
          <w:p w14:paraId="2938E52A" w14:textId="77777777" w:rsidR="000A6B49" w:rsidRDefault="000A6B49" w:rsidP="007413DA">
            <w:pPr>
              <w:pStyle w:val="PlainText"/>
              <w:rPr>
                <w:rFonts w:ascii="Calibri" w:hAnsi="Calibri"/>
                <w:sz w:val="18"/>
                <w:szCs w:val="16"/>
              </w:rPr>
            </w:pPr>
          </w:p>
          <w:p w14:paraId="06BC3728" w14:textId="77777777" w:rsidR="000A6B49" w:rsidRDefault="000A6B49" w:rsidP="007413DA">
            <w:pPr>
              <w:pStyle w:val="PlainText"/>
              <w:rPr>
                <w:rFonts w:ascii="Calibri" w:hAnsi="Calibri"/>
                <w:sz w:val="18"/>
                <w:szCs w:val="16"/>
              </w:rPr>
            </w:pPr>
            <w:r>
              <w:rPr>
                <w:rFonts w:ascii="Calibri" w:hAnsi="Calibri"/>
                <w:sz w:val="18"/>
                <w:szCs w:val="16"/>
              </w:rPr>
              <w:t>The code fixe for SED is shown below:</w:t>
            </w:r>
          </w:p>
          <w:p w14:paraId="7D9CA429" w14:textId="77777777" w:rsidR="000A6B49" w:rsidRPr="005C131A" w:rsidRDefault="000A6B49" w:rsidP="007413DA">
            <w:pPr>
              <w:pStyle w:val="PlainText"/>
              <w:rPr>
                <w:sz w:val="16"/>
                <w:szCs w:val="16"/>
              </w:rPr>
            </w:pPr>
            <w:r w:rsidRPr="00794D45">
              <w:rPr>
                <w:rFonts w:ascii="Calibri" w:hAnsi="Calibri"/>
                <w:sz w:val="18"/>
                <w:szCs w:val="16"/>
              </w:rPr>
              <w:t xml:space="preserve">          </w:t>
            </w:r>
            <w:r w:rsidRPr="00794D45">
              <w:rPr>
                <w:sz w:val="16"/>
                <w:szCs w:val="16"/>
              </w:rPr>
              <w:t xml:space="preserve">  </w:t>
            </w:r>
            <w:r w:rsidRPr="005C131A">
              <w:rPr>
                <w:sz w:val="16"/>
                <w:szCs w:val="16"/>
              </w:rPr>
              <w:t>SED(</w:t>
            </w:r>
            <w:proofErr w:type="gramStart"/>
            <w:r w:rsidRPr="005C131A">
              <w:rPr>
                <w:sz w:val="16"/>
                <w:szCs w:val="16"/>
              </w:rPr>
              <w:t>KT,I</w:t>
            </w:r>
            <w:proofErr w:type="gramEnd"/>
            <w:r w:rsidRPr="005C131A">
              <w:rPr>
                <w:sz w:val="16"/>
                <w:szCs w:val="16"/>
              </w:rPr>
              <w:t>)         = SED(KT,I)/H2(KT,I)</w:t>
            </w:r>
          </w:p>
          <w:p w14:paraId="7D52C6A8"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If(</w:t>
            </w:r>
            <w:proofErr w:type="spellStart"/>
            <w:proofErr w:type="gramEnd"/>
            <w:r w:rsidRPr="005C131A">
              <w:rPr>
                <w:sz w:val="16"/>
                <w:szCs w:val="16"/>
              </w:rPr>
              <w:t>CEMARelatedCode</w:t>
            </w:r>
            <w:proofErr w:type="spellEnd"/>
            <w:r w:rsidRPr="005C131A">
              <w:rPr>
                <w:sz w:val="16"/>
                <w:szCs w:val="16"/>
              </w:rPr>
              <w:t xml:space="preserve"> .and. </w:t>
            </w:r>
            <w:proofErr w:type="spellStart"/>
            <w:r w:rsidRPr="005C131A">
              <w:rPr>
                <w:sz w:val="16"/>
                <w:szCs w:val="16"/>
              </w:rPr>
              <w:t>IncludeCEMASedDiagenesis</w:t>
            </w:r>
            <w:proofErr w:type="spellEnd"/>
            <w:r w:rsidRPr="005C131A">
              <w:rPr>
                <w:sz w:val="16"/>
                <w:szCs w:val="16"/>
              </w:rPr>
              <w:t xml:space="preserve">)then   ! </w:t>
            </w:r>
            <w:proofErr w:type="spellStart"/>
            <w:r w:rsidRPr="005C131A">
              <w:rPr>
                <w:sz w:val="16"/>
                <w:szCs w:val="16"/>
              </w:rPr>
              <w:t>cb</w:t>
            </w:r>
            <w:proofErr w:type="spellEnd"/>
            <w:r w:rsidRPr="005C131A">
              <w:rPr>
                <w:sz w:val="16"/>
                <w:szCs w:val="16"/>
              </w:rPr>
              <w:t xml:space="preserve"> 07/23/18</w:t>
            </w:r>
          </w:p>
          <w:p w14:paraId="6B9C0E58" w14:textId="77777777" w:rsidR="000A6B49" w:rsidRPr="005C131A" w:rsidRDefault="000A6B49" w:rsidP="007413DA">
            <w:pPr>
              <w:pStyle w:val="PlainText"/>
              <w:rPr>
                <w:sz w:val="16"/>
                <w:szCs w:val="16"/>
              </w:rPr>
            </w:pPr>
            <w:r w:rsidRPr="005C131A">
              <w:rPr>
                <w:sz w:val="16"/>
                <w:szCs w:val="16"/>
              </w:rPr>
              <w:t xml:space="preserve">              SED(KT+</w:t>
            </w:r>
            <w:proofErr w:type="gramStart"/>
            <w:r w:rsidRPr="005C131A">
              <w:rPr>
                <w:sz w:val="16"/>
                <w:szCs w:val="16"/>
              </w:rPr>
              <w:t>1:KB</w:t>
            </w:r>
            <w:proofErr w:type="gramEnd"/>
            <w:r w:rsidRPr="005C131A">
              <w:rPr>
                <w:sz w:val="16"/>
                <w:szCs w:val="16"/>
              </w:rPr>
              <w:t xml:space="preserve">(I)-1,I) = SED(KT+1:KB(I)-1,I)/H2(KT+1:KB(I)-1,I)             </w:t>
            </w:r>
          </w:p>
          <w:p w14:paraId="5CDF34C9" w14:textId="77777777" w:rsidR="000A6B49" w:rsidRPr="005C131A" w:rsidRDefault="000A6B49" w:rsidP="007413DA">
            <w:pPr>
              <w:pStyle w:val="PlainText"/>
              <w:rPr>
                <w:sz w:val="16"/>
                <w:szCs w:val="16"/>
              </w:rPr>
            </w:pPr>
            <w:r w:rsidRPr="005C131A">
              <w:rPr>
                <w:sz w:val="16"/>
                <w:szCs w:val="16"/>
              </w:rPr>
              <w:t xml:space="preserve">              sed(kb(</w:t>
            </w:r>
            <w:proofErr w:type="spellStart"/>
            <w:r w:rsidRPr="005C131A">
              <w:rPr>
                <w:sz w:val="16"/>
                <w:szCs w:val="16"/>
              </w:rPr>
              <w:t>i</w:t>
            </w:r>
            <w:proofErr w:type="spellEnd"/>
            <w:proofErr w:type="gramStart"/>
            <w:r w:rsidRPr="005C131A">
              <w:rPr>
                <w:sz w:val="16"/>
                <w:szCs w:val="16"/>
              </w:rPr>
              <w:t>),</w:t>
            </w:r>
            <w:proofErr w:type="spellStart"/>
            <w:r w:rsidRPr="005C131A">
              <w:rPr>
                <w:sz w:val="16"/>
                <w:szCs w:val="16"/>
              </w:rPr>
              <w:t>i</w:t>
            </w:r>
            <w:proofErr w:type="spellEnd"/>
            <w:proofErr w:type="gramEnd"/>
            <w:r w:rsidRPr="005C131A">
              <w:rPr>
                <w:sz w:val="16"/>
                <w:szCs w:val="16"/>
              </w:rPr>
              <w:t>)=0.0</w:t>
            </w:r>
          </w:p>
          <w:p w14:paraId="79F8F5BB" w14:textId="77777777" w:rsidR="000A6B49" w:rsidRPr="005C131A" w:rsidRDefault="000A6B49" w:rsidP="007413DA">
            <w:pPr>
              <w:pStyle w:val="PlainText"/>
              <w:rPr>
                <w:sz w:val="16"/>
                <w:szCs w:val="16"/>
              </w:rPr>
            </w:pPr>
            <w:r w:rsidRPr="005C131A">
              <w:rPr>
                <w:sz w:val="16"/>
                <w:szCs w:val="16"/>
              </w:rPr>
              <w:t xml:space="preserve">            else              </w:t>
            </w:r>
          </w:p>
          <w:p w14:paraId="5EF80AA8" w14:textId="77777777" w:rsidR="000A6B49" w:rsidRPr="005C131A" w:rsidRDefault="000A6B49" w:rsidP="007413DA">
            <w:pPr>
              <w:pStyle w:val="PlainText"/>
              <w:rPr>
                <w:sz w:val="16"/>
                <w:szCs w:val="16"/>
              </w:rPr>
            </w:pPr>
            <w:r w:rsidRPr="005C131A">
              <w:rPr>
                <w:sz w:val="16"/>
                <w:szCs w:val="16"/>
              </w:rPr>
              <w:t xml:space="preserve">              SED(KT+</w:t>
            </w:r>
            <w:proofErr w:type="gramStart"/>
            <w:r w:rsidRPr="005C131A">
              <w:rPr>
                <w:sz w:val="16"/>
                <w:szCs w:val="16"/>
              </w:rPr>
              <w:t>1:KB</w:t>
            </w:r>
            <w:proofErr w:type="gramEnd"/>
            <w:r w:rsidRPr="005C131A">
              <w:rPr>
                <w:sz w:val="16"/>
                <w:szCs w:val="16"/>
              </w:rPr>
              <w:t xml:space="preserve">(I),I) = SED(KT+1:KB(I),I)/H2(KT+1:KB(I),I)             </w:t>
            </w:r>
          </w:p>
          <w:p w14:paraId="6CBDB575" w14:textId="77777777" w:rsidR="000A6B49" w:rsidRPr="005C131A" w:rsidRDefault="000A6B49" w:rsidP="007413DA">
            <w:pPr>
              <w:pStyle w:val="PlainText"/>
              <w:rPr>
                <w:sz w:val="16"/>
                <w:szCs w:val="16"/>
              </w:rPr>
            </w:pPr>
            <w:r w:rsidRPr="005C131A">
              <w:rPr>
                <w:sz w:val="16"/>
                <w:szCs w:val="16"/>
              </w:rPr>
              <w:t xml:space="preserve">            end if</w:t>
            </w:r>
          </w:p>
          <w:p w14:paraId="44E72EF5" w14:textId="77777777" w:rsidR="000A6B49" w:rsidRPr="005C131A" w:rsidRDefault="000A6B49" w:rsidP="007413DA">
            <w:pPr>
              <w:pStyle w:val="PlainText"/>
              <w:rPr>
                <w:sz w:val="16"/>
                <w:szCs w:val="16"/>
              </w:rPr>
            </w:pPr>
            <w:r w:rsidRPr="005C131A">
              <w:rPr>
                <w:sz w:val="16"/>
                <w:szCs w:val="16"/>
              </w:rPr>
              <w:t xml:space="preserve">          END DO</w:t>
            </w:r>
          </w:p>
          <w:p w14:paraId="740144BE" w14:textId="77777777" w:rsidR="000A6B49" w:rsidRDefault="000A6B49" w:rsidP="007413DA">
            <w:pPr>
              <w:pStyle w:val="PlainText"/>
              <w:rPr>
                <w:rFonts w:ascii="Calibri" w:hAnsi="Calibri"/>
                <w:sz w:val="18"/>
                <w:szCs w:val="16"/>
              </w:rPr>
            </w:pPr>
            <w:r w:rsidRPr="00794D45">
              <w:rPr>
                <w:rFonts w:ascii="Calibri" w:hAnsi="Calibri"/>
                <w:sz w:val="18"/>
                <w:szCs w:val="16"/>
              </w:rPr>
              <w:t>Similar code fixes were applied to SEDP</w:t>
            </w:r>
            <w:r>
              <w:rPr>
                <w:rFonts w:ascii="Calibri" w:hAnsi="Calibri"/>
                <w:sz w:val="18"/>
                <w:szCs w:val="16"/>
              </w:rPr>
              <w:t>, SEDC</w:t>
            </w:r>
            <w:r w:rsidRPr="00794D45">
              <w:rPr>
                <w:rFonts w:ascii="Calibri" w:hAnsi="Calibri"/>
                <w:sz w:val="18"/>
                <w:szCs w:val="16"/>
              </w:rPr>
              <w:t xml:space="preserve"> and SEDN.</w:t>
            </w:r>
          </w:p>
        </w:tc>
        <w:tc>
          <w:tcPr>
            <w:tcW w:w="1422" w:type="dxa"/>
          </w:tcPr>
          <w:p w14:paraId="6FB721C2" w14:textId="77777777" w:rsidR="000A6B49" w:rsidRDefault="000A6B49" w:rsidP="007413DA">
            <w:r>
              <w:t>7/23/2018</w:t>
            </w:r>
          </w:p>
        </w:tc>
      </w:tr>
      <w:tr w:rsidR="000A6B49" w:rsidRPr="00A8639A" w14:paraId="6C43488A" w14:textId="77777777" w:rsidTr="001064DA">
        <w:trPr>
          <w:cantSplit/>
        </w:trPr>
        <w:tc>
          <w:tcPr>
            <w:tcW w:w="606" w:type="dxa"/>
          </w:tcPr>
          <w:p w14:paraId="414157F5" w14:textId="77777777" w:rsidR="000A6B49" w:rsidRDefault="000A6B49" w:rsidP="007413DA">
            <w:r>
              <w:lastRenderedPageBreak/>
              <w:t>36</w:t>
            </w:r>
          </w:p>
        </w:tc>
        <w:tc>
          <w:tcPr>
            <w:tcW w:w="1194" w:type="dxa"/>
          </w:tcPr>
          <w:p w14:paraId="02D8325E" w14:textId="77777777" w:rsidR="000A6B49" w:rsidRDefault="000A6B49" w:rsidP="007413DA">
            <w:r>
              <w:t>W2</w:t>
            </w:r>
          </w:p>
        </w:tc>
        <w:tc>
          <w:tcPr>
            <w:tcW w:w="1530" w:type="dxa"/>
          </w:tcPr>
          <w:p w14:paraId="3B10E3E4" w14:textId="77777777" w:rsidR="000A6B49" w:rsidRDefault="000A6B49" w:rsidP="007413DA">
            <w:r>
              <w:t>TSR output</w:t>
            </w:r>
          </w:p>
        </w:tc>
        <w:tc>
          <w:tcPr>
            <w:tcW w:w="4158" w:type="dxa"/>
          </w:tcPr>
          <w:p w14:paraId="12036DF6" w14:textId="18F7B46D" w:rsidR="000A6B49" w:rsidRDefault="000A6B49" w:rsidP="007413DA">
            <w:pPr>
              <w:pStyle w:val="PlainText"/>
              <w:rPr>
                <w:rFonts w:ascii="Calibri" w:hAnsi="Calibri"/>
                <w:sz w:val="18"/>
                <w:szCs w:val="16"/>
              </w:rPr>
            </w:pPr>
            <w:r>
              <w:rPr>
                <w:rFonts w:ascii="Calibri" w:hAnsi="Calibri"/>
                <w:sz w:val="18"/>
                <w:szCs w:val="16"/>
              </w:rPr>
              <w:t xml:space="preserve">When a branch </w:t>
            </w:r>
            <w:r w:rsidR="0044000E">
              <w:rPr>
                <w:rFonts w:ascii="Calibri" w:hAnsi="Calibri"/>
                <w:sz w:val="18"/>
                <w:szCs w:val="16"/>
              </w:rPr>
              <w:t xml:space="preserve">became </w:t>
            </w:r>
            <w:r>
              <w:rPr>
                <w:rFonts w:ascii="Calibri" w:hAnsi="Calibri"/>
                <w:sz w:val="18"/>
                <w:szCs w:val="16"/>
              </w:rPr>
              <w:t xml:space="preserve">inactive, the TSR output file continued to write output information even though the segment was not hydrated. Logic was added to skip output for a TSR file if the segment was inactive or if the fixed layer was above the surface layer. </w:t>
            </w:r>
          </w:p>
          <w:p w14:paraId="289E2F77" w14:textId="77777777" w:rsidR="000A6B49" w:rsidRPr="005C131A" w:rsidRDefault="000A6B49" w:rsidP="007413DA">
            <w:pPr>
              <w:autoSpaceDE w:val="0"/>
              <w:autoSpaceDN w:val="0"/>
              <w:adjustRightInd w:val="0"/>
              <w:rPr>
                <w:rFonts w:ascii="Courier New" w:hAnsi="Courier New" w:cs="Courier New"/>
                <w:color w:val="000000"/>
                <w:sz w:val="16"/>
                <w:szCs w:val="19"/>
              </w:rPr>
            </w:pPr>
            <w:r>
              <w:rPr>
                <w:rFonts w:ascii="Consolas" w:hAnsi="Consolas" w:cs="Consolas"/>
                <w:color w:val="000000"/>
                <w:sz w:val="19"/>
                <w:szCs w:val="19"/>
              </w:rPr>
              <w:t xml:space="preserve">   </w:t>
            </w:r>
            <w:r w:rsidRPr="006F3E96">
              <w:rPr>
                <w:rFonts w:ascii="Consolas" w:hAnsi="Consolas" w:cs="Consolas"/>
                <w:color w:val="000000"/>
                <w:sz w:val="16"/>
                <w:szCs w:val="19"/>
              </w:rPr>
              <w:t xml:space="preserve">   </w:t>
            </w:r>
            <w:r w:rsidRPr="005C131A">
              <w:rPr>
                <w:rFonts w:ascii="Courier New" w:hAnsi="Courier New" w:cs="Courier New"/>
                <w:color w:val="0000FF"/>
                <w:sz w:val="16"/>
                <w:szCs w:val="19"/>
              </w:rPr>
              <w:t>DO</w:t>
            </w:r>
            <w:r w:rsidRPr="005C131A">
              <w:rPr>
                <w:rFonts w:ascii="Courier New" w:hAnsi="Courier New" w:cs="Courier New"/>
                <w:color w:val="000000"/>
                <w:sz w:val="16"/>
                <w:szCs w:val="19"/>
              </w:rPr>
              <w:t xml:space="preserve"> J=</w:t>
            </w:r>
            <w:proofErr w:type="gramStart"/>
            <w:r w:rsidRPr="005C131A">
              <w:rPr>
                <w:rFonts w:ascii="Courier New" w:hAnsi="Courier New" w:cs="Courier New"/>
                <w:color w:val="000000"/>
                <w:sz w:val="16"/>
                <w:szCs w:val="19"/>
              </w:rPr>
              <w:t>1,NIKTSR</w:t>
            </w:r>
            <w:proofErr w:type="gramEnd"/>
            <w:r w:rsidRPr="005C131A">
              <w:rPr>
                <w:rFonts w:ascii="Courier New" w:hAnsi="Courier New" w:cs="Courier New"/>
                <w:color w:val="000000"/>
                <w:sz w:val="16"/>
                <w:szCs w:val="19"/>
              </w:rPr>
              <w:t xml:space="preserve">  </w:t>
            </w:r>
          </w:p>
          <w:p w14:paraId="578FAB71"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I = ITSR(J)  </w:t>
            </w:r>
          </w:p>
          <w:p w14:paraId="3DB0E545"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8000"/>
                <w:sz w:val="16"/>
                <w:szCs w:val="19"/>
              </w:rPr>
              <w:t xml:space="preserve">! find out if segment is inactive OR cell is inactive for fixed layer - do not write out </w:t>
            </w:r>
            <w:proofErr w:type="spellStart"/>
            <w:r w:rsidRPr="005C131A">
              <w:rPr>
                <w:rFonts w:ascii="Courier New" w:hAnsi="Courier New" w:cs="Courier New"/>
                <w:color w:val="008000"/>
                <w:sz w:val="16"/>
                <w:szCs w:val="19"/>
              </w:rPr>
              <w:t>tsr</w:t>
            </w:r>
            <w:proofErr w:type="spellEnd"/>
            <w:r w:rsidRPr="005C131A">
              <w:rPr>
                <w:rFonts w:ascii="Courier New" w:hAnsi="Courier New" w:cs="Courier New"/>
                <w:color w:val="008000"/>
                <w:sz w:val="16"/>
                <w:szCs w:val="19"/>
              </w:rPr>
              <w:t xml:space="preserve"> </w:t>
            </w:r>
            <w:proofErr w:type="gramStart"/>
            <w:r w:rsidRPr="005C131A">
              <w:rPr>
                <w:rFonts w:ascii="Courier New" w:hAnsi="Courier New" w:cs="Courier New"/>
                <w:color w:val="008000"/>
                <w:sz w:val="16"/>
                <w:szCs w:val="19"/>
              </w:rPr>
              <w:t>file  !</w:t>
            </w:r>
            <w:proofErr w:type="gramEnd"/>
            <w:r w:rsidRPr="005C131A">
              <w:rPr>
                <w:rFonts w:ascii="Courier New" w:hAnsi="Courier New" w:cs="Courier New"/>
                <w:color w:val="008000"/>
                <w:sz w:val="16"/>
                <w:szCs w:val="19"/>
              </w:rPr>
              <w:t xml:space="preserve"> SW 7/24/2018</w:t>
            </w:r>
          </w:p>
          <w:p w14:paraId="46584C07"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(BR_INACTIVE(JBTSR(J)</w:t>
            </w:r>
            <w:proofErr w:type="gramStart"/>
            <w:r w:rsidRPr="005C131A">
              <w:rPr>
                <w:rFonts w:ascii="Courier New" w:hAnsi="Courier New" w:cs="Courier New"/>
                <w:color w:val="000000"/>
                <w:sz w:val="16"/>
                <w:szCs w:val="19"/>
              </w:rPr>
              <w:t>))</w:t>
            </w:r>
            <w:r w:rsidRPr="005C131A">
              <w:rPr>
                <w:rFonts w:ascii="Courier New" w:hAnsi="Courier New" w:cs="Courier New"/>
                <w:color w:val="0000FF"/>
                <w:sz w:val="16"/>
                <w:szCs w:val="19"/>
              </w:rPr>
              <w:t>CYCLE</w:t>
            </w:r>
            <w:proofErr w:type="gramEnd"/>
          </w:p>
          <w:p w14:paraId="446978B7"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(CUS(JBTSR(J)) &gt; </w:t>
            </w:r>
            <w:proofErr w:type="gramStart"/>
            <w:r w:rsidRPr="005C131A">
              <w:rPr>
                <w:rFonts w:ascii="Courier New" w:hAnsi="Courier New" w:cs="Courier New"/>
                <w:color w:val="000000"/>
                <w:sz w:val="16"/>
                <w:szCs w:val="19"/>
              </w:rPr>
              <w:t>I)</w:t>
            </w:r>
            <w:r w:rsidRPr="005C131A">
              <w:rPr>
                <w:rFonts w:ascii="Courier New" w:hAnsi="Courier New" w:cs="Courier New"/>
                <w:color w:val="0000FF"/>
                <w:sz w:val="16"/>
                <w:szCs w:val="19"/>
              </w:rPr>
              <w:t>CYCLE</w:t>
            </w:r>
            <w:proofErr w:type="gramEnd"/>
          </w:p>
          <w:p w14:paraId="1D48EBF5"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DO</w:t>
            </w:r>
            <w:r w:rsidRPr="005C131A">
              <w:rPr>
                <w:rFonts w:ascii="Courier New" w:hAnsi="Courier New" w:cs="Courier New"/>
                <w:color w:val="000000"/>
                <w:sz w:val="16"/>
                <w:szCs w:val="19"/>
              </w:rPr>
              <w:t xml:space="preserve"> JW=</w:t>
            </w:r>
            <w:proofErr w:type="gramStart"/>
            <w:r w:rsidRPr="005C131A">
              <w:rPr>
                <w:rFonts w:ascii="Courier New" w:hAnsi="Courier New" w:cs="Courier New"/>
                <w:color w:val="000000"/>
                <w:sz w:val="16"/>
                <w:szCs w:val="19"/>
              </w:rPr>
              <w:t>1,NWB</w:t>
            </w:r>
            <w:proofErr w:type="gramEnd"/>
            <w:r w:rsidRPr="005C131A">
              <w:rPr>
                <w:rFonts w:ascii="Courier New" w:hAnsi="Courier New" w:cs="Courier New"/>
                <w:color w:val="000000"/>
                <w:sz w:val="16"/>
                <w:szCs w:val="19"/>
              </w:rPr>
              <w:t xml:space="preserve">  </w:t>
            </w:r>
          </w:p>
          <w:p w14:paraId="1190E9ED"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 (I &gt;= US(BS(JW))-</w:t>
            </w:r>
            <w:proofErr w:type="gramStart"/>
            <w:r w:rsidRPr="005C131A">
              <w:rPr>
                <w:rFonts w:ascii="Courier New" w:hAnsi="Courier New" w:cs="Courier New"/>
                <w:color w:val="000000"/>
                <w:sz w:val="16"/>
                <w:szCs w:val="19"/>
              </w:rPr>
              <w:t>1 .</w:t>
            </w:r>
            <w:proofErr w:type="gramEnd"/>
            <w:r w:rsidRPr="005C131A">
              <w:rPr>
                <w:rFonts w:ascii="Courier New" w:hAnsi="Courier New" w:cs="Courier New"/>
                <w:color w:val="000000"/>
                <w:sz w:val="16"/>
                <w:szCs w:val="19"/>
              </w:rPr>
              <w:t>AND. I &lt;= DS(BE(JW</w:t>
            </w:r>
            <w:proofErr w:type="gramStart"/>
            <w:r w:rsidRPr="005C131A">
              <w:rPr>
                <w:rFonts w:ascii="Courier New" w:hAnsi="Courier New" w:cs="Courier New"/>
                <w:color w:val="000000"/>
                <w:sz w:val="16"/>
                <w:szCs w:val="19"/>
              </w:rPr>
              <w:t>))+</w:t>
            </w:r>
            <w:proofErr w:type="gramEnd"/>
            <w:r w:rsidRPr="005C131A">
              <w:rPr>
                <w:rFonts w:ascii="Courier New" w:hAnsi="Courier New" w:cs="Courier New"/>
                <w:color w:val="000000"/>
                <w:sz w:val="16"/>
                <w:szCs w:val="19"/>
              </w:rPr>
              <w:t xml:space="preserve">1) </w:t>
            </w:r>
            <w:r w:rsidRPr="005C131A">
              <w:rPr>
                <w:rFonts w:ascii="Courier New" w:hAnsi="Courier New" w:cs="Courier New"/>
                <w:color w:val="0000FF"/>
                <w:sz w:val="16"/>
                <w:szCs w:val="19"/>
              </w:rPr>
              <w:t>EXIT</w:t>
            </w:r>
            <w:r w:rsidRPr="005C131A">
              <w:rPr>
                <w:rFonts w:ascii="Courier New" w:hAnsi="Courier New" w:cs="Courier New"/>
                <w:color w:val="000000"/>
                <w:sz w:val="16"/>
                <w:szCs w:val="19"/>
              </w:rPr>
              <w:t xml:space="preserve">  </w:t>
            </w:r>
          </w:p>
          <w:p w14:paraId="7F6AED5B"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END DO</w:t>
            </w:r>
            <w:r w:rsidRPr="005C131A">
              <w:rPr>
                <w:rFonts w:ascii="Courier New" w:hAnsi="Courier New" w:cs="Courier New"/>
                <w:color w:val="000000"/>
                <w:sz w:val="16"/>
                <w:szCs w:val="19"/>
              </w:rPr>
              <w:t xml:space="preserve">          </w:t>
            </w:r>
          </w:p>
          <w:p w14:paraId="4420A81B"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(ETSR(J) &lt; </w:t>
            </w:r>
            <w:proofErr w:type="gramStart"/>
            <w:r w:rsidRPr="005C131A">
              <w:rPr>
                <w:rFonts w:ascii="Courier New" w:hAnsi="Courier New" w:cs="Courier New"/>
                <w:color w:val="000000"/>
                <w:sz w:val="16"/>
                <w:szCs w:val="19"/>
              </w:rPr>
              <w:t>0)</w:t>
            </w:r>
            <w:r w:rsidRPr="005C131A">
              <w:rPr>
                <w:rFonts w:ascii="Courier New" w:hAnsi="Courier New" w:cs="Courier New"/>
                <w:color w:val="0000FF"/>
                <w:sz w:val="16"/>
                <w:szCs w:val="19"/>
              </w:rPr>
              <w:t>THEN</w:t>
            </w:r>
            <w:proofErr w:type="gramEnd"/>
            <w:r w:rsidRPr="005C131A">
              <w:rPr>
                <w:rFonts w:ascii="Courier New" w:hAnsi="Courier New" w:cs="Courier New"/>
                <w:color w:val="000000"/>
                <w:sz w:val="16"/>
                <w:szCs w:val="19"/>
              </w:rPr>
              <w:t xml:space="preserve">                 </w:t>
            </w:r>
            <w:r w:rsidRPr="005C131A">
              <w:rPr>
                <w:rFonts w:ascii="Courier New" w:hAnsi="Courier New" w:cs="Courier New"/>
                <w:color w:val="008000"/>
                <w:sz w:val="16"/>
                <w:szCs w:val="19"/>
              </w:rPr>
              <w:t>! SW 7/24/2018</w:t>
            </w:r>
          </w:p>
          <w:p w14:paraId="33DDEAF4"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w:t>
            </w:r>
            <w:r w:rsidRPr="005C131A">
              <w:rPr>
                <w:rFonts w:ascii="Courier New" w:hAnsi="Courier New" w:cs="Courier New"/>
                <w:color w:val="0000FF"/>
                <w:sz w:val="16"/>
                <w:szCs w:val="19"/>
              </w:rPr>
              <w:t>INT</w:t>
            </w:r>
            <w:r w:rsidRPr="005C131A">
              <w:rPr>
                <w:rFonts w:ascii="Courier New" w:hAnsi="Courier New" w:cs="Courier New"/>
                <w:color w:val="000000"/>
                <w:sz w:val="16"/>
                <w:szCs w:val="19"/>
              </w:rPr>
              <w:t>(</w:t>
            </w:r>
            <w:r w:rsidRPr="005C131A">
              <w:rPr>
                <w:rFonts w:ascii="Courier New" w:hAnsi="Courier New" w:cs="Courier New"/>
                <w:color w:val="0000FF"/>
                <w:sz w:val="16"/>
                <w:szCs w:val="19"/>
              </w:rPr>
              <w:t>ABS</w:t>
            </w:r>
            <w:r w:rsidRPr="005C131A">
              <w:rPr>
                <w:rFonts w:ascii="Courier New" w:hAnsi="Courier New" w:cs="Courier New"/>
                <w:color w:val="000000"/>
                <w:sz w:val="16"/>
                <w:szCs w:val="19"/>
              </w:rPr>
              <w:t>(ETSR(J))) &lt; KTWB(JW</w:t>
            </w:r>
            <w:proofErr w:type="gramStart"/>
            <w:r w:rsidRPr="005C131A">
              <w:rPr>
                <w:rFonts w:ascii="Courier New" w:hAnsi="Courier New" w:cs="Courier New"/>
                <w:color w:val="000000"/>
                <w:sz w:val="16"/>
                <w:szCs w:val="19"/>
              </w:rPr>
              <w:t>))</w:t>
            </w:r>
            <w:r w:rsidRPr="005C131A">
              <w:rPr>
                <w:rFonts w:ascii="Courier New" w:hAnsi="Courier New" w:cs="Courier New"/>
                <w:color w:val="0000FF"/>
                <w:sz w:val="16"/>
                <w:szCs w:val="19"/>
              </w:rPr>
              <w:t>CYCLE</w:t>
            </w:r>
            <w:proofErr w:type="gramEnd"/>
            <w:r w:rsidRPr="005C131A">
              <w:rPr>
                <w:rFonts w:ascii="Courier New" w:hAnsi="Courier New" w:cs="Courier New"/>
                <w:color w:val="000000"/>
                <w:sz w:val="16"/>
                <w:szCs w:val="19"/>
              </w:rPr>
              <w:t xml:space="preserve">  </w:t>
            </w:r>
          </w:p>
          <w:p w14:paraId="638B4FA1" w14:textId="77777777" w:rsidR="000A6B49" w:rsidRDefault="000A6B49" w:rsidP="007413DA">
            <w:pPr>
              <w:pStyle w:val="PlainText"/>
              <w:rPr>
                <w:rFonts w:ascii="Calibri" w:hAnsi="Calibri"/>
                <w:sz w:val="18"/>
                <w:szCs w:val="16"/>
              </w:rPr>
            </w:pPr>
            <w:r w:rsidRPr="005C131A">
              <w:rPr>
                <w:color w:val="000000"/>
                <w:sz w:val="16"/>
                <w:szCs w:val="19"/>
              </w:rPr>
              <w:t xml:space="preserve">        </w:t>
            </w:r>
            <w:r w:rsidRPr="005C131A">
              <w:rPr>
                <w:color w:val="0000FF"/>
                <w:sz w:val="16"/>
                <w:szCs w:val="19"/>
              </w:rPr>
              <w:t>ENDIF</w:t>
            </w:r>
          </w:p>
        </w:tc>
        <w:tc>
          <w:tcPr>
            <w:tcW w:w="1422" w:type="dxa"/>
          </w:tcPr>
          <w:p w14:paraId="727ACE25" w14:textId="77777777" w:rsidR="000A6B49" w:rsidRDefault="000A6B49" w:rsidP="007413DA">
            <w:r>
              <w:t>7/24/2018</w:t>
            </w:r>
          </w:p>
        </w:tc>
      </w:tr>
      <w:tr w:rsidR="000A6B49" w:rsidRPr="00A8639A" w14:paraId="3829BFC2" w14:textId="77777777" w:rsidTr="001064DA">
        <w:trPr>
          <w:cantSplit/>
        </w:trPr>
        <w:tc>
          <w:tcPr>
            <w:tcW w:w="606" w:type="dxa"/>
          </w:tcPr>
          <w:p w14:paraId="6C42D3EF" w14:textId="77777777" w:rsidR="000A6B49" w:rsidRDefault="000A6B49" w:rsidP="007413DA">
            <w:r>
              <w:t>37</w:t>
            </w:r>
          </w:p>
        </w:tc>
        <w:tc>
          <w:tcPr>
            <w:tcW w:w="1194" w:type="dxa"/>
          </w:tcPr>
          <w:p w14:paraId="5AC97720" w14:textId="77777777" w:rsidR="000A6B49" w:rsidRDefault="000A6B49" w:rsidP="007413DA">
            <w:r>
              <w:t>W2</w:t>
            </w:r>
          </w:p>
        </w:tc>
        <w:tc>
          <w:tcPr>
            <w:tcW w:w="1530" w:type="dxa"/>
          </w:tcPr>
          <w:p w14:paraId="7DEBF7D7" w14:textId="77777777" w:rsidR="000A6B49" w:rsidRDefault="000A6B49" w:rsidP="007413DA">
            <w:r>
              <w:t>WRN</w:t>
            </w:r>
          </w:p>
        </w:tc>
        <w:tc>
          <w:tcPr>
            <w:tcW w:w="4158" w:type="dxa"/>
          </w:tcPr>
          <w:p w14:paraId="608FDE8D" w14:textId="77777777" w:rsidR="000A6B49" w:rsidRDefault="000A6B49" w:rsidP="007413DA">
            <w:pPr>
              <w:pStyle w:val="PlainText"/>
              <w:rPr>
                <w:rFonts w:ascii="Calibri" w:hAnsi="Calibri"/>
                <w:sz w:val="18"/>
                <w:szCs w:val="16"/>
              </w:rPr>
            </w:pPr>
            <w:r>
              <w:rPr>
                <w:rFonts w:ascii="Calibri" w:hAnsi="Calibri"/>
                <w:sz w:val="18"/>
                <w:szCs w:val="16"/>
              </w:rPr>
              <w:t>When a branch becomes ACTIVE, it is now written out to the WRN file (this was previously written out to the SNP file and only when INACTIVE to the WRN file).</w:t>
            </w:r>
          </w:p>
          <w:p w14:paraId="0A59B359" w14:textId="77777777" w:rsidR="000A6B49" w:rsidRDefault="000A6B49" w:rsidP="007413DA">
            <w:pPr>
              <w:pStyle w:val="PlainText"/>
              <w:rPr>
                <w:rFonts w:ascii="Calibri" w:hAnsi="Calibri"/>
                <w:sz w:val="18"/>
                <w:szCs w:val="16"/>
              </w:rPr>
            </w:pPr>
          </w:p>
        </w:tc>
        <w:tc>
          <w:tcPr>
            <w:tcW w:w="1422" w:type="dxa"/>
          </w:tcPr>
          <w:p w14:paraId="2E4214EE" w14:textId="77777777" w:rsidR="000A6B49" w:rsidRDefault="000A6B49" w:rsidP="007413DA">
            <w:r>
              <w:t>7/24/2018</w:t>
            </w:r>
          </w:p>
        </w:tc>
      </w:tr>
      <w:tr w:rsidR="000A6B49" w:rsidRPr="00A8639A" w14:paraId="37699628" w14:textId="77777777" w:rsidTr="001064DA">
        <w:trPr>
          <w:cantSplit/>
        </w:trPr>
        <w:tc>
          <w:tcPr>
            <w:tcW w:w="606" w:type="dxa"/>
          </w:tcPr>
          <w:p w14:paraId="34AE5263" w14:textId="77777777" w:rsidR="000A6B49" w:rsidRDefault="000A6B49" w:rsidP="007413DA">
            <w:r>
              <w:t>38</w:t>
            </w:r>
          </w:p>
        </w:tc>
        <w:tc>
          <w:tcPr>
            <w:tcW w:w="1194" w:type="dxa"/>
          </w:tcPr>
          <w:p w14:paraId="1E9B82CC" w14:textId="77777777" w:rsidR="000A6B49" w:rsidRDefault="000A6B49" w:rsidP="007413DA">
            <w:r>
              <w:t>W2</w:t>
            </w:r>
          </w:p>
        </w:tc>
        <w:tc>
          <w:tcPr>
            <w:tcW w:w="1530" w:type="dxa"/>
          </w:tcPr>
          <w:p w14:paraId="58DE9D1F" w14:textId="77777777" w:rsidR="00E64773" w:rsidRDefault="000A6B49" w:rsidP="007413DA">
            <w:pPr>
              <w:rPr>
                <w:ins w:id="143" w:author="Honnalore Steissberg" w:date="2021-09-10T16:00:00Z"/>
              </w:rPr>
            </w:pPr>
            <w:r>
              <w:t xml:space="preserve">SO4 in </w:t>
            </w:r>
          </w:p>
          <w:p w14:paraId="4EF595FD" w14:textId="2B258150" w:rsidR="000A6B49" w:rsidRDefault="000A6B49" w:rsidP="007413DA">
            <w:r>
              <w:t>Sediment</w:t>
            </w:r>
          </w:p>
        </w:tc>
        <w:tc>
          <w:tcPr>
            <w:tcW w:w="4158" w:type="dxa"/>
          </w:tcPr>
          <w:p w14:paraId="3E87E87F" w14:textId="77777777" w:rsidR="000A6B49" w:rsidRDefault="000A6B49" w:rsidP="007413DA">
            <w:pPr>
              <w:pStyle w:val="PlainText"/>
              <w:rPr>
                <w:rFonts w:ascii="Calibri" w:hAnsi="Calibri"/>
                <w:sz w:val="18"/>
                <w:szCs w:val="16"/>
              </w:rPr>
            </w:pPr>
            <w:r>
              <w:rPr>
                <w:rFonts w:ascii="Calibri" w:hAnsi="Calibri"/>
                <w:sz w:val="18"/>
                <w:szCs w:val="16"/>
              </w:rPr>
              <w:t xml:space="preserve">The code was updated to compute SO4 in both the aerobic and anaerobic layers and to allow diffusion from the water column to the sediment. This was previously not implemented. Also, updates were made to the bed consolidation routine in the sediment diagenesis model. </w:t>
            </w:r>
          </w:p>
        </w:tc>
        <w:tc>
          <w:tcPr>
            <w:tcW w:w="1422" w:type="dxa"/>
          </w:tcPr>
          <w:p w14:paraId="7EEF24F4" w14:textId="77777777" w:rsidR="000A6B49" w:rsidRDefault="000A6B49" w:rsidP="007413DA">
            <w:r>
              <w:t>8/1/2018</w:t>
            </w:r>
          </w:p>
        </w:tc>
      </w:tr>
      <w:tr w:rsidR="000A6B49" w:rsidRPr="00A8639A" w14:paraId="4C645AFD" w14:textId="77777777" w:rsidTr="001064DA">
        <w:trPr>
          <w:cantSplit/>
        </w:trPr>
        <w:tc>
          <w:tcPr>
            <w:tcW w:w="606" w:type="dxa"/>
          </w:tcPr>
          <w:p w14:paraId="68B25D90" w14:textId="77777777" w:rsidR="000A6B49" w:rsidRDefault="000A6B49" w:rsidP="007413DA">
            <w:r>
              <w:lastRenderedPageBreak/>
              <w:t>39</w:t>
            </w:r>
          </w:p>
        </w:tc>
        <w:tc>
          <w:tcPr>
            <w:tcW w:w="1194" w:type="dxa"/>
          </w:tcPr>
          <w:p w14:paraId="1DBC3FC5" w14:textId="77777777" w:rsidR="000A6B49" w:rsidRDefault="000A6B49" w:rsidP="007413DA">
            <w:r>
              <w:t>W2, PREW2</w:t>
            </w:r>
          </w:p>
        </w:tc>
        <w:tc>
          <w:tcPr>
            <w:tcW w:w="1530" w:type="dxa"/>
          </w:tcPr>
          <w:p w14:paraId="59E735F7" w14:textId="77777777" w:rsidR="000A6B49" w:rsidRDefault="000A6B49" w:rsidP="007413DA">
            <w:r>
              <w:t>Constriction</w:t>
            </w:r>
          </w:p>
        </w:tc>
        <w:tc>
          <w:tcPr>
            <w:tcW w:w="4158" w:type="dxa"/>
          </w:tcPr>
          <w:p w14:paraId="160E36ED" w14:textId="54AC84DB" w:rsidR="000A6B49" w:rsidRDefault="000A6B49" w:rsidP="007413DA">
            <w:pPr>
              <w:pStyle w:val="PlainText"/>
              <w:rPr>
                <w:rFonts w:ascii="Calibri" w:hAnsi="Calibri"/>
                <w:sz w:val="18"/>
                <w:szCs w:val="16"/>
              </w:rPr>
            </w:pPr>
            <w:r>
              <w:rPr>
                <w:rFonts w:ascii="Calibri" w:hAnsi="Calibri"/>
                <w:sz w:val="18"/>
                <w:szCs w:val="16"/>
              </w:rPr>
              <w:t xml:space="preserve">This is a model enhancement: The model user can specify a maximum width between segments by specifying that in a new input file called ‘constriction.csv’. This does not affect the volume of the segments – it only affects the right hand side face width. Whereas an internal weir blocks all the flow, this allows for a reduced area and eliminates the need to insert a short segment of small width that can cause </w:t>
            </w:r>
            <w:r w:rsidR="00AF309A">
              <w:rPr>
                <w:rFonts w:ascii="Calibri" w:hAnsi="Calibri"/>
                <w:sz w:val="18"/>
                <w:szCs w:val="16"/>
              </w:rPr>
              <w:t>in</w:t>
            </w:r>
            <w:r>
              <w:rPr>
                <w:rFonts w:ascii="Calibri" w:hAnsi="Calibri"/>
                <w:sz w:val="18"/>
                <w:szCs w:val="16"/>
              </w:rPr>
              <w:t>stability and lowered time step issues.</w:t>
            </w:r>
          </w:p>
          <w:p w14:paraId="3A5DCEAE" w14:textId="77777777" w:rsidR="000A6B49" w:rsidRDefault="000A6B49" w:rsidP="007413DA">
            <w:pPr>
              <w:pStyle w:val="PlainText"/>
              <w:rPr>
                <w:rFonts w:ascii="Calibri" w:hAnsi="Calibri"/>
                <w:sz w:val="18"/>
                <w:szCs w:val="16"/>
              </w:rPr>
            </w:pPr>
          </w:p>
          <w:p w14:paraId="3BCEC5F9" w14:textId="0B7A5642" w:rsidR="000A6B49" w:rsidRDefault="000A6B49" w:rsidP="007413DA">
            <w:pPr>
              <w:pStyle w:val="PlainText"/>
              <w:rPr>
                <w:rFonts w:ascii="Calibri" w:hAnsi="Calibri"/>
                <w:sz w:val="18"/>
                <w:szCs w:val="16"/>
              </w:rPr>
            </w:pPr>
            <w:r>
              <w:rPr>
                <w:rFonts w:ascii="Calibri" w:hAnsi="Calibri"/>
                <w:sz w:val="18"/>
                <w:szCs w:val="16"/>
              </w:rPr>
              <w:t xml:space="preserve">The new input file is </w:t>
            </w:r>
            <w:r w:rsidRPr="005C131A">
              <w:rPr>
                <w:rFonts w:ascii="Calibri" w:hAnsi="Calibri"/>
                <w:b/>
                <w:bCs/>
                <w:sz w:val="18"/>
                <w:szCs w:val="16"/>
              </w:rPr>
              <w:t>constiction.csv</w:t>
            </w:r>
            <w:r>
              <w:rPr>
                <w:rFonts w:ascii="Calibri" w:hAnsi="Calibri"/>
                <w:sz w:val="18"/>
                <w:szCs w:val="16"/>
              </w:rPr>
              <w:t xml:space="preserve"> and has the following format:</w:t>
            </w:r>
          </w:p>
          <w:p w14:paraId="068DB65B" w14:textId="77777777" w:rsidR="000A6B49" w:rsidRDefault="000A6B49" w:rsidP="007413DA">
            <w:pPr>
              <w:pStyle w:val="PlainText"/>
              <w:rPr>
                <w:rFonts w:ascii="Calibri" w:hAnsi="Calibri"/>
                <w:sz w:val="18"/>
                <w:szCs w:val="16"/>
              </w:rPr>
            </w:pPr>
            <w:r>
              <w:rPr>
                <w:rFonts w:ascii="Calibri" w:hAnsi="Calibri"/>
                <w:sz w:val="18"/>
                <w:szCs w:val="16"/>
              </w:rPr>
              <w:t xml:space="preserve">Line 1: Comment </w:t>
            </w:r>
          </w:p>
          <w:p w14:paraId="05996CD2" w14:textId="77777777" w:rsidR="000A6B49" w:rsidRDefault="000A6B49" w:rsidP="007413DA">
            <w:pPr>
              <w:pStyle w:val="PlainText"/>
              <w:rPr>
                <w:rFonts w:ascii="Calibri" w:hAnsi="Calibri"/>
                <w:sz w:val="18"/>
                <w:szCs w:val="16"/>
              </w:rPr>
            </w:pPr>
            <w:r>
              <w:rPr>
                <w:rFonts w:ascii="Calibri" w:hAnsi="Calibri"/>
                <w:sz w:val="18"/>
                <w:szCs w:val="16"/>
              </w:rPr>
              <w:t>Line 2: # of constrictions</w:t>
            </w:r>
          </w:p>
          <w:p w14:paraId="69F06AC2" w14:textId="77777777" w:rsidR="000A6B49" w:rsidRDefault="000A6B49" w:rsidP="007413DA">
            <w:pPr>
              <w:pStyle w:val="PlainText"/>
              <w:rPr>
                <w:rFonts w:ascii="Calibri" w:hAnsi="Calibri"/>
                <w:sz w:val="18"/>
                <w:szCs w:val="16"/>
              </w:rPr>
            </w:pPr>
            <w:r>
              <w:rPr>
                <w:rFonts w:ascii="Calibri" w:hAnsi="Calibri"/>
                <w:sz w:val="18"/>
                <w:szCs w:val="16"/>
              </w:rPr>
              <w:t xml:space="preserve">Line 3: Comment </w:t>
            </w:r>
          </w:p>
          <w:p w14:paraId="7A6E4563" w14:textId="6F4BD29A" w:rsidR="000A6B49" w:rsidRDefault="000A6B49" w:rsidP="007413DA">
            <w:pPr>
              <w:pStyle w:val="PlainText"/>
              <w:rPr>
                <w:rFonts w:ascii="Calibri" w:hAnsi="Calibri"/>
                <w:sz w:val="18"/>
                <w:szCs w:val="16"/>
              </w:rPr>
            </w:pPr>
            <w:r>
              <w:rPr>
                <w:rFonts w:ascii="Calibri" w:hAnsi="Calibri"/>
                <w:sz w:val="18"/>
                <w:szCs w:val="16"/>
              </w:rPr>
              <w:t>Line 4: [Repeated by # of constrictions] Segment # of constriction, Maximum width in m of constriction</w:t>
            </w:r>
          </w:p>
          <w:p w14:paraId="7368EA89"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 xml:space="preserve"># </w:t>
            </w:r>
            <w:proofErr w:type="gramStart"/>
            <w:r w:rsidRPr="00847520">
              <w:rPr>
                <w:rFonts w:ascii="Calibri" w:hAnsi="Calibri"/>
                <w:sz w:val="18"/>
                <w:szCs w:val="16"/>
              </w:rPr>
              <w:t>of</w:t>
            </w:r>
            <w:proofErr w:type="gramEnd"/>
            <w:r w:rsidRPr="00847520">
              <w:rPr>
                <w:rFonts w:ascii="Calibri" w:hAnsi="Calibri"/>
                <w:sz w:val="18"/>
                <w:szCs w:val="16"/>
              </w:rPr>
              <w:t xml:space="preserve"> Constrictions</w:t>
            </w:r>
            <w:r w:rsidRPr="00847520">
              <w:rPr>
                <w:rFonts w:ascii="Calibri" w:hAnsi="Calibri"/>
                <w:sz w:val="18"/>
                <w:szCs w:val="16"/>
              </w:rPr>
              <w:tab/>
            </w:r>
          </w:p>
          <w:p w14:paraId="1AFA887A"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1</w:t>
            </w:r>
            <w:r w:rsidRPr="00847520">
              <w:rPr>
                <w:rFonts w:ascii="Calibri" w:hAnsi="Calibri"/>
                <w:sz w:val="18"/>
                <w:szCs w:val="16"/>
              </w:rPr>
              <w:tab/>
            </w:r>
          </w:p>
          <w:p w14:paraId="185269CB"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Seg #</w:t>
            </w:r>
            <w:r w:rsidRPr="00847520">
              <w:rPr>
                <w:rFonts w:ascii="Calibri" w:hAnsi="Calibri"/>
                <w:sz w:val="18"/>
                <w:szCs w:val="16"/>
              </w:rPr>
              <w:tab/>
              <w:t>Max width, m</w:t>
            </w:r>
          </w:p>
          <w:p w14:paraId="29679B4D" w14:textId="4ADB59BA" w:rsidR="000A6B49" w:rsidRDefault="000A6B49" w:rsidP="007413DA">
            <w:pPr>
              <w:pStyle w:val="PlainText"/>
              <w:rPr>
                <w:rFonts w:ascii="Calibri" w:hAnsi="Calibri"/>
                <w:sz w:val="18"/>
                <w:szCs w:val="16"/>
              </w:rPr>
            </w:pPr>
            <w:r w:rsidRPr="00847520">
              <w:rPr>
                <w:rFonts w:ascii="Calibri" w:hAnsi="Calibri"/>
                <w:sz w:val="18"/>
                <w:szCs w:val="16"/>
              </w:rPr>
              <w:t>10</w:t>
            </w:r>
            <w:r w:rsidRPr="00847520">
              <w:rPr>
                <w:rFonts w:ascii="Calibri" w:hAnsi="Calibri"/>
                <w:sz w:val="18"/>
                <w:szCs w:val="16"/>
              </w:rPr>
              <w:tab/>
              <w:t>115</w:t>
            </w:r>
          </w:p>
          <w:p w14:paraId="06BD9ECF" w14:textId="4CBF4661" w:rsidR="000A6B49" w:rsidRDefault="000A6B49" w:rsidP="007413DA">
            <w:pPr>
              <w:pStyle w:val="PlainText"/>
              <w:rPr>
                <w:rFonts w:ascii="Calibri" w:hAnsi="Calibri"/>
                <w:sz w:val="18"/>
                <w:szCs w:val="16"/>
              </w:rPr>
            </w:pPr>
            <w:r>
              <w:rPr>
                <w:rFonts w:ascii="Calibri" w:hAnsi="Calibri"/>
                <w:sz w:val="18"/>
                <w:szCs w:val="16"/>
              </w:rPr>
              <w:t xml:space="preserve">The W2 code looks for </w:t>
            </w:r>
            <w:r w:rsidRPr="005C131A">
              <w:rPr>
                <w:rFonts w:ascii="Calibri" w:hAnsi="Calibri"/>
                <w:b/>
                <w:bCs/>
                <w:sz w:val="18"/>
                <w:szCs w:val="16"/>
              </w:rPr>
              <w:t>constriction.csv</w:t>
            </w:r>
            <w:r>
              <w:rPr>
                <w:rFonts w:ascii="Calibri" w:hAnsi="Calibri"/>
                <w:sz w:val="18"/>
                <w:szCs w:val="16"/>
              </w:rPr>
              <w:t xml:space="preserve"> – if it is found, then it reads the file and applies this to the right hand side width between </w:t>
            </w:r>
            <w:r w:rsidR="00AF309A">
              <w:rPr>
                <w:rFonts w:ascii="Calibri" w:hAnsi="Calibri"/>
                <w:sz w:val="18"/>
                <w:szCs w:val="16"/>
              </w:rPr>
              <w:t>two</w:t>
            </w:r>
            <w:r>
              <w:rPr>
                <w:rFonts w:ascii="Calibri" w:hAnsi="Calibri"/>
                <w:sz w:val="18"/>
                <w:szCs w:val="16"/>
              </w:rPr>
              <w:t xml:space="preserve"> segments.</w:t>
            </w:r>
          </w:p>
          <w:p w14:paraId="338229C4" w14:textId="77777777" w:rsidR="000A6B49" w:rsidRDefault="000A6B49" w:rsidP="007413DA">
            <w:pPr>
              <w:pStyle w:val="PlainText"/>
              <w:rPr>
                <w:rFonts w:ascii="Calibri" w:hAnsi="Calibri"/>
                <w:sz w:val="18"/>
                <w:szCs w:val="16"/>
              </w:rPr>
            </w:pPr>
          </w:p>
          <w:p w14:paraId="23891162" w14:textId="77777777" w:rsidR="000A6B49" w:rsidRDefault="000A6B49" w:rsidP="007413DA">
            <w:pPr>
              <w:pStyle w:val="PlainText"/>
              <w:rPr>
                <w:rFonts w:ascii="Calibri" w:hAnsi="Calibri"/>
                <w:sz w:val="18"/>
                <w:szCs w:val="16"/>
              </w:rPr>
            </w:pPr>
            <w:r>
              <w:rPr>
                <w:rFonts w:ascii="Calibri" w:hAnsi="Calibri"/>
                <w:sz w:val="18"/>
                <w:szCs w:val="16"/>
              </w:rPr>
              <w:t>Updates were made to the User Manual, Preprocessor and W2 Executables</w:t>
            </w:r>
          </w:p>
        </w:tc>
        <w:tc>
          <w:tcPr>
            <w:tcW w:w="1422" w:type="dxa"/>
          </w:tcPr>
          <w:p w14:paraId="5C6C9386" w14:textId="77777777" w:rsidR="000A6B49" w:rsidRDefault="000A6B49" w:rsidP="007413DA">
            <w:r>
              <w:t>8/3/2018</w:t>
            </w:r>
          </w:p>
        </w:tc>
      </w:tr>
      <w:tr w:rsidR="000A6B49" w:rsidRPr="00A8639A" w14:paraId="2A1F3D83" w14:textId="77777777" w:rsidTr="001064DA">
        <w:trPr>
          <w:cantSplit/>
        </w:trPr>
        <w:tc>
          <w:tcPr>
            <w:tcW w:w="606" w:type="dxa"/>
          </w:tcPr>
          <w:p w14:paraId="4103778C" w14:textId="77777777" w:rsidR="000A6B49" w:rsidRDefault="000A6B49" w:rsidP="007413DA">
            <w:r>
              <w:t>40</w:t>
            </w:r>
          </w:p>
        </w:tc>
        <w:tc>
          <w:tcPr>
            <w:tcW w:w="1194" w:type="dxa"/>
          </w:tcPr>
          <w:p w14:paraId="3D0E1552" w14:textId="77777777" w:rsidR="000A6B49" w:rsidRDefault="000A6B49" w:rsidP="007413DA">
            <w:r>
              <w:t>W2</w:t>
            </w:r>
          </w:p>
        </w:tc>
        <w:tc>
          <w:tcPr>
            <w:tcW w:w="1530" w:type="dxa"/>
          </w:tcPr>
          <w:p w14:paraId="6054AE00" w14:textId="77777777" w:rsidR="000A6B49" w:rsidRDefault="000A6B49" w:rsidP="007413DA">
            <w:r>
              <w:t>Restart</w:t>
            </w:r>
          </w:p>
        </w:tc>
        <w:tc>
          <w:tcPr>
            <w:tcW w:w="4158" w:type="dxa"/>
          </w:tcPr>
          <w:p w14:paraId="2BA40D38" w14:textId="77777777" w:rsidR="000A6B49" w:rsidRDefault="000A6B49" w:rsidP="007413DA">
            <w:pPr>
              <w:autoSpaceDE w:val="0"/>
              <w:autoSpaceDN w:val="0"/>
              <w:adjustRightInd w:val="0"/>
              <w:rPr>
                <w:sz w:val="18"/>
                <w:szCs w:val="16"/>
              </w:rPr>
            </w:pPr>
            <w:r>
              <w:rPr>
                <w:sz w:val="18"/>
                <w:szCs w:val="16"/>
              </w:rPr>
              <w:t>If there were WDO output files, the RESTART option may not have worked properly. A code fix was implemented for a RESTART with WDO output files.</w:t>
            </w:r>
          </w:p>
        </w:tc>
        <w:tc>
          <w:tcPr>
            <w:tcW w:w="1422" w:type="dxa"/>
          </w:tcPr>
          <w:p w14:paraId="4F9BE14E" w14:textId="77777777" w:rsidR="000A6B49" w:rsidRDefault="000A6B49" w:rsidP="007413DA">
            <w:r>
              <w:t>8/3/2018</w:t>
            </w:r>
          </w:p>
        </w:tc>
      </w:tr>
      <w:tr w:rsidR="000A6B49" w:rsidRPr="00A8639A" w14:paraId="03A1B7CB" w14:textId="77777777" w:rsidTr="001064DA">
        <w:trPr>
          <w:cantSplit/>
        </w:trPr>
        <w:tc>
          <w:tcPr>
            <w:tcW w:w="606" w:type="dxa"/>
          </w:tcPr>
          <w:p w14:paraId="0B878BB5" w14:textId="77777777" w:rsidR="000A6B49" w:rsidRDefault="000A6B49" w:rsidP="007413DA">
            <w:r>
              <w:t>41</w:t>
            </w:r>
          </w:p>
        </w:tc>
        <w:tc>
          <w:tcPr>
            <w:tcW w:w="1194" w:type="dxa"/>
          </w:tcPr>
          <w:p w14:paraId="6A074C4F" w14:textId="77777777" w:rsidR="000A6B49" w:rsidRDefault="000A6B49" w:rsidP="007413DA">
            <w:r>
              <w:t>W2</w:t>
            </w:r>
          </w:p>
        </w:tc>
        <w:tc>
          <w:tcPr>
            <w:tcW w:w="1530" w:type="dxa"/>
          </w:tcPr>
          <w:p w14:paraId="35075D53" w14:textId="77777777" w:rsidR="000A6B49" w:rsidRDefault="000A6B49" w:rsidP="007413DA">
            <w:proofErr w:type="spellStart"/>
            <w:r>
              <w:t>Envir</w:t>
            </w:r>
            <w:proofErr w:type="spellEnd"/>
            <w:r>
              <w:t xml:space="preserve"> Perf</w:t>
            </w:r>
          </w:p>
        </w:tc>
        <w:tc>
          <w:tcPr>
            <w:tcW w:w="4158" w:type="dxa"/>
          </w:tcPr>
          <w:p w14:paraId="7693FED5" w14:textId="0C5FC610" w:rsidR="000A6B49" w:rsidRPr="004B196A" w:rsidRDefault="000A6B49" w:rsidP="007413DA">
            <w:pPr>
              <w:autoSpaceDE w:val="0"/>
              <w:autoSpaceDN w:val="0"/>
              <w:adjustRightInd w:val="0"/>
              <w:rPr>
                <w:sz w:val="18"/>
                <w:szCs w:val="16"/>
              </w:rPr>
            </w:pPr>
            <w:r>
              <w:rPr>
                <w:sz w:val="18"/>
                <w:szCs w:val="16"/>
              </w:rPr>
              <w:t xml:space="preserve">The environmental performance output was updated to include the descriptive terms: </w:t>
            </w:r>
            <w:r w:rsidRPr="005C131A">
              <w:rPr>
                <w:i/>
                <w:iCs/>
                <w:sz w:val="18"/>
                <w:szCs w:val="16"/>
              </w:rPr>
              <w:t>Sum of fractions</w:t>
            </w:r>
            <w:r>
              <w:rPr>
                <w:sz w:val="18"/>
                <w:szCs w:val="16"/>
              </w:rPr>
              <w:t xml:space="preserve"> and </w:t>
            </w:r>
            <w:r w:rsidRPr="005C131A">
              <w:rPr>
                <w:i/>
                <w:iCs/>
                <w:sz w:val="18"/>
                <w:szCs w:val="16"/>
              </w:rPr>
              <w:t>Average.</w:t>
            </w:r>
            <w:r>
              <w:rPr>
                <w:sz w:val="18"/>
                <w:szCs w:val="16"/>
              </w:rPr>
              <w:t xml:space="preserve"> The User Manual was updated.</w:t>
            </w:r>
          </w:p>
        </w:tc>
        <w:tc>
          <w:tcPr>
            <w:tcW w:w="1422" w:type="dxa"/>
          </w:tcPr>
          <w:p w14:paraId="26A42EBC" w14:textId="77777777" w:rsidR="000A6B49" w:rsidRDefault="000A6B49" w:rsidP="007413DA">
            <w:r>
              <w:t>8/6/2018</w:t>
            </w:r>
          </w:p>
        </w:tc>
      </w:tr>
      <w:tr w:rsidR="000A6B49" w:rsidRPr="00A8639A" w14:paraId="32429EE9" w14:textId="77777777" w:rsidTr="001064DA">
        <w:trPr>
          <w:cantSplit/>
        </w:trPr>
        <w:tc>
          <w:tcPr>
            <w:tcW w:w="606" w:type="dxa"/>
          </w:tcPr>
          <w:p w14:paraId="6E14A3E3" w14:textId="77777777" w:rsidR="000A6B49" w:rsidRDefault="000A6B49" w:rsidP="007413DA">
            <w:r>
              <w:t>42</w:t>
            </w:r>
          </w:p>
        </w:tc>
        <w:tc>
          <w:tcPr>
            <w:tcW w:w="1194" w:type="dxa"/>
          </w:tcPr>
          <w:p w14:paraId="28E01DB3" w14:textId="77777777" w:rsidR="000A6B49" w:rsidRDefault="000A6B49" w:rsidP="007413DA">
            <w:r>
              <w:t>W2</w:t>
            </w:r>
          </w:p>
        </w:tc>
        <w:tc>
          <w:tcPr>
            <w:tcW w:w="1530" w:type="dxa"/>
          </w:tcPr>
          <w:p w14:paraId="38E01499" w14:textId="77777777" w:rsidR="000A6B49" w:rsidRDefault="000A6B49" w:rsidP="007413DA">
            <w:r>
              <w:t>Particle Transport</w:t>
            </w:r>
          </w:p>
        </w:tc>
        <w:tc>
          <w:tcPr>
            <w:tcW w:w="4158" w:type="dxa"/>
          </w:tcPr>
          <w:p w14:paraId="078310BF" w14:textId="559BBD2E" w:rsidR="000A6B49" w:rsidRPr="00B768E3" w:rsidRDefault="000A6B49" w:rsidP="007413DA">
            <w:pPr>
              <w:autoSpaceDE w:val="0"/>
              <w:autoSpaceDN w:val="0"/>
              <w:adjustRightInd w:val="0"/>
              <w:rPr>
                <w:sz w:val="15"/>
                <w:szCs w:val="15"/>
              </w:rPr>
            </w:pPr>
            <w:r w:rsidRPr="00033C56">
              <w:rPr>
                <w:sz w:val="18"/>
                <w:szCs w:val="16"/>
              </w:rPr>
              <w:t xml:space="preserve">Tracking the time history of temperature, velocity and depth of particles was added to the particle transport algorithm. The file </w:t>
            </w:r>
            <w:r w:rsidRPr="005C131A">
              <w:rPr>
                <w:b/>
                <w:bCs/>
                <w:sz w:val="18"/>
                <w:szCs w:val="16"/>
              </w:rPr>
              <w:t xml:space="preserve">particle.csv </w:t>
            </w:r>
            <w:r w:rsidRPr="00033C56">
              <w:rPr>
                <w:sz w:val="18"/>
                <w:szCs w:val="16"/>
              </w:rPr>
              <w:t>now includes information on histogram output for each particle released into the waterbody. The User Manual and Preprocessor were also updated for this new feature.</w:t>
            </w:r>
          </w:p>
        </w:tc>
        <w:tc>
          <w:tcPr>
            <w:tcW w:w="1422" w:type="dxa"/>
          </w:tcPr>
          <w:p w14:paraId="4A2616B9" w14:textId="77777777" w:rsidR="000A6B49" w:rsidRDefault="000A6B49" w:rsidP="007413DA">
            <w:r>
              <w:t>8/6/2018</w:t>
            </w:r>
          </w:p>
        </w:tc>
      </w:tr>
      <w:tr w:rsidR="000A6B49" w:rsidRPr="00A8639A" w14:paraId="2CF1467B" w14:textId="77777777" w:rsidTr="001064DA">
        <w:trPr>
          <w:cantSplit/>
        </w:trPr>
        <w:tc>
          <w:tcPr>
            <w:tcW w:w="606" w:type="dxa"/>
          </w:tcPr>
          <w:p w14:paraId="40D7131B" w14:textId="77777777" w:rsidR="000A6B49" w:rsidRDefault="000A6B49" w:rsidP="007413DA">
            <w:r>
              <w:lastRenderedPageBreak/>
              <w:t>43</w:t>
            </w:r>
          </w:p>
        </w:tc>
        <w:tc>
          <w:tcPr>
            <w:tcW w:w="1194" w:type="dxa"/>
          </w:tcPr>
          <w:p w14:paraId="1604D112" w14:textId="77777777" w:rsidR="000A6B49" w:rsidRDefault="000A6B49" w:rsidP="007413DA">
            <w:r>
              <w:t>W2</w:t>
            </w:r>
          </w:p>
        </w:tc>
        <w:tc>
          <w:tcPr>
            <w:tcW w:w="1530" w:type="dxa"/>
          </w:tcPr>
          <w:p w14:paraId="73AE7B9B" w14:textId="77777777" w:rsidR="00E64773" w:rsidRDefault="000A6B49" w:rsidP="007413DA">
            <w:pPr>
              <w:rPr>
                <w:ins w:id="144" w:author="Honnalore Steissberg" w:date="2021-09-10T15:59:00Z"/>
              </w:rPr>
            </w:pPr>
            <w:r>
              <w:t xml:space="preserve">Layer </w:t>
            </w:r>
          </w:p>
          <w:p w14:paraId="51D56658" w14:textId="02117B29" w:rsidR="000A6B49" w:rsidRDefault="000A6B49" w:rsidP="007413DA">
            <w:r>
              <w:t>subtract</w:t>
            </w:r>
          </w:p>
        </w:tc>
        <w:tc>
          <w:tcPr>
            <w:tcW w:w="4158" w:type="dxa"/>
          </w:tcPr>
          <w:p w14:paraId="02C430C3" w14:textId="77777777" w:rsidR="000A6B49" w:rsidRDefault="000A6B49" w:rsidP="007413DA">
            <w:pPr>
              <w:pStyle w:val="PlainText"/>
              <w:rPr>
                <w:rFonts w:ascii="Calibri" w:hAnsi="Calibri"/>
                <w:sz w:val="18"/>
                <w:szCs w:val="15"/>
              </w:rPr>
            </w:pPr>
            <w:r>
              <w:rPr>
                <w:rFonts w:ascii="Calibri" w:hAnsi="Calibri"/>
                <w:sz w:val="18"/>
                <w:szCs w:val="15"/>
              </w:rPr>
              <w:t xml:space="preserve">When the W2 model adds a deep slot in shallow rivers, the variable AVHR in </w:t>
            </w:r>
            <w:proofErr w:type="gramStart"/>
            <w:r w:rsidRPr="005C131A">
              <w:rPr>
                <w:rFonts w:ascii="Calibri" w:hAnsi="Calibri"/>
                <w:b/>
                <w:bCs/>
                <w:sz w:val="18"/>
                <w:szCs w:val="15"/>
              </w:rPr>
              <w:t>layeraddsub.f</w:t>
            </w:r>
            <w:proofErr w:type="gramEnd"/>
            <w:r w:rsidRPr="005C131A">
              <w:rPr>
                <w:rFonts w:ascii="Calibri" w:hAnsi="Calibri"/>
                <w:b/>
                <w:bCs/>
                <w:sz w:val="18"/>
                <w:szCs w:val="15"/>
              </w:rPr>
              <w:t>90</w:t>
            </w:r>
            <w:r>
              <w:rPr>
                <w:rFonts w:ascii="Calibri" w:hAnsi="Calibri"/>
                <w:sz w:val="18"/>
                <w:szCs w:val="15"/>
              </w:rPr>
              <w:t xml:space="preserve"> was defined for an inactive segment incorrectly. This code was cleaned up. New code is shown below:</w:t>
            </w:r>
          </w:p>
          <w:p w14:paraId="3B8F66CE"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DEPTHM(KTWB(JW</w:t>
            </w:r>
            <w:proofErr w:type="gramStart"/>
            <w:r w:rsidRPr="005C131A">
              <w:rPr>
                <w:rFonts w:ascii="Consolas" w:hAnsi="Consolas" w:cs="Consolas"/>
                <w:color w:val="000000"/>
                <w:sz w:val="16"/>
                <w:szCs w:val="16"/>
              </w:rPr>
              <w:t>),I</w:t>
            </w:r>
            <w:proofErr w:type="gramEnd"/>
            <w:r w:rsidRPr="005C131A">
              <w:rPr>
                <w:rFonts w:ascii="Consolas" w:hAnsi="Consolas" w:cs="Consolas"/>
                <w:color w:val="000000"/>
                <w:sz w:val="16"/>
                <w:szCs w:val="16"/>
              </w:rPr>
              <w:t xml:space="preserve">)=(H1(KTWB(JW),I)-(EL(KBI(I)+1,I)-EL(KB(I)+1,I)))*0.5    </w:t>
            </w:r>
            <w:r w:rsidRPr="005C131A">
              <w:rPr>
                <w:rFonts w:ascii="Consolas" w:hAnsi="Consolas" w:cs="Consolas"/>
                <w:color w:val="008000"/>
                <w:sz w:val="16"/>
                <w:szCs w:val="16"/>
              </w:rPr>
              <w:t>! SW 1/23/06</w:t>
            </w:r>
          </w:p>
          <w:p w14:paraId="0767CF00"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IF</w:t>
            </w:r>
            <w:r w:rsidRPr="005C131A">
              <w:rPr>
                <w:rFonts w:ascii="Consolas" w:hAnsi="Consolas" w:cs="Consolas"/>
                <w:color w:val="000000"/>
                <w:sz w:val="16"/>
                <w:szCs w:val="16"/>
              </w:rPr>
              <w:t>(I&lt;=DS(JB</w:t>
            </w:r>
            <w:proofErr w:type="gramStart"/>
            <w:r w:rsidRPr="005C131A">
              <w:rPr>
                <w:rFonts w:ascii="Consolas" w:hAnsi="Consolas" w:cs="Consolas"/>
                <w:color w:val="000000"/>
                <w:sz w:val="16"/>
                <w:szCs w:val="16"/>
              </w:rPr>
              <w:t>))</w:t>
            </w:r>
            <w:r w:rsidRPr="005C131A">
              <w:rPr>
                <w:rFonts w:ascii="Consolas" w:hAnsi="Consolas" w:cs="Consolas"/>
                <w:color w:val="0000FF"/>
                <w:sz w:val="16"/>
                <w:szCs w:val="16"/>
              </w:rPr>
              <w:t>THEN</w:t>
            </w:r>
            <w:proofErr w:type="gramEnd"/>
            <w:r w:rsidRPr="005C131A">
              <w:rPr>
                <w:rFonts w:ascii="Consolas" w:hAnsi="Consolas" w:cs="Consolas"/>
                <w:color w:val="000000"/>
                <w:sz w:val="16"/>
                <w:szCs w:val="16"/>
              </w:rPr>
              <w:t xml:space="preserve">  </w:t>
            </w:r>
            <w:r w:rsidRPr="005C131A">
              <w:rPr>
                <w:rFonts w:ascii="Consolas" w:hAnsi="Consolas" w:cs="Consolas"/>
                <w:color w:val="008000"/>
                <w:sz w:val="16"/>
                <w:szCs w:val="16"/>
              </w:rPr>
              <w:t>! SW 8/6/2018</w:t>
            </w:r>
          </w:p>
          <w:p w14:paraId="347CD52B"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AVHR(</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)=(H1(KT,I)-(EL(KBI(I)+1,I)-EL(KB(I)+1,I)))   +(H1(KT,I+1)-(EL(KBI(I)+1,I+1)-EL(KB(I)+1,I+1))&amp;</w:t>
            </w:r>
          </w:p>
          <w:p w14:paraId="340AA5DE"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-H1(</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 xml:space="preserve">)+(EL(KBI(I)+1,I)-EL(KB(I)+1,I)))/(0.5*(DLX(I)+DLX(I+1)))*0.5*DLX(I)   </w:t>
            </w:r>
          </w:p>
          <w:p w14:paraId="178A07EC"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ELSE</w:t>
            </w:r>
          </w:p>
          <w:p w14:paraId="255EAD25"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AVHR(</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)=AVHR(KT,I-1)</w:t>
            </w:r>
          </w:p>
          <w:p w14:paraId="3C253810" w14:textId="77777777" w:rsidR="000A6B49" w:rsidRPr="002F3503" w:rsidRDefault="000A6B49" w:rsidP="007413DA">
            <w:pPr>
              <w:autoSpaceDE w:val="0"/>
              <w:autoSpaceDN w:val="0"/>
              <w:adjustRightInd w:val="0"/>
              <w:rPr>
                <w:rFonts w:ascii="Consolas" w:hAnsi="Consolas" w:cs="Consolas"/>
                <w:color w:val="000000"/>
                <w:sz w:val="14"/>
                <w:szCs w:val="19"/>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ENDIF</w:t>
            </w:r>
          </w:p>
        </w:tc>
        <w:tc>
          <w:tcPr>
            <w:tcW w:w="1422" w:type="dxa"/>
          </w:tcPr>
          <w:p w14:paraId="7AE48C8F" w14:textId="77777777" w:rsidR="000A6B49" w:rsidRDefault="000A6B49" w:rsidP="007413DA">
            <w:r>
              <w:t>8/6/2018</w:t>
            </w:r>
          </w:p>
        </w:tc>
      </w:tr>
      <w:tr w:rsidR="000A6B49" w:rsidRPr="00A8639A" w14:paraId="6B38B01B" w14:textId="77777777" w:rsidTr="001064DA">
        <w:trPr>
          <w:cantSplit/>
        </w:trPr>
        <w:tc>
          <w:tcPr>
            <w:tcW w:w="606" w:type="dxa"/>
          </w:tcPr>
          <w:p w14:paraId="3F29B254" w14:textId="77777777" w:rsidR="000A6B49" w:rsidRDefault="000A6B49" w:rsidP="007413DA">
            <w:r>
              <w:lastRenderedPageBreak/>
              <w:t>44</w:t>
            </w:r>
          </w:p>
        </w:tc>
        <w:tc>
          <w:tcPr>
            <w:tcW w:w="1194" w:type="dxa"/>
          </w:tcPr>
          <w:p w14:paraId="3DAB0B98" w14:textId="77777777" w:rsidR="000A6B49" w:rsidRDefault="000A6B49" w:rsidP="007413DA">
            <w:r>
              <w:t>W2</w:t>
            </w:r>
          </w:p>
        </w:tc>
        <w:tc>
          <w:tcPr>
            <w:tcW w:w="1530" w:type="dxa"/>
          </w:tcPr>
          <w:p w14:paraId="22217D71" w14:textId="77777777" w:rsidR="00737A50" w:rsidRDefault="000A6B49" w:rsidP="007413DA">
            <w:pPr>
              <w:rPr>
                <w:ins w:id="145" w:author="Honnalore Steissberg" w:date="2021-09-10T16:00:00Z"/>
              </w:rPr>
            </w:pPr>
            <w:r>
              <w:t xml:space="preserve">Input </w:t>
            </w:r>
          </w:p>
          <w:p w14:paraId="65E8A035" w14:textId="15DF1CF4" w:rsidR="000A6B49" w:rsidRDefault="001064DA" w:rsidP="007413DA">
            <w:r>
              <w:t>B</w:t>
            </w:r>
            <w:r w:rsidR="000A6B49">
              <w:t>athymetry</w:t>
            </w:r>
          </w:p>
        </w:tc>
        <w:tc>
          <w:tcPr>
            <w:tcW w:w="4158" w:type="dxa"/>
          </w:tcPr>
          <w:p w14:paraId="2856F0DD" w14:textId="60DE782C" w:rsidR="000A6B49" w:rsidRDefault="00202DD4" w:rsidP="007413DA">
            <w:pPr>
              <w:pStyle w:val="PlainText"/>
              <w:rPr>
                <w:rFonts w:ascii="Calibri" w:hAnsi="Calibri"/>
                <w:sz w:val="18"/>
                <w:szCs w:val="15"/>
              </w:rPr>
            </w:pPr>
            <w:r>
              <w:rPr>
                <w:rFonts w:ascii="Calibri" w:hAnsi="Calibri"/>
                <w:sz w:val="18"/>
                <w:szCs w:val="15"/>
              </w:rPr>
              <w:t>I</w:t>
            </w:r>
            <w:r w:rsidR="000A6B49">
              <w:rPr>
                <w:rFonts w:ascii="Calibri" w:hAnsi="Calibri"/>
                <w:sz w:val="18"/>
                <w:szCs w:val="15"/>
              </w:rPr>
              <w:t>n the bathymetry input file</w:t>
            </w:r>
            <w:r>
              <w:rPr>
                <w:rFonts w:ascii="Calibri" w:hAnsi="Calibri"/>
                <w:sz w:val="18"/>
                <w:szCs w:val="15"/>
              </w:rPr>
              <w:t>,</w:t>
            </w:r>
            <w:r w:rsidR="000A6B49">
              <w:rPr>
                <w:rFonts w:ascii="Calibri" w:hAnsi="Calibri"/>
                <w:sz w:val="18"/>
                <w:szCs w:val="15"/>
              </w:rPr>
              <w:t xml:space="preserve"> </w:t>
            </w:r>
            <w:r>
              <w:rPr>
                <w:rFonts w:ascii="Calibri" w:hAnsi="Calibri"/>
                <w:sz w:val="18"/>
                <w:szCs w:val="15"/>
              </w:rPr>
              <w:t xml:space="preserve">if the model user </w:t>
            </w:r>
            <w:r w:rsidR="000A6B49">
              <w:rPr>
                <w:rFonts w:ascii="Calibri" w:hAnsi="Calibri"/>
                <w:sz w:val="18"/>
                <w:szCs w:val="15"/>
              </w:rPr>
              <w:t xml:space="preserve">gives the water surface (or FRIC, or PHI0, or DLX) of inactive segments </w:t>
            </w:r>
            <w:r w:rsidR="000A6B49" w:rsidRPr="007F0EA0">
              <w:rPr>
                <w:rFonts w:ascii="Calibri" w:hAnsi="Calibri"/>
                <w:sz w:val="18"/>
                <w:szCs w:val="15"/>
              </w:rPr>
              <w:t>a</w:t>
            </w:r>
            <w:r w:rsidR="000A6B49">
              <w:rPr>
                <w:rFonts w:ascii="Calibri" w:hAnsi="Calibri"/>
                <w:sz w:val="18"/>
                <w:szCs w:val="15"/>
              </w:rPr>
              <w:t xml:space="preserve"> </w:t>
            </w:r>
            <w:r w:rsidR="007F0EA0">
              <w:rPr>
                <w:rFonts w:ascii="Calibri" w:hAnsi="Calibri"/>
                <w:sz w:val="18"/>
                <w:szCs w:val="15"/>
              </w:rPr>
              <w:t>0</w:t>
            </w:r>
            <w:r w:rsidR="007F0EA0">
              <w:rPr>
                <w:rFonts w:ascii="Calibri" w:hAnsi="Calibri"/>
                <w:i/>
                <w:iCs/>
                <w:sz w:val="18"/>
                <w:szCs w:val="15"/>
              </w:rPr>
              <w:t xml:space="preserve"> </w:t>
            </w:r>
            <w:r w:rsidR="007F0EA0" w:rsidRPr="005C131A">
              <w:rPr>
                <w:rFonts w:ascii="Calibri" w:hAnsi="Calibri"/>
                <w:sz w:val="18"/>
                <w:szCs w:val="15"/>
              </w:rPr>
              <w:t>value</w:t>
            </w:r>
            <w:r w:rsidR="000A6B49">
              <w:rPr>
                <w:rFonts w:ascii="Calibri" w:hAnsi="Calibri"/>
                <w:sz w:val="18"/>
                <w:szCs w:val="15"/>
              </w:rPr>
              <w:t>, the code in the first time step may set the KT layer incorrectly because of using ELWS of an inactive segment. The code</w:t>
            </w:r>
            <w:r>
              <w:rPr>
                <w:rFonts w:ascii="Calibri" w:hAnsi="Calibri"/>
                <w:sz w:val="18"/>
                <w:szCs w:val="15"/>
              </w:rPr>
              <w:t>,</w:t>
            </w:r>
            <w:r w:rsidR="000A6B49">
              <w:rPr>
                <w:rFonts w:ascii="Calibri" w:hAnsi="Calibri"/>
                <w:sz w:val="18"/>
                <w:szCs w:val="15"/>
              </w:rPr>
              <w:t xml:space="preserve"> though</w:t>
            </w:r>
            <w:r>
              <w:rPr>
                <w:rFonts w:ascii="Calibri" w:hAnsi="Calibri"/>
                <w:sz w:val="18"/>
                <w:szCs w:val="15"/>
              </w:rPr>
              <w:t>,</w:t>
            </w:r>
            <w:r w:rsidR="000A6B49">
              <w:rPr>
                <w:rFonts w:ascii="Calibri" w:hAnsi="Calibri"/>
                <w:sz w:val="18"/>
                <w:szCs w:val="15"/>
              </w:rPr>
              <w:t xml:space="preserve"> fixes it on the 2</w:t>
            </w:r>
            <w:r w:rsidR="000A6B49" w:rsidRPr="004B5025">
              <w:rPr>
                <w:rFonts w:ascii="Calibri" w:hAnsi="Calibri"/>
                <w:sz w:val="18"/>
                <w:szCs w:val="15"/>
                <w:vertAlign w:val="superscript"/>
              </w:rPr>
              <w:t>nd</w:t>
            </w:r>
            <w:r w:rsidR="000A6B49">
              <w:rPr>
                <w:rFonts w:ascii="Calibri" w:hAnsi="Calibri"/>
                <w:sz w:val="18"/>
                <w:szCs w:val="15"/>
              </w:rPr>
              <w:t xml:space="preserve"> time step. This does not really affect the model run as it gets started</w:t>
            </w:r>
            <w:r>
              <w:rPr>
                <w:rFonts w:ascii="Calibri" w:hAnsi="Calibri"/>
                <w:sz w:val="18"/>
                <w:szCs w:val="15"/>
              </w:rPr>
              <w:t>,</w:t>
            </w:r>
            <w:r w:rsidR="000A6B49">
              <w:rPr>
                <w:rFonts w:ascii="Calibri" w:hAnsi="Calibri"/>
                <w:sz w:val="18"/>
                <w:szCs w:val="15"/>
              </w:rPr>
              <w:t xml:space="preserve"> other than an unnecessary change in the surface layer designation. If the model user gave the inactive segments the same values as the active ones, the code ran normally from the first time step. In order to standardize this and allow the model user to keep inactive segment ELWS, DLX, FRIC, and PHI0 set to zero, these values are initialized with the neighboring segment value.</w:t>
            </w:r>
          </w:p>
          <w:p w14:paraId="2A631F6F" w14:textId="77777777" w:rsidR="000A6B49" w:rsidRPr="004B5025"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9"/>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(DLX(I),  I=US(BS(JW))-1,DS(BE(JW))+1)</w:t>
            </w:r>
          </w:p>
          <w:p w14:paraId="37B9B44D"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(ELWS(I), I=US(BS(JW))-1,DS(BE(JW))+1)</w:t>
            </w:r>
          </w:p>
          <w:p w14:paraId="6A46B2AE"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(PHI0(I), I=US(BS(JW))-1,DS(BE(JW))+1)</w:t>
            </w:r>
          </w:p>
          <w:p w14:paraId="3541ACB5"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(FRIC(I), I=US(BS(JW))-1,DS(BE(JW))+1)</w:t>
            </w:r>
          </w:p>
          <w:p w14:paraId="338B5A05"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(H(K,JW), K=1,KMX)</w:t>
            </w:r>
          </w:p>
          <w:p w14:paraId="0409497D"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DO</w:t>
            </w:r>
            <w:r w:rsidRPr="004B5025">
              <w:rPr>
                <w:rFonts w:ascii="Consolas" w:hAnsi="Consolas" w:cs="Consolas"/>
                <w:color w:val="000000"/>
                <w:sz w:val="14"/>
                <w:szCs w:val="19"/>
              </w:rPr>
              <w:t xml:space="preserve"> I=US(BS(JW))-</w:t>
            </w:r>
            <w:proofErr w:type="gramStart"/>
            <w:r w:rsidRPr="004B5025">
              <w:rPr>
                <w:rFonts w:ascii="Consolas" w:hAnsi="Consolas" w:cs="Consolas"/>
                <w:color w:val="000000"/>
                <w:sz w:val="14"/>
                <w:szCs w:val="19"/>
              </w:rPr>
              <w:t>1,DS</w:t>
            </w:r>
            <w:proofErr w:type="gramEnd"/>
            <w:r w:rsidRPr="004B5025">
              <w:rPr>
                <w:rFonts w:ascii="Consolas" w:hAnsi="Consolas" w:cs="Consolas"/>
                <w:color w:val="000000"/>
                <w:sz w:val="14"/>
                <w:szCs w:val="19"/>
              </w:rPr>
              <w:t>(BE(JW))+1</w:t>
            </w:r>
          </w:p>
          <w:p w14:paraId="7354E17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(B(K,I), K=1,KMX)</w:t>
            </w:r>
          </w:p>
          <w:p w14:paraId="1A59FCF4"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H2</w:t>
            </w:r>
            <w:proofErr w:type="gramStart"/>
            <w:r w:rsidRPr="004B5025">
              <w:rPr>
                <w:rFonts w:ascii="Consolas" w:hAnsi="Consolas" w:cs="Consolas"/>
                <w:color w:val="000000"/>
                <w:sz w:val="14"/>
                <w:szCs w:val="19"/>
              </w:rPr>
              <w:t>(:,</w:t>
            </w:r>
            <w:proofErr w:type="gramEnd"/>
            <w:r w:rsidRPr="004B5025">
              <w:rPr>
                <w:rFonts w:ascii="Consolas" w:hAnsi="Consolas" w:cs="Consolas"/>
                <w:color w:val="000000"/>
                <w:sz w:val="14"/>
                <w:szCs w:val="19"/>
              </w:rPr>
              <w:t>I) = H(:,JW)</w:t>
            </w:r>
          </w:p>
          <w:p w14:paraId="0949E001"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 DO</w:t>
            </w:r>
          </w:p>
          <w:p w14:paraId="72234527"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endif</w:t>
            </w:r>
          </w:p>
          <w:p w14:paraId="4E20CB40"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8000"/>
                <w:sz w:val="14"/>
                <w:szCs w:val="19"/>
              </w:rPr>
              <w:t>! Set water surface of inactive segments to those active cells next to them   SW 8/6/2018</w:t>
            </w:r>
          </w:p>
          <w:p w14:paraId="5B22273F"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DO</w:t>
            </w:r>
            <w:r w:rsidRPr="004B5025">
              <w:rPr>
                <w:rFonts w:ascii="Consolas" w:hAnsi="Consolas" w:cs="Consolas"/>
                <w:color w:val="000000"/>
                <w:sz w:val="14"/>
                <w:szCs w:val="19"/>
              </w:rPr>
              <w:t xml:space="preserve"> JB=BS(JW</w:t>
            </w:r>
            <w:proofErr w:type="gramStart"/>
            <w:r w:rsidRPr="004B5025">
              <w:rPr>
                <w:rFonts w:ascii="Consolas" w:hAnsi="Consolas" w:cs="Consolas"/>
                <w:color w:val="000000"/>
                <w:sz w:val="14"/>
                <w:szCs w:val="19"/>
              </w:rPr>
              <w:t>),BE</w:t>
            </w:r>
            <w:proofErr w:type="gramEnd"/>
            <w:r w:rsidRPr="004B5025">
              <w:rPr>
                <w:rFonts w:ascii="Consolas" w:hAnsi="Consolas" w:cs="Consolas"/>
                <w:color w:val="000000"/>
                <w:sz w:val="14"/>
                <w:szCs w:val="19"/>
              </w:rPr>
              <w:t>(JW)</w:t>
            </w:r>
          </w:p>
          <w:p w14:paraId="4848834A"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ELWS(US(JB)-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ELWS(US(JB))</w:t>
            </w:r>
          </w:p>
          <w:p w14:paraId="20E17AD6"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ELWS(DS(JB)+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ELWS(DS(JB))</w:t>
            </w:r>
          </w:p>
          <w:p w14:paraId="05322C20"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DLX(US(JB)-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DLX(US(JB))</w:t>
            </w:r>
          </w:p>
          <w:p w14:paraId="70D38CEE"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DLX(DS(JB)+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DLX(DS(JB))</w:t>
            </w:r>
          </w:p>
          <w:p w14:paraId="7ED28756"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PHI0(US(JB)-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PHI0(US(JB))</w:t>
            </w:r>
          </w:p>
          <w:p w14:paraId="6D9ED84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PHI0(DS(JB)+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PHI0(DS(JB))</w:t>
            </w:r>
          </w:p>
          <w:p w14:paraId="01DB8372"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FRIC(US(JB)-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FRIC(US(JB))</w:t>
            </w:r>
          </w:p>
          <w:p w14:paraId="5D4E5EB1"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FRIC(DS(JB)+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FRIC(DS(JB))</w:t>
            </w:r>
          </w:p>
          <w:p w14:paraId="2293819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 DO</w:t>
            </w:r>
          </w:p>
        </w:tc>
        <w:tc>
          <w:tcPr>
            <w:tcW w:w="1422" w:type="dxa"/>
          </w:tcPr>
          <w:p w14:paraId="0FDEA3A5" w14:textId="77777777" w:rsidR="000A6B49" w:rsidRDefault="000A6B49" w:rsidP="007413DA">
            <w:r>
              <w:t>8/6/2018</w:t>
            </w:r>
          </w:p>
        </w:tc>
      </w:tr>
      <w:tr w:rsidR="000A6B49" w:rsidRPr="00A8639A" w14:paraId="6ABC1DBB" w14:textId="77777777" w:rsidTr="001064DA">
        <w:trPr>
          <w:cantSplit/>
        </w:trPr>
        <w:tc>
          <w:tcPr>
            <w:tcW w:w="606" w:type="dxa"/>
          </w:tcPr>
          <w:p w14:paraId="78C8DA5D" w14:textId="77777777" w:rsidR="000A6B49" w:rsidRDefault="000A6B49" w:rsidP="007413DA">
            <w:r>
              <w:t>45</w:t>
            </w:r>
          </w:p>
        </w:tc>
        <w:tc>
          <w:tcPr>
            <w:tcW w:w="1194" w:type="dxa"/>
          </w:tcPr>
          <w:p w14:paraId="4C6E2AFA" w14:textId="77777777" w:rsidR="000A6B49" w:rsidRDefault="000A6B49" w:rsidP="007413DA">
            <w:r>
              <w:t>W2</w:t>
            </w:r>
          </w:p>
        </w:tc>
        <w:tc>
          <w:tcPr>
            <w:tcW w:w="1530" w:type="dxa"/>
          </w:tcPr>
          <w:p w14:paraId="3973A923" w14:textId="77777777" w:rsidR="000A6B49" w:rsidRDefault="000A6B49" w:rsidP="007413DA">
            <w:r>
              <w:t>Particle</w:t>
            </w:r>
          </w:p>
        </w:tc>
        <w:tc>
          <w:tcPr>
            <w:tcW w:w="4158" w:type="dxa"/>
          </w:tcPr>
          <w:p w14:paraId="252C8845" w14:textId="77777777" w:rsidR="000A6B49" w:rsidRDefault="000A6B49" w:rsidP="007413DA">
            <w:pPr>
              <w:pStyle w:val="PlainText"/>
              <w:rPr>
                <w:rFonts w:ascii="Calibri" w:hAnsi="Calibri"/>
                <w:sz w:val="18"/>
                <w:szCs w:val="15"/>
              </w:rPr>
            </w:pPr>
            <w:r>
              <w:rPr>
                <w:rFonts w:ascii="Calibri" w:hAnsi="Calibri"/>
                <w:sz w:val="18"/>
                <w:szCs w:val="15"/>
              </w:rPr>
              <w:t xml:space="preserve">Added the ability of particles to be passed to other branches by connections of gates, pumps or spillways between upstream and downstream branches aligned linearly along a river. </w:t>
            </w:r>
          </w:p>
        </w:tc>
        <w:tc>
          <w:tcPr>
            <w:tcW w:w="1422" w:type="dxa"/>
          </w:tcPr>
          <w:p w14:paraId="38748FC4" w14:textId="77777777" w:rsidR="000A6B49" w:rsidRDefault="000A6B49" w:rsidP="007413DA">
            <w:r>
              <w:t>8/7/2018</w:t>
            </w:r>
          </w:p>
        </w:tc>
      </w:tr>
      <w:tr w:rsidR="000A6B49" w:rsidRPr="00A8639A" w14:paraId="06446369" w14:textId="77777777" w:rsidTr="001064DA">
        <w:trPr>
          <w:cantSplit/>
        </w:trPr>
        <w:tc>
          <w:tcPr>
            <w:tcW w:w="606" w:type="dxa"/>
          </w:tcPr>
          <w:p w14:paraId="4DCD6C5E" w14:textId="77777777" w:rsidR="000A6B49" w:rsidRDefault="000A6B49" w:rsidP="007413DA">
            <w:r>
              <w:lastRenderedPageBreak/>
              <w:t>46</w:t>
            </w:r>
          </w:p>
        </w:tc>
        <w:tc>
          <w:tcPr>
            <w:tcW w:w="1194" w:type="dxa"/>
          </w:tcPr>
          <w:p w14:paraId="5CC33F64" w14:textId="77777777" w:rsidR="000A6B49" w:rsidRDefault="000A6B49" w:rsidP="007413DA">
            <w:r>
              <w:t>W2</w:t>
            </w:r>
          </w:p>
        </w:tc>
        <w:tc>
          <w:tcPr>
            <w:tcW w:w="1530" w:type="dxa"/>
          </w:tcPr>
          <w:p w14:paraId="4963D916" w14:textId="77777777" w:rsidR="000A6B49" w:rsidRDefault="000A6B49" w:rsidP="007413DA">
            <w:r>
              <w:t>Flow Balance Output</w:t>
            </w:r>
          </w:p>
        </w:tc>
        <w:tc>
          <w:tcPr>
            <w:tcW w:w="4158" w:type="dxa"/>
          </w:tcPr>
          <w:p w14:paraId="168C0134" w14:textId="77777777" w:rsidR="000A6B49" w:rsidRDefault="000A6B49" w:rsidP="007413DA">
            <w:pPr>
              <w:pStyle w:val="PlainText"/>
              <w:rPr>
                <w:rFonts w:ascii="Calibri" w:hAnsi="Calibri"/>
                <w:sz w:val="18"/>
                <w:szCs w:val="15"/>
              </w:rPr>
            </w:pPr>
            <w:r>
              <w:rPr>
                <w:rFonts w:ascii="Calibri" w:hAnsi="Calibri"/>
                <w:sz w:val="18"/>
                <w:szCs w:val="15"/>
              </w:rPr>
              <w:t xml:space="preserve">The flow balance output file, </w:t>
            </w:r>
            <w:r w:rsidRPr="005C131A">
              <w:rPr>
                <w:rFonts w:ascii="Calibri" w:hAnsi="Calibri"/>
                <w:b/>
                <w:bCs/>
                <w:sz w:val="18"/>
                <w:szCs w:val="15"/>
              </w:rPr>
              <w:t>flowbalance.csv</w:t>
            </w:r>
            <w:r>
              <w:rPr>
                <w:rFonts w:ascii="Calibri" w:hAnsi="Calibri"/>
                <w:sz w:val="18"/>
                <w:szCs w:val="15"/>
              </w:rPr>
              <w:t xml:space="preserve">, output was affected by Branches becoming active or inactive. Code was revised in </w:t>
            </w:r>
            <w:proofErr w:type="gramStart"/>
            <w:r w:rsidRPr="005C131A">
              <w:rPr>
                <w:rFonts w:ascii="Calibri" w:hAnsi="Calibri"/>
                <w:b/>
                <w:bCs/>
                <w:sz w:val="18"/>
                <w:szCs w:val="15"/>
              </w:rPr>
              <w:t>balances.f</w:t>
            </w:r>
            <w:proofErr w:type="gramEnd"/>
            <w:r w:rsidRPr="005C131A">
              <w:rPr>
                <w:rFonts w:ascii="Calibri" w:hAnsi="Calibri"/>
                <w:b/>
                <w:bCs/>
                <w:sz w:val="18"/>
                <w:szCs w:val="15"/>
              </w:rPr>
              <w:t>90</w:t>
            </w:r>
            <w:r>
              <w:rPr>
                <w:rFonts w:ascii="Calibri" w:hAnsi="Calibri"/>
                <w:sz w:val="18"/>
                <w:szCs w:val="15"/>
              </w:rPr>
              <w:t xml:space="preserve"> to allow for the flow balances to properly account for cumulative flow sources/sinks.</w:t>
            </w:r>
          </w:p>
          <w:p w14:paraId="1416E410" w14:textId="77777777" w:rsidR="000A6B49" w:rsidRPr="000B6001"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9"/>
                <w:szCs w:val="19"/>
              </w:rPr>
              <w:t xml:space="preserve">      </w:t>
            </w:r>
            <w:r w:rsidRPr="000B6001">
              <w:rPr>
                <w:rFonts w:ascii="Consolas" w:hAnsi="Consolas" w:cs="Consolas"/>
                <w:color w:val="0000FF"/>
                <w:sz w:val="14"/>
                <w:szCs w:val="19"/>
              </w:rPr>
              <w:t>IF</w:t>
            </w:r>
            <w:r w:rsidRPr="000B6001">
              <w:rPr>
                <w:rFonts w:ascii="Consolas" w:hAnsi="Consolas" w:cs="Consolas"/>
                <w:color w:val="000000"/>
                <w:sz w:val="14"/>
                <w:szCs w:val="19"/>
              </w:rPr>
              <w:t xml:space="preserve"> (VOLUME_BALANCE(JW)) </w:t>
            </w:r>
            <w:r w:rsidRPr="000B6001">
              <w:rPr>
                <w:rFonts w:ascii="Consolas" w:hAnsi="Consolas" w:cs="Consolas"/>
                <w:color w:val="0000FF"/>
                <w:sz w:val="14"/>
                <w:szCs w:val="19"/>
              </w:rPr>
              <w:t>THEN</w:t>
            </w:r>
          </w:p>
          <w:p w14:paraId="4D37E7D1"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DO</w:t>
            </w:r>
            <w:r w:rsidRPr="000B6001">
              <w:rPr>
                <w:rFonts w:ascii="Consolas" w:hAnsi="Consolas" w:cs="Consolas"/>
                <w:color w:val="000000"/>
                <w:sz w:val="14"/>
                <w:szCs w:val="19"/>
              </w:rPr>
              <w:t xml:space="preserve"> JB=BS(JW</w:t>
            </w:r>
            <w:proofErr w:type="gramStart"/>
            <w:r w:rsidRPr="000B6001">
              <w:rPr>
                <w:rFonts w:ascii="Consolas" w:hAnsi="Consolas" w:cs="Consolas"/>
                <w:color w:val="000000"/>
                <w:sz w:val="14"/>
                <w:szCs w:val="19"/>
              </w:rPr>
              <w:t>),BE</w:t>
            </w:r>
            <w:proofErr w:type="gramEnd"/>
            <w:r w:rsidRPr="000B6001">
              <w:rPr>
                <w:rFonts w:ascii="Consolas" w:hAnsi="Consolas" w:cs="Consolas"/>
                <w:color w:val="000000"/>
                <w:sz w:val="14"/>
                <w:szCs w:val="19"/>
              </w:rPr>
              <w:t>(JW)</w:t>
            </w:r>
          </w:p>
          <w:p w14:paraId="74C52AFE"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IF</w:t>
            </w:r>
            <w:proofErr w:type="gramStart"/>
            <w:r w:rsidRPr="000B6001">
              <w:rPr>
                <w:rFonts w:ascii="Consolas" w:hAnsi="Consolas" w:cs="Consolas"/>
                <w:color w:val="000000"/>
                <w:sz w:val="14"/>
                <w:szCs w:val="19"/>
              </w:rPr>
              <w:t>(.NOT.BR</w:t>
            </w:r>
            <w:proofErr w:type="gramEnd"/>
            <w:r w:rsidRPr="000B6001">
              <w:rPr>
                <w:rFonts w:ascii="Consolas" w:hAnsi="Consolas" w:cs="Consolas"/>
                <w:color w:val="000000"/>
                <w:sz w:val="14"/>
                <w:szCs w:val="19"/>
              </w:rPr>
              <w:t>_INACTIVE(JB))</w:t>
            </w:r>
            <w:r w:rsidRPr="000B6001">
              <w:rPr>
                <w:rFonts w:ascii="Consolas" w:hAnsi="Consolas" w:cs="Consolas"/>
                <w:color w:val="0000FF"/>
                <w:sz w:val="14"/>
                <w:szCs w:val="19"/>
              </w:rPr>
              <w:t>THEN</w:t>
            </w:r>
            <w:r w:rsidRPr="000B6001">
              <w:rPr>
                <w:rFonts w:ascii="Consolas" w:hAnsi="Consolas" w:cs="Consolas"/>
                <w:color w:val="000000"/>
                <w:sz w:val="14"/>
                <w:szCs w:val="19"/>
              </w:rPr>
              <w:t xml:space="preserve">    </w:t>
            </w:r>
            <w:r w:rsidRPr="000B6001">
              <w:rPr>
                <w:rFonts w:ascii="Consolas" w:hAnsi="Consolas" w:cs="Consolas"/>
                <w:color w:val="008000"/>
                <w:sz w:val="14"/>
                <w:szCs w:val="19"/>
              </w:rPr>
              <w:t xml:space="preserve">! SW 8/8/2018 </w:t>
            </w:r>
          </w:p>
          <w:p w14:paraId="4B0F4BF5"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VOLSBR(JB) = VOLSBR(JB)+DLVOL(JB)</w:t>
            </w:r>
          </w:p>
          <w:p w14:paraId="24E1CF3F"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VOLTBR(JB) = VOLEV(JB)+VOLPR(JB)+VOLTRB(JB)+VOLDT(JB)+VOLWD(JB)+VOLUH(JB)+VOLDH(JB)+VOLIN(JB)+VOLOUT(JB)+VOLICE(JB)</w:t>
            </w:r>
          </w:p>
          <w:p w14:paraId="05D8642E"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if</w:t>
            </w:r>
            <w:r w:rsidRPr="000B6001">
              <w:rPr>
                <w:rFonts w:ascii="Consolas" w:hAnsi="Consolas" w:cs="Consolas"/>
                <w:color w:val="000000"/>
                <w:sz w:val="14"/>
                <w:szCs w:val="19"/>
              </w:rPr>
              <w:t>(</w:t>
            </w:r>
            <w:proofErr w:type="spellStart"/>
            <w:r w:rsidRPr="000B6001">
              <w:rPr>
                <w:rFonts w:ascii="Consolas" w:hAnsi="Consolas" w:cs="Consolas"/>
                <w:color w:val="000000"/>
                <w:sz w:val="14"/>
                <w:szCs w:val="19"/>
              </w:rPr>
              <w:t>sediment_</w:t>
            </w:r>
            <w:proofErr w:type="gramStart"/>
            <w:r w:rsidRPr="000B6001">
              <w:rPr>
                <w:rFonts w:ascii="Consolas" w:hAnsi="Consolas" w:cs="Consolas"/>
                <w:color w:val="000000"/>
                <w:sz w:val="14"/>
                <w:szCs w:val="19"/>
              </w:rPr>
              <w:t>diagenesis</w:t>
            </w:r>
            <w:proofErr w:type="spellEnd"/>
            <w:r w:rsidRPr="000B6001">
              <w:rPr>
                <w:rFonts w:ascii="Consolas" w:hAnsi="Consolas" w:cs="Consolas"/>
                <w:color w:val="000000"/>
                <w:sz w:val="14"/>
                <w:szCs w:val="19"/>
              </w:rPr>
              <w:t>)</w:t>
            </w:r>
            <w:r w:rsidRPr="000B6001">
              <w:rPr>
                <w:rFonts w:ascii="Consolas" w:hAnsi="Consolas" w:cs="Consolas"/>
                <w:color w:val="0000FF"/>
                <w:sz w:val="14"/>
                <w:szCs w:val="19"/>
              </w:rPr>
              <w:t>then</w:t>
            </w:r>
            <w:proofErr w:type="gramEnd"/>
          </w:p>
          <w:p w14:paraId="5987E657"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proofErr w:type="gramStart"/>
            <w:r w:rsidRPr="000B6001">
              <w:rPr>
                <w:rFonts w:ascii="Consolas" w:hAnsi="Consolas" w:cs="Consolas"/>
                <w:color w:val="0000FF"/>
                <w:sz w:val="14"/>
                <w:szCs w:val="19"/>
              </w:rPr>
              <w:t>If</w:t>
            </w:r>
            <w:r w:rsidRPr="000B6001">
              <w:rPr>
                <w:rFonts w:ascii="Consolas" w:hAnsi="Consolas" w:cs="Consolas"/>
                <w:color w:val="000000"/>
                <w:sz w:val="14"/>
                <w:szCs w:val="19"/>
              </w:rPr>
              <w:t>(</w:t>
            </w:r>
            <w:proofErr w:type="spellStart"/>
            <w:proofErr w:type="gramEnd"/>
            <w:r w:rsidRPr="000B6001">
              <w:rPr>
                <w:rFonts w:ascii="Consolas" w:hAnsi="Consolas" w:cs="Consolas"/>
                <w:color w:val="000000"/>
                <w:sz w:val="14"/>
                <w:szCs w:val="19"/>
              </w:rPr>
              <w:t>CEMARelatedCode</w:t>
            </w:r>
            <w:proofErr w:type="spellEnd"/>
            <w:r w:rsidRPr="000B6001">
              <w:rPr>
                <w:rFonts w:ascii="Consolas" w:hAnsi="Consolas" w:cs="Consolas"/>
                <w:color w:val="000000"/>
                <w:sz w:val="14"/>
                <w:szCs w:val="19"/>
              </w:rPr>
              <w:t xml:space="preserve"> .and. </w:t>
            </w:r>
            <w:proofErr w:type="spellStart"/>
            <w:r w:rsidRPr="000B6001">
              <w:rPr>
                <w:rFonts w:ascii="Consolas" w:hAnsi="Consolas" w:cs="Consolas"/>
                <w:color w:val="000000"/>
                <w:sz w:val="14"/>
                <w:szCs w:val="19"/>
              </w:rPr>
              <w:t>IncludeBedConsolidation</w:t>
            </w:r>
            <w:proofErr w:type="spellEnd"/>
            <w:r w:rsidRPr="000B6001">
              <w:rPr>
                <w:rFonts w:ascii="Consolas" w:hAnsi="Consolas" w:cs="Consolas"/>
                <w:color w:val="000000"/>
                <w:sz w:val="14"/>
                <w:szCs w:val="19"/>
              </w:rPr>
              <w:t>)</w:t>
            </w:r>
            <w:r w:rsidRPr="000B6001">
              <w:rPr>
                <w:rFonts w:ascii="Consolas" w:hAnsi="Consolas" w:cs="Consolas"/>
                <w:color w:val="0000FF"/>
                <w:sz w:val="14"/>
                <w:szCs w:val="19"/>
              </w:rPr>
              <w:t>Then</w:t>
            </w:r>
          </w:p>
          <w:p w14:paraId="4D9C8932"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VOLTBR(JB) = VOLTBR(JB)+ VOLCEMA(JB)</w:t>
            </w:r>
          </w:p>
          <w:p w14:paraId="09482B18"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End If</w:t>
            </w:r>
          </w:p>
          <w:p w14:paraId="30A9E8B9"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ENDIF</w:t>
            </w:r>
          </w:p>
          <w:p w14:paraId="0151D31C" w14:textId="77777777" w:rsidR="000A6B49" w:rsidRPr="009866A1" w:rsidRDefault="000A6B49" w:rsidP="007413DA">
            <w:pPr>
              <w:pStyle w:val="PlainText"/>
              <w:rPr>
                <w:rFonts w:ascii="Calibri" w:hAnsi="Calibri"/>
                <w:sz w:val="12"/>
                <w:szCs w:val="15"/>
              </w:rPr>
            </w:pPr>
          </w:p>
          <w:p w14:paraId="3B1C7ABE"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 xml:space="preserve"> (ENERGY_BALANCE(JW)) </w:t>
            </w:r>
            <w:r w:rsidRPr="009866A1">
              <w:rPr>
                <w:rFonts w:ascii="Consolas" w:hAnsi="Consolas" w:cs="Consolas"/>
                <w:color w:val="0000FF"/>
                <w:sz w:val="14"/>
                <w:szCs w:val="19"/>
              </w:rPr>
              <w:t>THEN</w:t>
            </w:r>
          </w:p>
          <w:p w14:paraId="4E9D8CE3"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ESR(JW) = 0.0</w:t>
            </w:r>
          </w:p>
          <w:p w14:paraId="0D32B8CF"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ETR(JW) = 0.0</w:t>
            </w:r>
          </w:p>
          <w:p w14:paraId="6DE89698"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JB=BS(JW</w:t>
            </w:r>
            <w:proofErr w:type="gramStart"/>
            <w:r w:rsidRPr="009866A1">
              <w:rPr>
                <w:rFonts w:ascii="Consolas" w:hAnsi="Consolas" w:cs="Consolas"/>
                <w:color w:val="000000"/>
                <w:sz w:val="14"/>
                <w:szCs w:val="19"/>
              </w:rPr>
              <w:t>),BE</w:t>
            </w:r>
            <w:proofErr w:type="gramEnd"/>
            <w:r w:rsidRPr="009866A1">
              <w:rPr>
                <w:rFonts w:ascii="Consolas" w:hAnsi="Consolas" w:cs="Consolas"/>
                <w:color w:val="000000"/>
                <w:sz w:val="14"/>
                <w:szCs w:val="19"/>
              </w:rPr>
              <w:t>(JW)</w:t>
            </w:r>
          </w:p>
          <w:p w14:paraId="0EE6244E"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(BR_INACTIVE(JB</w:t>
            </w:r>
            <w:proofErr w:type="gramStart"/>
            <w:r w:rsidRPr="009866A1">
              <w:rPr>
                <w:rFonts w:ascii="Consolas" w:hAnsi="Consolas" w:cs="Consolas"/>
                <w:color w:val="000000"/>
                <w:sz w:val="14"/>
                <w:szCs w:val="19"/>
              </w:rPr>
              <w:t>))</w:t>
            </w:r>
            <w:r w:rsidRPr="009866A1">
              <w:rPr>
                <w:rFonts w:ascii="Consolas" w:hAnsi="Consolas" w:cs="Consolas"/>
                <w:color w:val="0000FF"/>
                <w:sz w:val="14"/>
                <w:szCs w:val="19"/>
              </w:rPr>
              <w:t>CYCLE</w:t>
            </w:r>
            <w:proofErr w:type="gramEnd"/>
            <w:r w:rsidRPr="009866A1">
              <w:rPr>
                <w:rFonts w:ascii="Consolas" w:hAnsi="Consolas" w:cs="Consolas"/>
                <w:color w:val="000000"/>
                <w:sz w:val="14"/>
                <w:szCs w:val="19"/>
              </w:rPr>
              <w:t xml:space="preserve">    </w:t>
            </w:r>
            <w:r w:rsidRPr="009866A1">
              <w:rPr>
                <w:rFonts w:ascii="Consolas" w:hAnsi="Consolas" w:cs="Consolas"/>
                <w:color w:val="008000"/>
                <w:sz w:val="14"/>
                <w:szCs w:val="19"/>
              </w:rPr>
              <w:t xml:space="preserve">! SW 8/8/2018 </w:t>
            </w:r>
          </w:p>
          <w:p w14:paraId="2E0B8B25" w14:textId="77777777" w:rsidR="000A6B49" w:rsidRPr="009866A1" w:rsidRDefault="000A6B49" w:rsidP="007413DA">
            <w:pPr>
              <w:pStyle w:val="PlainText"/>
              <w:rPr>
                <w:rFonts w:ascii="Calibri" w:hAnsi="Calibri"/>
                <w:sz w:val="12"/>
                <w:szCs w:val="15"/>
              </w:rPr>
            </w:pPr>
          </w:p>
          <w:p w14:paraId="0BE5D6DF"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 xml:space="preserve"> (MASS_BALANCE(JW)) </w:t>
            </w:r>
            <w:r w:rsidRPr="009866A1">
              <w:rPr>
                <w:rFonts w:ascii="Consolas" w:hAnsi="Consolas" w:cs="Consolas"/>
                <w:color w:val="0000FF"/>
                <w:sz w:val="14"/>
                <w:szCs w:val="19"/>
              </w:rPr>
              <w:t>THEN</w:t>
            </w:r>
          </w:p>
          <w:p w14:paraId="0B70E6FB"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JB=BS(JW</w:t>
            </w:r>
            <w:proofErr w:type="gramStart"/>
            <w:r w:rsidRPr="009866A1">
              <w:rPr>
                <w:rFonts w:ascii="Consolas" w:hAnsi="Consolas" w:cs="Consolas"/>
                <w:color w:val="000000"/>
                <w:sz w:val="14"/>
                <w:szCs w:val="19"/>
              </w:rPr>
              <w:t>),BE</w:t>
            </w:r>
            <w:proofErr w:type="gramEnd"/>
            <w:r w:rsidRPr="009866A1">
              <w:rPr>
                <w:rFonts w:ascii="Consolas" w:hAnsi="Consolas" w:cs="Consolas"/>
                <w:color w:val="000000"/>
                <w:sz w:val="14"/>
                <w:szCs w:val="19"/>
              </w:rPr>
              <w:t>(JW)</w:t>
            </w:r>
          </w:p>
          <w:p w14:paraId="0559E6FB"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(BR_INACTIVE(JB</w:t>
            </w:r>
            <w:proofErr w:type="gramStart"/>
            <w:r w:rsidRPr="009866A1">
              <w:rPr>
                <w:rFonts w:ascii="Consolas" w:hAnsi="Consolas" w:cs="Consolas"/>
                <w:color w:val="000000"/>
                <w:sz w:val="14"/>
                <w:szCs w:val="19"/>
              </w:rPr>
              <w:t>))</w:t>
            </w:r>
            <w:r w:rsidRPr="009866A1">
              <w:rPr>
                <w:rFonts w:ascii="Consolas" w:hAnsi="Consolas" w:cs="Consolas"/>
                <w:color w:val="0000FF"/>
                <w:sz w:val="14"/>
                <w:szCs w:val="19"/>
              </w:rPr>
              <w:t>CYCLE</w:t>
            </w:r>
            <w:proofErr w:type="gramEnd"/>
            <w:r w:rsidRPr="009866A1">
              <w:rPr>
                <w:rFonts w:ascii="Consolas" w:hAnsi="Consolas" w:cs="Consolas"/>
                <w:color w:val="000000"/>
                <w:sz w:val="14"/>
                <w:szCs w:val="19"/>
              </w:rPr>
              <w:t xml:space="preserve">    </w:t>
            </w:r>
            <w:r w:rsidRPr="009866A1">
              <w:rPr>
                <w:rFonts w:ascii="Consolas" w:hAnsi="Consolas" w:cs="Consolas"/>
                <w:color w:val="008000"/>
                <w:sz w:val="14"/>
                <w:szCs w:val="19"/>
              </w:rPr>
              <w:t xml:space="preserve">! SW 8/8/2018 </w:t>
            </w:r>
          </w:p>
          <w:p w14:paraId="64FEDCB6" w14:textId="77777777" w:rsidR="000A6B49" w:rsidRDefault="000A6B49" w:rsidP="007413DA">
            <w:pPr>
              <w:pStyle w:val="PlainText"/>
              <w:rPr>
                <w:rFonts w:ascii="Calibri" w:hAnsi="Calibri"/>
                <w:sz w:val="18"/>
                <w:szCs w:val="15"/>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JC=</w:t>
            </w:r>
            <w:proofErr w:type="gramStart"/>
            <w:r w:rsidRPr="009866A1">
              <w:rPr>
                <w:rFonts w:ascii="Consolas" w:hAnsi="Consolas" w:cs="Consolas"/>
                <w:color w:val="000000"/>
                <w:sz w:val="14"/>
                <w:szCs w:val="19"/>
              </w:rPr>
              <w:t>1,NAC</w:t>
            </w:r>
            <w:proofErr w:type="gramEnd"/>
          </w:p>
        </w:tc>
        <w:tc>
          <w:tcPr>
            <w:tcW w:w="1422" w:type="dxa"/>
          </w:tcPr>
          <w:p w14:paraId="20660E6E" w14:textId="77777777" w:rsidR="000A6B49" w:rsidRDefault="000A6B49" w:rsidP="007413DA">
            <w:r>
              <w:t>8/8/2018</w:t>
            </w:r>
          </w:p>
        </w:tc>
      </w:tr>
      <w:tr w:rsidR="000A6B49" w:rsidRPr="00A8639A" w14:paraId="6487EDE9" w14:textId="77777777" w:rsidTr="001064DA">
        <w:trPr>
          <w:cantSplit/>
        </w:trPr>
        <w:tc>
          <w:tcPr>
            <w:tcW w:w="606" w:type="dxa"/>
          </w:tcPr>
          <w:p w14:paraId="08A677A2" w14:textId="77777777" w:rsidR="000A6B49" w:rsidRDefault="000A6B49" w:rsidP="007413DA">
            <w:r>
              <w:t>47</w:t>
            </w:r>
          </w:p>
        </w:tc>
        <w:tc>
          <w:tcPr>
            <w:tcW w:w="1194" w:type="dxa"/>
          </w:tcPr>
          <w:p w14:paraId="75483613" w14:textId="77777777" w:rsidR="000A6B49" w:rsidRDefault="000A6B49" w:rsidP="007413DA">
            <w:r>
              <w:t>W2</w:t>
            </w:r>
          </w:p>
        </w:tc>
        <w:tc>
          <w:tcPr>
            <w:tcW w:w="1530" w:type="dxa"/>
          </w:tcPr>
          <w:p w14:paraId="6E4F67E4" w14:textId="77777777" w:rsidR="000A6B49" w:rsidRDefault="000A6B49" w:rsidP="007413DA">
            <w:r>
              <w:t>Particle Transport</w:t>
            </w:r>
          </w:p>
        </w:tc>
        <w:tc>
          <w:tcPr>
            <w:tcW w:w="4158" w:type="dxa"/>
          </w:tcPr>
          <w:p w14:paraId="775192BB" w14:textId="45B08038" w:rsidR="000A6B49" w:rsidRDefault="000A6B49" w:rsidP="007413DA">
            <w:pPr>
              <w:pStyle w:val="PlainText"/>
              <w:rPr>
                <w:rFonts w:ascii="Calibri" w:hAnsi="Calibri"/>
                <w:sz w:val="18"/>
                <w:szCs w:val="15"/>
              </w:rPr>
            </w:pPr>
            <w:r>
              <w:rPr>
                <w:rFonts w:ascii="Calibri" w:hAnsi="Calibri"/>
                <w:sz w:val="18"/>
                <w:szCs w:val="15"/>
              </w:rPr>
              <w:t>In the particle tracking algorithm, the depth statistics of are now based on the particle depth. Before this, the depth statistics of a particle were based on water depth</w:t>
            </w:r>
            <w:r w:rsidR="00AB74D3">
              <w:rPr>
                <w:rFonts w:ascii="Calibri" w:hAnsi="Calibri"/>
                <w:sz w:val="18"/>
                <w:szCs w:val="15"/>
              </w:rPr>
              <w:t>,</w:t>
            </w:r>
            <w:r>
              <w:rPr>
                <w:rFonts w:ascii="Calibri" w:hAnsi="Calibri"/>
                <w:sz w:val="18"/>
                <w:szCs w:val="15"/>
              </w:rPr>
              <w:t xml:space="preserve"> not particle depth. </w:t>
            </w:r>
          </w:p>
        </w:tc>
        <w:tc>
          <w:tcPr>
            <w:tcW w:w="1422" w:type="dxa"/>
          </w:tcPr>
          <w:p w14:paraId="0F770859" w14:textId="77777777" w:rsidR="000A6B49" w:rsidRDefault="000A6B49" w:rsidP="007413DA">
            <w:r>
              <w:t>8/24/2018</w:t>
            </w:r>
          </w:p>
        </w:tc>
      </w:tr>
      <w:tr w:rsidR="000A6B49" w:rsidRPr="00A8639A" w14:paraId="755D2CFE" w14:textId="77777777" w:rsidTr="001064DA">
        <w:trPr>
          <w:cantSplit/>
        </w:trPr>
        <w:tc>
          <w:tcPr>
            <w:tcW w:w="606" w:type="dxa"/>
          </w:tcPr>
          <w:p w14:paraId="4DBEEA98" w14:textId="77777777" w:rsidR="000A6B49" w:rsidRDefault="000A6B49" w:rsidP="007413DA">
            <w:r>
              <w:lastRenderedPageBreak/>
              <w:t>48</w:t>
            </w:r>
          </w:p>
        </w:tc>
        <w:tc>
          <w:tcPr>
            <w:tcW w:w="1194" w:type="dxa"/>
          </w:tcPr>
          <w:p w14:paraId="303AB917" w14:textId="77777777" w:rsidR="000A6B49" w:rsidRDefault="000A6B49" w:rsidP="007413DA">
            <w:r>
              <w:t>W2</w:t>
            </w:r>
          </w:p>
        </w:tc>
        <w:tc>
          <w:tcPr>
            <w:tcW w:w="1530" w:type="dxa"/>
          </w:tcPr>
          <w:p w14:paraId="57DB6219" w14:textId="77777777" w:rsidR="000A6B49" w:rsidRDefault="000A6B49" w:rsidP="007413DA">
            <w:r>
              <w:t>Long Profile Output</w:t>
            </w:r>
          </w:p>
        </w:tc>
        <w:tc>
          <w:tcPr>
            <w:tcW w:w="4158" w:type="dxa"/>
          </w:tcPr>
          <w:p w14:paraId="164F4282" w14:textId="77777777" w:rsidR="000A6B49" w:rsidRPr="00453412" w:rsidRDefault="000A6B49" w:rsidP="007413DA">
            <w:pPr>
              <w:pStyle w:val="PlainText"/>
              <w:rPr>
                <w:rFonts w:ascii="Calibri" w:hAnsi="Calibri"/>
                <w:sz w:val="18"/>
                <w:szCs w:val="15"/>
              </w:rPr>
            </w:pPr>
            <w:r>
              <w:rPr>
                <w:rFonts w:ascii="Calibri" w:hAnsi="Calibri"/>
                <w:sz w:val="18"/>
                <w:szCs w:val="15"/>
              </w:rPr>
              <w:t>The volume weighted temperature was added to the longitudinal profile output. The User Manual was also updated.</w:t>
            </w:r>
            <w:r w:rsidRPr="00230EB1">
              <w:rPr>
                <w:rFonts w:ascii="Consolas" w:hAnsi="Consolas" w:cs="Consolas"/>
                <w:color w:val="000000"/>
                <w:sz w:val="14"/>
                <w:szCs w:val="19"/>
              </w:rPr>
              <w:t xml:space="preserve">            </w:t>
            </w: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'(1000(A,","))'</w:t>
            </w:r>
            <w:r w:rsidRPr="00230EB1">
              <w:rPr>
                <w:rFonts w:ascii="Consolas" w:hAnsi="Consolas" w:cs="Consolas"/>
                <w:color w:val="000000"/>
                <w:sz w:val="14"/>
                <w:szCs w:val="19"/>
              </w:rPr>
              <w:t>)</w:t>
            </w:r>
            <w:r w:rsidRPr="00230EB1">
              <w:rPr>
                <w:rFonts w:ascii="Consolas" w:hAnsi="Consolas" w:cs="Consolas"/>
                <w:color w:val="A31515"/>
                <w:sz w:val="14"/>
                <w:szCs w:val="19"/>
              </w:rPr>
              <w:t>'Seg#'</w:t>
            </w:r>
            <w:r w:rsidRPr="00230EB1">
              <w:rPr>
                <w:rFonts w:ascii="Consolas" w:hAnsi="Consolas" w:cs="Consolas"/>
                <w:color w:val="000000"/>
                <w:sz w:val="14"/>
                <w:szCs w:val="19"/>
              </w:rPr>
              <w:t>,</w:t>
            </w:r>
            <w:r w:rsidRPr="00230EB1">
              <w:rPr>
                <w:rFonts w:ascii="Consolas" w:hAnsi="Consolas" w:cs="Consolas"/>
                <w:color w:val="A31515"/>
                <w:sz w:val="14"/>
                <w:szCs w:val="19"/>
              </w:rPr>
              <w:t>'ElevWaterSurf(m)'</w:t>
            </w:r>
            <w:r w:rsidRPr="00230EB1">
              <w:rPr>
                <w:rFonts w:ascii="Consolas" w:hAnsi="Consolas" w:cs="Consolas"/>
                <w:color w:val="000000"/>
                <w:sz w:val="14"/>
                <w:szCs w:val="19"/>
              </w:rPr>
              <w:t>,</w:t>
            </w:r>
            <w:r w:rsidRPr="00230EB1">
              <w:rPr>
                <w:rFonts w:ascii="Consolas" w:hAnsi="Consolas" w:cs="Consolas"/>
                <w:color w:val="A31515"/>
                <w:sz w:val="14"/>
                <w:szCs w:val="19"/>
              </w:rPr>
              <w:t>'Q(m3/s)'</w:t>
            </w:r>
            <w:r w:rsidRPr="00230EB1">
              <w:rPr>
                <w:rFonts w:ascii="Consolas" w:hAnsi="Consolas" w:cs="Consolas"/>
                <w:color w:val="000000"/>
                <w:sz w:val="14"/>
                <w:szCs w:val="19"/>
              </w:rPr>
              <w:t>,</w:t>
            </w:r>
            <w:r w:rsidRPr="00230EB1">
              <w:rPr>
                <w:rFonts w:ascii="Consolas" w:hAnsi="Consolas" w:cs="Consolas"/>
                <w:color w:val="A31515"/>
                <w:sz w:val="14"/>
                <w:szCs w:val="19"/>
              </w:rPr>
              <w:t>'SurfaceTemp(oC)'</w:t>
            </w:r>
            <w:r w:rsidRPr="00230EB1">
              <w:rPr>
                <w:rFonts w:ascii="Consolas" w:hAnsi="Consolas" w:cs="Consolas"/>
                <w:color w:val="000000"/>
                <w:sz w:val="14"/>
                <w:szCs w:val="19"/>
              </w:rPr>
              <w:t>,</w:t>
            </w:r>
            <w:r w:rsidRPr="00230EB1">
              <w:rPr>
                <w:rFonts w:ascii="Consolas" w:hAnsi="Consolas" w:cs="Consolas"/>
                <w:color w:val="A31515"/>
                <w:sz w:val="14"/>
                <w:szCs w:val="19"/>
              </w:rPr>
              <w:t>'Depth(m)'</w:t>
            </w:r>
            <w:r w:rsidRPr="00230EB1">
              <w:rPr>
                <w:rFonts w:ascii="Consolas" w:hAnsi="Consolas" w:cs="Consolas"/>
                <w:color w:val="000000"/>
                <w:sz w:val="14"/>
                <w:szCs w:val="19"/>
              </w:rPr>
              <w:t>,</w:t>
            </w:r>
            <w:r w:rsidRPr="00230EB1">
              <w:rPr>
                <w:rFonts w:ascii="Consolas" w:hAnsi="Consolas" w:cs="Consolas"/>
                <w:color w:val="A31515"/>
                <w:sz w:val="14"/>
                <w:szCs w:val="19"/>
              </w:rPr>
              <w:t>'Width(m)'</w:t>
            </w:r>
            <w:r w:rsidRPr="00230EB1">
              <w:rPr>
                <w:rFonts w:ascii="Consolas" w:hAnsi="Consolas" w:cs="Consolas"/>
                <w:color w:val="000000"/>
                <w:sz w:val="14"/>
                <w:szCs w:val="19"/>
              </w:rPr>
              <w:t>,</w:t>
            </w:r>
            <w:r w:rsidRPr="00230EB1">
              <w:rPr>
                <w:rFonts w:ascii="Consolas" w:hAnsi="Consolas" w:cs="Consolas"/>
                <w:color w:val="A31515"/>
                <w:sz w:val="14"/>
                <w:szCs w:val="19"/>
              </w:rPr>
              <w:t>'VolWeighTemp(oC)</w:t>
            </w:r>
            <w:proofErr w:type="gramStart"/>
            <w:r w:rsidRPr="00230EB1">
              <w:rPr>
                <w:rFonts w:ascii="Consolas" w:hAnsi="Consolas" w:cs="Consolas"/>
                <w:color w:val="A31515"/>
                <w:sz w:val="14"/>
                <w:szCs w:val="19"/>
              </w:rPr>
              <w:t>'</w:t>
            </w:r>
            <w:r w:rsidRPr="00230EB1">
              <w:rPr>
                <w:rFonts w:ascii="Consolas" w:hAnsi="Consolas" w:cs="Consolas"/>
                <w:color w:val="000000"/>
                <w:sz w:val="14"/>
                <w:szCs w:val="19"/>
              </w:rPr>
              <w:t xml:space="preserve"> ,</w:t>
            </w:r>
            <w:proofErr w:type="gramEnd"/>
            <w:r w:rsidRPr="00230EB1">
              <w:rPr>
                <w:rFonts w:ascii="Consolas" w:hAnsi="Consolas" w:cs="Consolas"/>
                <w:color w:val="000000"/>
                <w:sz w:val="14"/>
                <w:szCs w:val="19"/>
              </w:rPr>
              <w:t>(CNAME2(CN(JC)),JC=1,NAC),(CDNAME2(CDN(JD,JW)),JD=1,NACD(JW))</w:t>
            </w:r>
          </w:p>
          <w:p w14:paraId="79B73E81"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ELSE</w:t>
            </w:r>
          </w:p>
          <w:p w14:paraId="05E5CD6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'(1000(A,","))'</w:t>
            </w:r>
            <w:r w:rsidRPr="00230EB1">
              <w:rPr>
                <w:rFonts w:ascii="Consolas" w:hAnsi="Consolas" w:cs="Consolas"/>
                <w:color w:val="000000"/>
                <w:sz w:val="14"/>
                <w:szCs w:val="19"/>
              </w:rPr>
              <w:t>)</w:t>
            </w:r>
            <w:r w:rsidRPr="00230EB1">
              <w:rPr>
                <w:rFonts w:ascii="Consolas" w:hAnsi="Consolas" w:cs="Consolas"/>
                <w:color w:val="A31515"/>
                <w:sz w:val="14"/>
                <w:szCs w:val="19"/>
              </w:rPr>
              <w:t>'Seg#'</w:t>
            </w:r>
            <w:r w:rsidRPr="00230EB1">
              <w:rPr>
                <w:rFonts w:ascii="Consolas" w:hAnsi="Consolas" w:cs="Consolas"/>
                <w:color w:val="000000"/>
                <w:sz w:val="14"/>
                <w:szCs w:val="19"/>
              </w:rPr>
              <w:t>,</w:t>
            </w:r>
            <w:r w:rsidRPr="00230EB1">
              <w:rPr>
                <w:rFonts w:ascii="Consolas" w:hAnsi="Consolas" w:cs="Consolas"/>
                <w:color w:val="A31515"/>
                <w:sz w:val="14"/>
                <w:szCs w:val="19"/>
              </w:rPr>
              <w:t>'ElevWaterSurf(m)'</w:t>
            </w:r>
            <w:r w:rsidRPr="00230EB1">
              <w:rPr>
                <w:rFonts w:ascii="Consolas" w:hAnsi="Consolas" w:cs="Consolas"/>
                <w:color w:val="000000"/>
                <w:sz w:val="14"/>
                <w:szCs w:val="19"/>
              </w:rPr>
              <w:t>,</w:t>
            </w:r>
            <w:r w:rsidRPr="00230EB1">
              <w:rPr>
                <w:rFonts w:ascii="Consolas" w:hAnsi="Consolas" w:cs="Consolas"/>
                <w:color w:val="A31515"/>
                <w:sz w:val="14"/>
                <w:szCs w:val="19"/>
              </w:rPr>
              <w:t>'Q(m3/s)'</w:t>
            </w:r>
            <w:r w:rsidRPr="00230EB1">
              <w:rPr>
                <w:rFonts w:ascii="Consolas" w:hAnsi="Consolas" w:cs="Consolas"/>
                <w:color w:val="000000"/>
                <w:sz w:val="14"/>
                <w:szCs w:val="19"/>
              </w:rPr>
              <w:t>,</w:t>
            </w:r>
            <w:r w:rsidRPr="00230EB1">
              <w:rPr>
                <w:rFonts w:ascii="Consolas" w:hAnsi="Consolas" w:cs="Consolas"/>
                <w:color w:val="A31515"/>
                <w:sz w:val="14"/>
                <w:szCs w:val="19"/>
              </w:rPr>
              <w:t>'SurfaceTemp(oC)'</w:t>
            </w:r>
            <w:r w:rsidRPr="00230EB1">
              <w:rPr>
                <w:rFonts w:ascii="Consolas" w:hAnsi="Consolas" w:cs="Consolas"/>
                <w:color w:val="000000"/>
                <w:sz w:val="14"/>
                <w:szCs w:val="19"/>
              </w:rPr>
              <w:t>,</w:t>
            </w:r>
            <w:r w:rsidRPr="00230EB1">
              <w:rPr>
                <w:rFonts w:ascii="Consolas" w:hAnsi="Consolas" w:cs="Consolas"/>
                <w:color w:val="A31515"/>
                <w:sz w:val="14"/>
                <w:szCs w:val="19"/>
              </w:rPr>
              <w:t>'Depth(m)'</w:t>
            </w:r>
            <w:r w:rsidRPr="00230EB1">
              <w:rPr>
                <w:rFonts w:ascii="Consolas" w:hAnsi="Consolas" w:cs="Consolas"/>
                <w:color w:val="000000"/>
                <w:sz w:val="14"/>
                <w:szCs w:val="19"/>
              </w:rPr>
              <w:t>,</w:t>
            </w:r>
            <w:r w:rsidRPr="00230EB1">
              <w:rPr>
                <w:rFonts w:ascii="Consolas" w:hAnsi="Consolas" w:cs="Consolas"/>
                <w:color w:val="A31515"/>
                <w:sz w:val="14"/>
                <w:szCs w:val="19"/>
              </w:rPr>
              <w:t>'Width(m)'</w:t>
            </w:r>
            <w:r w:rsidRPr="00230EB1">
              <w:rPr>
                <w:rFonts w:ascii="Consolas" w:hAnsi="Consolas" w:cs="Consolas"/>
                <w:color w:val="000000"/>
                <w:sz w:val="14"/>
                <w:szCs w:val="19"/>
              </w:rPr>
              <w:t>,</w:t>
            </w:r>
            <w:r w:rsidRPr="00230EB1">
              <w:rPr>
                <w:rFonts w:ascii="Consolas" w:hAnsi="Consolas" w:cs="Consolas"/>
                <w:color w:val="A31515"/>
                <w:sz w:val="14"/>
                <w:szCs w:val="19"/>
              </w:rPr>
              <w:t>'VolWeighTemp(oC)'</w:t>
            </w:r>
            <w:r w:rsidRPr="00230EB1">
              <w:rPr>
                <w:rFonts w:ascii="Consolas" w:hAnsi="Consolas" w:cs="Consolas"/>
                <w:color w:val="000000"/>
                <w:sz w:val="14"/>
                <w:szCs w:val="19"/>
              </w:rPr>
              <w:t xml:space="preserve">   </w:t>
            </w:r>
          </w:p>
          <w:p w14:paraId="5C06C475"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ENDIF</w:t>
            </w:r>
          </w:p>
          <w:p w14:paraId="0AABB1F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JJ=</w:t>
            </w:r>
            <w:proofErr w:type="gramStart"/>
            <w:r w:rsidRPr="00230EB1">
              <w:rPr>
                <w:rFonts w:ascii="Consolas" w:hAnsi="Consolas" w:cs="Consolas"/>
                <w:color w:val="000000"/>
                <w:sz w:val="14"/>
                <w:szCs w:val="19"/>
              </w:rPr>
              <w:t>1,NWB</w:t>
            </w:r>
            <w:proofErr w:type="gramEnd"/>
          </w:p>
          <w:p w14:paraId="77D82FEB"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K=KTWB(JJ)</w:t>
            </w:r>
          </w:p>
          <w:p w14:paraId="3BB3319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JB=BS(JJ</w:t>
            </w:r>
            <w:proofErr w:type="gramStart"/>
            <w:r w:rsidRPr="00230EB1">
              <w:rPr>
                <w:rFonts w:ascii="Consolas" w:hAnsi="Consolas" w:cs="Consolas"/>
                <w:color w:val="000000"/>
                <w:sz w:val="14"/>
                <w:szCs w:val="19"/>
              </w:rPr>
              <w:t>),BE</w:t>
            </w:r>
            <w:proofErr w:type="gramEnd"/>
            <w:r w:rsidRPr="00230EB1">
              <w:rPr>
                <w:rFonts w:ascii="Consolas" w:hAnsi="Consolas" w:cs="Consolas"/>
                <w:color w:val="000000"/>
                <w:sz w:val="14"/>
                <w:szCs w:val="19"/>
              </w:rPr>
              <w:t>(JJ)</w:t>
            </w:r>
          </w:p>
          <w:p w14:paraId="6483864A"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I=CUS(JB</w:t>
            </w:r>
            <w:proofErr w:type="gramStart"/>
            <w:r w:rsidRPr="00230EB1">
              <w:rPr>
                <w:rFonts w:ascii="Consolas" w:hAnsi="Consolas" w:cs="Consolas"/>
                <w:color w:val="000000"/>
                <w:sz w:val="14"/>
                <w:szCs w:val="19"/>
              </w:rPr>
              <w:t>),DS</w:t>
            </w:r>
            <w:proofErr w:type="gramEnd"/>
            <w:r w:rsidRPr="00230EB1">
              <w:rPr>
                <w:rFonts w:ascii="Consolas" w:hAnsi="Consolas" w:cs="Consolas"/>
                <w:color w:val="000000"/>
                <w:sz w:val="14"/>
                <w:szCs w:val="19"/>
              </w:rPr>
              <w:t>(JB)</w:t>
            </w:r>
          </w:p>
          <w:p w14:paraId="24C3A372"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8000"/>
                <w:sz w:val="14"/>
                <w:szCs w:val="19"/>
              </w:rPr>
              <w:t xml:space="preserve">! TEMP VOL WEIGHTED </w:t>
            </w:r>
            <w:proofErr w:type="gramStart"/>
            <w:r w:rsidRPr="00230EB1">
              <w:rPr>
                <w:rFonts w:ascii="Consolas" w:hAnsi="Consolas" w:cs="Consolas"/>
                <w:color w:val="008000"/>
                <w:sz w:val="14"/>
                <w:szCs w:val="19"/>
              </w:rPr>
              <w:t>AVERAGE  SW</w:t>
            </w:r>
            <w:proofErr w:type="gramEnd"/>
            <w:r w:rsidRPr="00230EB1">
              <w:rPr>
                <w:rFonts w:ascii="Consolas" w:hAnsi="Consolas" w:cs="Consolas"/>
                <w:color w:val="008000"/>
                <w:sz w:val="14"/>
                <w:szCs w:val="19"/>
              </w:rPr>
              <w:t xml:space="preserve"> 8/30/2018</w:t>
            </w:r>
          </w:p>
          <w:p w14:paraId="006208BC"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0000"/>
                <w:sz w:val="14"/>
                <w:szCs w:val="19"/>
              </w:rPr>
              <w:t xml:space="preserve">TVOLAVG=0.0   </w:t>
            </w:r>
            <w:proofErr w:type="gramStart"/>
            <w:r w:rsidRPr="00230EB1">
              <w:rPr>
                <w:rFonts w:ascii="Consolas" w:hAnsi="Consolas" w:cs="Consolas"/>
                <w:color w:val="000000"/>
                <w:sz w:val="14"/>
                <w:szCs w:val="19"/>
              </w:rPr>
              <w:t xml:space="preserve">  </w:t>
            </w:r>
            <w:r w:rsidRPr="00230EB1">
              <w:rPr>
                <w:rFonts w:ascii="Consolas" w:hAnsi="Consolas" w:cs="Consolas"/>
                <w:color w:val="008000"/>
                <w:sz w:val="14"/>
                <w:szCs w:val="19"/>
              </w:rPr>
              <w:t>!</w:t>
            </w:r>
            <w:proofErr w:type="gramEnd"/>
            <w:r w:rsidRPr="00230EB1">
              <w:rPr>
                <w:rFonts w:ascii="Consolas" w:hAnsi="Consolas" w:cs="Consolas"/>
                <w:color w:val="008000"/>
                <w:sz w:val="14"/>
                <w:szCs w:val="19"/>
              </w:rPr>
              <w:t xml:space="preserve"> SW 8/30/2018</w:t>
            </w:r>
          </w:p>
          <w:p w14:paraId="4BF5D03D"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0000"/>
                <w:sz w:val="14"/>
                <w:szCs w:val="19"/>
              </w:rPr>
              <w:t>VOLTOT=0.0</w:t>
            </w:r>
          </w:p>
          <w:p w14:paraId="304299FE" w14:textId="77777777" w:rsidR="000A6B49" w:rsidRPr="00230EB1"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4"/>
                <w:szCs w:val="19"/>
              </w:rPr>
              <w:t xml:space="preserve"> </w:t>
            </w: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KK=KTWB(JW</w:t>
            </w:r>
            <w:proofErr w:type="gramStart"/>
            <w:r w:rsidRPr="00230EB1">
              <w:rPr>
                <w:rFonts w:ascii="Consolas" w:hAnsi="Consolas" w:cs="Consolas"/>
                <w:color w:val="000000"/>
                <w:sz w:val="14"/>
                <w:szCs w:val="19"/>
              </w:rPr>
              <w:t>),KB</w:t>
            </w:r>
            <w:proofErr w:type="gramEnd"/>
            <w:r w:rsidRPr="00230EB1">
              <w:rPr>
                <w:rFonts w:ascii="Consolas" w:hAnsi="Consolas" w:cs="Consolas"/>
                <w:color w:val="000000"/>
                <w:sz w:val="14"/>
                <w:szCs w:val="19"/>
              </w:rPr>
              <w:t xml:space="preserve">(I)                             VOLTOT=VOLTOT+VOL(KK,I)               TVOLAVG=TVOLAVG+T1(KK,I)*VOL(KK,I) </w:t>
            </w:r>
          </w:p>
          <w:p w14:paraId="061A615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ENDDO</w:t>
            </w:r>
            <w:r w:rsidRPr="00230EB1">
              <w:rPr>
                <w:rFonts w:ascii="Consolas" w:hAnsi="Consolas" w:cs="Consolas"/>
                <w:color w:val="000000"/>
                <w:sz w:val="14"/>
                <w:szCs w:val="19"/>
              </w:rPr>
              <w:t xml:space="preserve">                            </w:t>
            </w:r>
            <w:r w:rsidRPr="00230EB1">
              <w:rPr>
                <w:rFonts w:ascii="Consolas" w:hAnsi="Consolas" w:cs="Consolas"/>
                <w:color w:val="0000FF"/>
                <w:sz w:val="14"/>
                <w:szCs w:val="19"/>
              </w:rPr>
              <w:t>IF</w:t>
            </w:r>
            <w:r w:rsidRPr="00230EB1">
              <w:rPr>
                <w:rFonts w:ascii="Consolas" w:hAnsi="Consolas" w:cs="Consolas"/>
                <w:color w:val="000000"/>
                <w:sz w:val="14"/>
                <w:szCs w:val="19"/>
              </w:rPr>
              <w:t>(KB(I)&gt;=KTWB(JW</w:t>
            </w:r>
            <w:proofErr w:type="gramStart"/>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tvolavg</w:t>
            </w:r>
            <w:proofErr w:type="spellEnd"/>
            <w:proofErr w:type="gramEnd"/>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tvolavg</w:t>
            </w:r>
            <w:proofErr w:type="spellEnd"/>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voltot</w:t>
            </w:r>
            <w:proofErr w:type="spellEnd"/>
          </w:p>
          <w:p w14:paraId="3D16208D"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IF</w:t>
            </w:r>
            <w:r w:rsidRPr="00230EB1">
              <w:rPr>
                <w:rFonts w:ascii="Consolas" w:hAnsi="Consolas" w:cs="Consolas"/>
                <w:color w:val="000000"/>
                <w:sz w:val="14"/>
                <w:szCs w:val="19"/>
              </w:rPr>
              <w:t>(CONSTITUENTS)</w:t>
            </w:r>
            <w:r w:rsidRPr="00230EB1">
              <w:rPr>
                <w:rFonts w:ascii="Consolas" w:hAnsi="Consolas" w:cs="Consolas"/>
                <w:color w:val="0000FF"/>
                <w:sz w:val="14"/>
                <w:szCs w:val="19"/>
              </w:rPr>
              <w:t>THEN</w:t>
            </w:r>
            <w:r>
              <w:rPr>
                <w:rFonts w:ascii="Consolas" w:hAnsi="Consolas" w:cs="Consolas"/>
                <w:color w:val="000000"/>
                <w:sz w:val="14"/>
                <w:szCs w:val="19"/>
              </w:rPr>
              <w:t xml:space="preserve">                           </w:t>
            </w: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'(I5,",",100(F12.3,","))'</w:t>
            </w:r>
            <w:r w:rsidRPr="00230EB1">
              <w:rPr>
                <w:rFonts w:ascii="Consolas" w:hAnsi="Consolas" w:cs="Consolas"/>
                <w:color w:val="000000"/>
                <w:sz w:val="14"/>
                <w:szCs w:val="19"/>
              </w:rPr>
              <w:t>)I,ELWS(I),QC(I),T2(K,I),DEPTHB(KB(I),I),B(KTI(I),I),TVOLAVG,(C2(K,I,CN(JAC))*CMULT(CN(JAC)),JAC=1,NAC),(CD(K,I,CDN(JD,JW))*CDMULT(CDN(JD,JW)),JD=1,NACD(JW))</w:t>
            </w:r>
          </w:p>
          <w:p w14:paraId="14EB8D0E"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ELSE</w:t>
            </w:r>
          </w:p>
          <w:p w14:paraId="2B8EFEAB" w14:textId="77777777" w:rsidR="000A6B49" w:rsidRPr="00F65374"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'(I5,",",100(F12.3,","))</w:t>
            </w:r>
            <w:proofErr w:type="gramStart"/>
            <w:r w:rsidRPr="00230EB1">
              <w:rPr>
                <w:rFonts w:ascii="Consolas" w:hAnsi="Consolas" w:cs="Consolas"/>
                <w:color w:val="A31515"/>
                <w:sz w:val="14"/>
                <w:szCs w:val="19"/>
              </w:rPr>
              <w:t>'</w:t>
            </w:r>
            <w:r w:rsidRPr="00230EB1">
              <w:rPr>
                <w:rFonts w:ascii="Consolas" w:hAnsi="Consolas" w:cs="Consolas"/>
                <w:color w:val="000000"/>
                <w:sz w:val="14"/>
                <w:szCs w:val="19"/>
              </w:rPr>
              <w:t>)I</w:t>
            </w:r>
            <w:proofErr w:type="gramEnd"/>
            <w:r w:rsidRPr="00230EB1">
              <w:rPr>
                <w:rFonts w:ascii="Consolas" w:hAnsi="Consolas" w:cs="Consolas"/>
                <w:color w:val="000000"/>
                <w:sz w:val="14"/>
                <w:szCs w:val="19"/>
              </w:rPr>
              <w:t>,ELWS(I),QC(I),T2(K,I),DEPTHB(KB(I),I),B(KTI(I),I),TVOLAVG</w:t>
            </w:r>
          </w:p>
        </w:tc>
        <w:tc>
          <w:tcPr>
            <w:tcW w:w="1422" w:type="dxa"/>
          </w:tcPr>
          <w:p w14:paraId="27CCC2E2" w14:textId="77777777" w:rsidR="000A6B49" w:rsidRDefault="000A6B49" w:rsidP="007413DA">
            <w:r>
              <w:t>8/30/2018</w:t>
            </w:r>
          </w:p>
        </w:tc>
      </w:tr>
      <w:tr w:rsidR="000A6B49" w:rsidRPr="00A8639A" w14:paraId="44FD8204" w14:textId="77777777" w:rsidTr="001064DA">
        <w:trPr>
          <w:cantSplit/>
        </w:trPr>
        <w:tc>
          <w:tcPr>
            <w:tcW w:w="606" w:type="dxa"/>
          </w:tcPr>
          <w:p w14:paraId="129404C3" w14:textId="77777777" w:rsidR="000A6B49" w:rsidRDefault="000A6B49" w:rsidP="007413DA">
            <w:r>
              <w:t>49</w:t>
            </w:r>
          </w:p>
        </w:tc>
        <w:tc>
          <w:tcPr>
            <w:tcW w:w="1194" w:type="dxa"/>
          </w:tcPr>
          <w:p w14:paraId="53876350" w14:textId="77777777" w:rsidR="000A6B49" w:rsidRDefault="000A6B49" w:rsidP="007413DA">
            <w:r>
              <w:t>W2</w:t>
            </w:r>
          </w:p>
        </w:tc>
        <w:tc>
          <w:tcPr>
            <w:tcW w:w="1530" w:type="dxa"/>
          </w:tcPr>
          <w:p w14:paraId="0BF9CFEE" w14:textId="77777777" w:rsidR="000A6B49" w:rsidRDefault="000A6B49" w:rsidP="007413DA">
            <w:r>
              <w:t>SPR output</w:t>
            </w:r>
          </w:p>
        </w:tc>
        <w:tc>
          <w:tcPr>
            <w:tcW w:w="4158" w:type="dxa"/>
          </w:tcPr>
          <w:p w14:paraId="09AA851A" w14:textId="35E91624" w:rsidR="000A6B49" w:rsidRDefault="000A6B49" w:rsidP="007413DA">
            <w:pPr>
              <w:pStyle w:val="PlainText"/>
              <w:rPr>
                <w:rFonts w:ascii="Calibri" w:hAnsi="Calibri"/>
                <w:sz w:val="18"/>
                <w:szCs w:val="15"/>
              </w:rPr>
            </w:pPr>
            <w:r>
              <w:rPr>
                <w:rFonts w:ascii="Calibri" w:hAnsi="Calibri"/>
                <w:sz w:val="18"/>
                <w:szCs w:val="15"/>
              </w:rPr>
              <w:t>The spreadsheet output file now has an option to output volume</w:t>
            </w:r>
            <w:r w:rsidR="00AB74D3">
              <w:rPr>
                <w:rFonts w:ascii="Calibri" w:hAnsi="Calibri"/>
                <w:sz w:val="18"/>
                <w:szCs w:val="15"/>
              </w:rPr>
              <w:t xml:space="preserve"> </w:t>
            </w:r>
            <w:r>
              <w:rPr>
                <w:rFonts w:ascii="Calibri" w:hAnsi="Calibri"/>
                <w:sz w:val="18"/>
                <w:szCs w:val="15"/>
              </w:rPr>
              <w:t>weighted values at the locations and times specified. If the user enters ‘ONV’ in the control file in the line</w:t>
            </w:r>
          </w:p>
          <w:p w14:paraId="6DC0ED4A" w14:textId="77777777" w:rsidR="000A6B49" w:rsidRPr="000C6EE4" w:rsidRDefault="000A6B49" w:rsidP="007413DA">
            <w:pPr>
              <w:pStyle w:val="PlainText"/>
              <w:rPr>
                <w:sz w:val="16"/>
                <w:szCs w:val="15"/>
              </w:rPr>
            </w:pPr>
            <w:r w:rsidRPr="000C6EE4">
              <w:rPr>
                <w:sz w:val="16"/>
                <w:szCs w:val="15"/>
              </w:rPr>
              <w:t>SPR PLOT    SPRC    NSPR   NISPR</w:t>
            </w:r>
          </w:p>
          <w:p w14:paraId="1D5C2E97" w14:textId="77777777" w:rsidR="000A6B49" w:rsidRPr="000C6EE4" w:rsidRDefault="000A6B49" w:rsidP="007413DA">
            <w:pPr>
              <w:pStyle w:val="PlainText"/>
              <w:rPr>
                <w:sz w:val="16"/>
                <w:szCs w:val="15"/>
              </w:rPr>
            </w:pPr>
            <w:r w:rsidRPr="000C6EE4">
              <w:rPr>
                <w:sz w:val="16"/>
                <w:szCs w:val="15"/>
              </w:rPr>
              <w:t>WB 1         ONV       1       2</w:t>
            </w:r>
          </w:p>
          <w:p w14:paraId="74741053" w14:textId="1C81A05D" w:rsidR="000A6B49" w:rsidRDefault="000A6B49" w:rsidP="007413DA">
            <w:pPr>
              <w:pStyle w:val="PlainText"/>
              <w:rPr>
                <w:rFonts w:ascii="Calibri" w:hAnsi="Calibri"/>
                <w:sz w:val="18"/>
                <w:szCs w:val="15"/>
              </w:rPr>
            </w:pPr>
            <w:r>
              <w:rPr>
                <w:rFonts w:ascii="Calibri" w:hAnsi="Calibri"/>
                <w:sz w:val="18"/>
                <w:szCs w:val="15"/>
              </w:rPr>
              <w:t xml:space="preserve">the output will include the regular SPR output and a separate file with the suffix </w:t>
            </w:r>
            <w:r w:rsidRPr="00EE30C1">
              <w:rPr>
                <w:rFonts w:ascii="Calibri" w:hAnsi="Calibri"/>
                <w:sz w:val="18"/>
                <w:szCs w:val="15"/>
              </w:rPr>
              <w:t>‘</w:t>
            </w:r>
            <w:r w:rsidRPr="00EE30C1">
              <w:rPr>
                <w:rFonts w:ascii="Calibri" w:hAnsi="Calibri"/>
                <w:b/>
                <w:bCs/>
                <w:sz w:val="18"/>
                <w:szCs w:val="15"/>
                <w:rPrChange w:id="146" w:author="Honnalore Steissberg" w:date="2021-09-14T11:45:00Z">
                  <w:rPr>
                    <w:rFonts w:ascii="Calibri" w:hAnsi="Calibri"/>
                    <w:sz w:val="18"/>
                    <w:szCs w:val="15"/>
                  </w:rPr>
                </w:rPrChange>
              </w:rPr>
              <w:t>_volw.csv</w:t>
            </w:r>
            <w:r w:rsidRPr="00EE30C1">
              <w:rPr>
                <w:rFonts w:ascii="Calibri" w:hAnsi="Calibri"/>
                <w:sz w:val="18"/>
                <w:szCs w:val="15"/>
              </w:rPr>
              <w:t>’</w:t>
            </w:r>
            <w:r>
              <w:rPr>
                <w:rFonts w:ascii="Calibri" w:hAnsi="Calibri"/>
                <w:sz w:val="18"/>
                <w:szCs w:val="15"/>
              </w:rPr>
              <w:t xml:space="preserve"> for the volume</w:t>
            </w:r>
            <w:r w:rsidR="00AB74D3">
              <w:rPr>
                <w:rFonts w:ascii="Calibri" w:hAnsi="Calibri"/>
                <w:sz w:val="18"/>
                <w:szCs w:val="15"/>
              </w:rPr>
              <w:t>-</w:t>
            </w:r>
            <w:r>
              <w:rPr>
                <w:rFonts w:ascii="Calibri" w:hAnsi="Calibri"/>
                <w:sz w:val="18"/>
                <w:szCs w:val="15"/>
              </w:rPr>
              <w:t xml:space="preserve"> weighted output. The User Manual has also been updated with the new feature.</w:t>
            </w:r>
          </w:p>
        </w:tc>
        <w:tc>
          <w:tcPr>
            <w:tcW w:w="1422" w:type="dxa"/>
          </w:tcPr>
          <w:p w14:paraId="23A32635" w14:textId="77777777" w:rsidR="000A6B49" w:rsidRDefault="000A6B49" w:rsidP="007413DA">
            <w:r>
              <w:t>9/28/2018</w:t>
            </w:r>
          </w:p>
        </w:tc>
      </w:tr>
      <w:tr w:rsidR="000A6B49" w:rsidRPr="00A8639A" w14:paraId="097B4C2C" w14:textId="77777777" w:rsidTr="001064DA">
        <w:trPr>
          <w:cantSplit/>
        </w:trPr>
        <w:tc>
          <w:tcPr>
            <w:tcW w:w="606" w:type="dxa"/>
          </w:tcPr>
          <w:p w14:paraId="4C71A739" w14:textId="77777777" w:rsidR="000A6B49" w:rsidRDefault="000A6B49" w:rsidP="007413DA">
            <w:r>
              <w:t>50</w:t>
            </w:r>
          </w:p>
        </w:tc>
        <w:tc>
          <w:tcPr>
            <w:tcW w:w="1194" w:type="dxa"/>
          </w:tcPr>
          <w:p w14:paraId="3F291265" w14:textId="77777777" w:rsidR="000A6B49" w:rsidRDefault="000A6B49" w:rsidP="007413DA">
            <w:r>
              <w:t>W2</w:t>
            </w:r>
          </w:p>
        </w:tc>
        <w:tc>
          <w:tcPr>
            <w:tcW w:w="1530" w:type="dxa"/>
          </w:tcPr>
          <w:p w14:paraId="25B37A9E" w14:textId="77777777" w:rsidR="000A6B49" w:rsidRDefault="000A6B49" w:rsidP="007413DA">
            <w:r>
              <w:t>User Manual</w:t>
            </w:r>
          </w:p>
        </w:tc>
        <w:tc>
          <w:tcPr>
            <w:tcW w:w="4158" w:type="dxa"/>
          </w:tcPr>
          <w:p w14:paraId="7173D5A3" w14:textId="4EF99FCC" w:rsidR="000A6B49" w:rsidRDefault="000A6B49" w:rsidP="007413DA">
            <w:pPr>
              <w:pStyle w:val="PlainText"/>
              <w:rPr>
                <w:rFonts w:ascii="Calibri" w:hAnsi="Calibri"/>
                <w:sz w:val="18"/>
                <w:szCs w:val="15"/>
              </w:rPr>
            </w:pPr>
            <w:r>
              <w:rPr>
                <w:rFonts w:ascii="Calibri" w:hAnsi="Calibri"/>
                <w:sz w:val="18"/>
                <w:szCs w:val="15"/>
              </w:rPr>
              <w:t>Updated</w:t>
            </w:r>
            <w:r w:rsidR="003304C1">
              <w:rPr>
                <w:rFonts w:ascii="Calibri" w:hAnsi="Calibri"/>
                <w:sz w:val="18"/>
                <w:szCs w:val="15"/>
              </w:rPr>
              <w:t xml:space="preserve"> </w:t>
            </w:r>
            <w:r>
              <w:rPr>
                <w:rFonts w:ascii="Calibri" w:hAnsi="Calibri"/>
                <w:sz w:val="18"/>
                <w:szCs w:val="15"/>
              </w:rPr>
              <w:t xml:space="preserve">the LPOM, LPOM-P, and LPOM-N source sink equations and LPOM source sink stencil </w:t>
            </w:r>
            <w:r w:rsidR="003304C1">
              <w:rPr>
                <w:rFonts w:ascii="Calibri" w:hAnsi="Calibri"/>
                <w:sz w:val="18"/>
                <w:szCs w:val="15"/>
              </w:rPr>
              <w:t xml:space="preserve">to </w:t>
            </w:r>
            <w:r w:rsidR="00DD6E55">
              <w:rPr>
                <w:rFonts w:ascii="Calibri" w:hAnsi="Calibri"/>
                <w:sz w:val="18"/>
                <w:szCs w:val="15"/>
              </w:rPr>
              <w:t xml:space="preserve">agree </w:t>
            </w:r>
            <w:r>
              <w:rPr>
                <w:rFonts w:ascii="Calibri" w:hAnsi="Calibri"/>
                <w:sz w:val="18"/>
                <w:szCs w:val="15"/>
              </w:rPr>
              <w:t>with the model code. These were old and did not reflect the addition of zooplankton ingestion and excretion/mortality.</w:t>
            </w:r>
          </w:p>
        </w:tc>
        <w:tc>
          <w:tcPr>
            <w:tcW w:w="1422" w:type="dxa"/>
          </w:tcPr>
          <w:p w14:paraId="03D7D10B" w14:textId="77777777" w:rsidR="000A6B49" w:rsidRDefault="000A6B49" w:rsidP="007413DA">
            <w:r>
              <w:t>10/9/2018</w:t>
            </w:r>
          </w:p>
        </w:tc>
      </w:tr>
      <w:tr w:rsidR="000A6B49" w:rsidRPr="00A8639A" w14:paraId="552545CD" w14:textId="77777777" w:rsidTr="001064DA">
        <w:trPr>
          <w:cantSplit/>
        </w:trPr>
        <w:tc>
          <w:tcPr>
            <w:tcW w:w="606" w:type="dxa"/>
          </w:tcPr>
          <w:p w14:paraId="5A25D7CD" w14:textId="77777777" w:rsidR="000A6B49" w:rsidRDefault="000A6B49" w:rsidP="007413DA">
            <w:r>
              <w:t>51</w:t>
            </w:r>
          </w:p>
        </w:tc>
        <w:tc>
          <w:tcPr>
            <w:tcW w:w="1194" w:type="dxa"/>
          </w:tcPr>
          <w:p w14:paraId="78D4A691" w14:textId="77777777" w:rsidR="000A6B49" w:rsidRDefault="000A6B49" w:rsidP="007413DA">
            <w:r>
              <w:t>W2</w:t>
            </w:r>
          </w:p>
        </w:tc>
        <w:tc>
          <w:tcPr>
            <w:tcW w:w="1530" w:type="dxa"/>
          </w:tcPr>
          <w:p w14:paraId="307BB3BC" w14:textId="77777777" w:rsidR="001064DA" w:rsidRDefault="000A6B49" w:rsidP="007413DA">
            <w:pPr>
              <w:rPr>
                <w:ins w:id="147" w:author="Honnalore Steissberg" w:date="2021-09-10T16:53:00Z"/>
              </w:rPr>
            </w:pPr>
            <w:r>
              <w:t xml:space="preserve">Particle </w:t>
            </w:r>
          </w:p>
          <w:p w14:paraId="1106F360" w14:textId="64050AC9" w:rsidR="000A6B49" w:rsidRDefault="000A6B49" w:rsidP="007413DA">
            <w:r>
              <w:t>Tracking</w:t>
            </w:r>
          </w:p>
        </w:tc>
        <w:tc>
          <w:tcPr>
            <w:tcW w:w="4158" w:type="dxa"/>
          </w:tcPr>
          <w:p w14:paraId="52B37687" w14:textId="59743803" w:rsidR="000A6B49" w:rsidRDefault="000A6B49" w:rsidP="007413DA">
            <w:pPr>
              <w:pStyle w:val="PlainText"/>
              <w:rPr>
                <w:rFonts w:ascii="Calibri" w:hAnsi="Calibri"/>
                <w:sz w:val="18"/>
                <w:szCs w:val="15"/>
              </w:rPr>
            </w:pPr>
            <w:r>
              <w:rPr>
                <w:rFonts w:ascii="Calibri" w:hAnsi="Calibri"/>
                <w:sz w:val="18"/>
                <w:szCs w:val="15"/>
              </w:rPr>
              <w:t xml:space="preserve">Added an enhancement to add monitoring segments that record when the particle </w:t>
            </w:r>
            <w:r w:rsidR="003304C1">
              <w:rPr>
                <w:rFonts w:ascii="Calibri" w:hAnsi="Calibri"/>
                <w:sz w:val="18"/>
                <w:szCs w:val="15"/>
              </w:rPr>
              <w:t xml:space="preserve">passes </w:t>
            </w:r>
            <w:r>
              <w:rPr>
                <w:rFonts w:ascii="Calibri" w:hAnsi="Calibri"/>
                <w:sz w:val="18"/>
                <w:szCs w:val="15"/>
              </w:rPr>
              <w:t>by the monitor or sensor. This would be useful for comparing to a dye study in a river</w:t>
            </w:r>
            <w:r w:rsidR="003304C1">
              <w:rPr>
                <w:rFonts w:ascii="Calibri" w:hAnsi="Calibri"/>
                <w:sz w:val="18"/>
                <w:szCs w:val="15"/>
              </w:rPr>
              <w:t>,</w:t>
            </w:r>
            <w:r>
              <w:rPr>
                <w:rFonts w:ascii="Calibri" w:hAnsi="Calibri"/>
                <w:sz w:val="18"/>
                <w:szCs w:val="15"/>
              </w:rPr>
              <w:t xml:space="preserve"> for example.</w:t>
            </w:r>
          </w:p>
        </w:tc>
        <w:tc>
          <w:tcPr>
            <w:tcW w:w="1422" w:type="dxa"/>
          </w:tcPr>
          <w:p w14:paraId="49D6EBEA" w14:textId="77777777" w:rsidR="000A6B49" w:rsidRDefault="000A6B49" w:rsidP="007413DA">
            <w:r>
              <w:t>11/14/2018</w:t>
            </w:r>
          </w:p>
        </w:tc>
      </w:tr>
      <w:tr w:rsidR="000A6B49" w:rsidRPr="00A8639A" w14:paraId="1BD6E5F8" w14:textId="77777777" w:rsidTr="001064DA">
        <w:trPr>
          <w:cantSplit/>
        </w:trPr>
        <w:tc>
          <w:tcPr>
            <w:tcW w:w="606" w:type="dxa"/>
          </w:tcPr>
          <w:p w14:paraId="11F3A27E" w14:textId="77777777" w:rsidR="000A6B49" w:rsidRDefault="000A6B49" w:rsidP="007413DA">
            <w:r>
              <w:t>52</w:t>
            </w:r>
          </w:p>
        </w:tc>
        <w:tc>
          <w:tcPr>
            <w:tcW w:w="1194" w:type="dxa"/>
          </w:tcPr>
          <w:p w14:paraId="4AAD6728" w14:textId="77777777" w:rsidR="000A6B49" w:rsidRDefault="000A6B49" w:rsidP="007413DA">
            <w:r>
              <w:t>W2</w:t>
            </w:r>
          </w:p>
        </w:tc>
        <w:tc>
          <w:tcPr>
            <w:tcW w:w="1530" w:type="dxa"/>
          </w:tcPr>
          <w:p w14:paraId="795B49E3" w14:textId="77777777" w:rsidR="000A6B49" w:rsidRDefault="000A6B49" w:rsidP="007413DA">
            <w:r>
              <w:t>SPR output</w:t>
            </w:r>
          </w:p>
        </w:tc>
        <w:tc>
          <w:tcPr>
            <w:tcW w:w="4158" w:type="dxa"/>
          </w:tcPr>
          <w:p w14:paraId="3E2E79EF" w14:textId="77777777" w:rsidR="000A6B49" w:rsidRDefault="000A6B49" w:rsidP="007413DA">
            <w:pPr>
              <w:pStyle w:val="PlainText"/>
              <w:rPr>
                <w:rFonts w:ascii="Calibri" w:hAnsi="Calibri"/>
                <w:sz w:val="18"/>
                <w:szCs w:val="15"/>
              </w:rPr>
            </w:pPr>
            <w:r>
              <w:rPr>
                <w:rFonts w:ascii="Calibri" w:hAnsi="Calibri"/>
                <w:sz w:val="18"/>
                <w:szCs w:val="15"/>
              </w:rPr>
              <w:t>A volume weighted output bug for item 49 was fixed.</w:t>
            </w:r>
          </w:p>
        </w:tc>
        <w:tc>
          <w:tcPr>
            <w:tcW w:w="1422" w:type="dxa"/>
          </w:tcPr>
          <w:p w14:paraId="18089207" w14:textId="77777777" w:rsidR="000A6B49" w:rsidRDefault="000A6B49" w:rsidP="007413DA">
            <w:r>
              <w:t>11/14/2018</w:t>
            </w:r>
          </w:p>
        </w:tc>
      </w:tr>
      <w:tr w:rsidR="000A6B49" w:rsidRPr="00A8639A" w14:paraId="2DC5CC59" w14:textId="77777777" w:rsidTr="001064DA">
        <w:trPr>
          <w:cantSplit/>
        </w:trPr>
        <w:tc>
          <w:tcPr>
            <w:tcW w:w="606" w:type="dxa"/>
          </w:tcPr>
          <w:p w14:paraId="1E412341" w14:textId="77777777" w:rsidR="000A6B49" w:rsidRDefault="000A6B49" w:rsidP="007413DA">
            <w:r>
              <w:t>53</w:t>
            </w:r>
          </w:p>
        </w:tc>
        <w:tc>
          <w:tcPr>
            <w:tcW w:w="1194" w:type="dxa"/>
          </w:tcPr>
          <w:p w14:paraId="43F22504" w14:textId="77777777" w:rsidR="000A6B49" w:rsidRDefault="000A6B49" w:rsidP="007413DA">
            <w:r>
              <w:t>W2</w:t>
            </w:r>
          </w:p>
        </w:tc>
        <w:tc>
          <w:tcPr>
            <w:tcW w:w="1530" w:type="dxa"/>
          </w:tcPr>
          <w:p w14:paraId="3B82F155" w14:textId="77777777" w:rsidR="000A6B49" w:rsidRDefault="000A6B49" w:rsidP="007413DA">
            <w:r>
              <w:t>TSR flux output units</w:t>
            </w:r>
          </w:p>
        </w:tc>
        <w:tc>
          <w:tcPr>
            <w:tcW w:w="4158" w:type="dxa"/>
          </w:tcPr>
          <w:p w14:paraId="29710C6B" w14:textId="7F7AE6E1" w:rsidR="000A6B49" w:rsidRDefault="000A6B49" w:rsidP="007413DA">
            <w:pPr>
              <w:pStyle w:val="PlainText"/>
              <w:rPr>
                <w:rFonts w:ascii="Calibri" w:hAnsi="Calibri"/>
                <w:sz w:val="18"/>
                <w:szCs w:val="15"/>
              </w:rPr>
            </w:pPr>
            <w:r>
              <w:rPr>
                <w:rFonts w:ascii="Calibri" w:hAnsi="Calibri"/>
                <w:sz w:val="18"/>
                <w:szCs w:val="15"/>
              </w:rPr>
              <w:t xml:space="preserve">If flux output was ON, the instantaneous flux values for TSR output were in the incorrect units. These units were corrected to kg/day. Thanks to </w:t>
            </w:r>
            <w:proofErr w:type="spellStart"/>
            <w:r w:rsidRPr="008910DF">
              <w:rPr>
                <w:rFonts w:ascii="Calibri" w:hAnsi="Calibri"/>
                <w:sz w:val="18"/>
                <w:szCs w:val="15"/>
              </w:rPr>
              <w:t>Binglei</w:t>
            </w:r>
            <w:proofErr w:type="spellEnd"/>
            <w:r w:rsidRPr="008910DF">
              <w:rPr>
                <w:rFonts w:ascii="Calibri" w:hAnsi="Calibri"/>
                <w:sz w:val="18"/>
                <w:szCs w:val="15"/>
              </w:rPr>
              <w:t xml:space="preserve"> Gong</w:t>
            </w:r>
            <w:r>
              <w:rPr>
                <w:rFonts w:ascii="Calibri" w:hAnsi="Calibri"/>
                <w:sz w:val="18"/>
                <w:szCs w:val="15"/>
              </w:rPr>
              <w:t xml:space="preserve"> at Anchor!</w:t>
            </w:r>
            <w:r w:rsidR="00A027EE">
              <w:rPr>
                <w:rFonts w:ascii="Calibri" w:hAnsi="Calibri"/>
                <w:sz w:val="18"/>
                <w:szCs w:val="15"/>
              </w:rPr>
              <w:t xml:space="preserve"> No</w:t>
            </w:r>
            <w:r>
              <w:rPr>
                <w:rFonts w:ascii="Calibri" w:hAnsi="Calibri"/>
                <w:sz w:val="18"/>
                <w:szCs w:val="15"/>
              </w:rPr>
              <w:t xml:space="preserve"> other flux files units were affected.</w:t>
            </w:r>
          </w:p>
        </w:tc>
        <w:tc>
          <w:tcPr>
            <w:tcW w:w="1422" w:type="dxa"/>
          </w:tcPr>
          <w:p w14:paraId="70F623BC" w14:textId="77777777" w:rsidR="000A6B49" w:rsidRDefault="000A6B49" w:rsidP="007413DA">
            <w:r>
              <w:t>12/10/2018</w:t>
            </w:r>
          </w:p>
        </w:tc>
      </w:tr>
      <w:tr w:rsidR="000A6B49" w:rsidRPr="00A8639A" w14:paraId="20F6A20C" w14:textId="77777777" w:rsidTr="001064DA">
        <w:trPr>
          <w:cantSplit/>
        </w:trPr>
        <w:tc>
          <w:tcPr>
            <w:tcW w:w="606" w:type="dxa"/>
          </w:tcPr>
          <w:p w14:paraId="183D3F49" w14:textId="77777777" w:rsidR="000A6B49" w:rsidRDefault="000A6B49" w:rsidP="007413DA">
            <w:r>
              <w:lastRenderedPageBreak/>
              <w:t>54</w:t>
            </w:r>
          </w:p>
        </w:tc>
        <w:tc>
          <w:tcPr>
            <w:tcW w:w="1194" w:type="dxa"/>
          </w:tcPr>
          <w:p w14:paraId="00B19BE8" w14:textId="77777777" w:rsidR="000A6B49" w:rsidRDefault="000A6B49" w:rsidP="007413DA">
            <w:r>
              <w:t>W2</w:t>
            </w:r>
          </w:p>
        </w:tc>
        <w:tc>
          <w:tcPr>
            <w:tcW w:w="1530" w:type="dxa"/>
          </w:tcPr>
          <w:p w14:paraId="7E1B566A" w14:textId="77777777" w:rsidR="001064DA" w:rsidRDefault="000A6B49" w:rsidP="007413DA">
            <w:r>
              <w:t xml:space="preserve">Volume </w:t>
            </w:r>
          </w:p>
          <w:p w14:paraId="38B6B23A" w14:textId="70BF08A7" w:rsidR="000A6B49" w:rsidRDefault="001064DA" w:rsidP="007413DA">
            <w:r>
              <w:t>B</w:t>
            </w:r>
            <w:r w:rsidR="000A6B49">
              <w:t>alance</w:t>
            </w:r>
          </w:p>
        </w:tc>
        <w:tc>
          <w:tcPr>
            <w:tcW w:w="4158" w:type="dxa"/>
          </w:tcPr>
          <w:p w14:paraId="53E03595" w14:textId="7D95C1B8" w:rsidR="000A6B49" w:rsidRDefault="000A6B49" w:rsidP="007413DA">
            <w:pPr>
              <w:pStyle w:val="PlainText"/>
              <w:rPr>
                <w:rFonts w:ascii="Calibri" w:hAnsi="Calibri"/>
                <w:sz w:val="18"/>
                <w:szCs w:val="15"/>
              </w:rPr>
            </w:pPr>
            <w:r>
              <w:rPr>
                <w:rFonts w:ascii="Calibri" w:hAnsi="Calibri"/>
                <w:sz w:val="18"/>
                <w:szCs w:val="15"/>
              </w:rPr>
              <w:t>The volume balance when segments were added and subtracted because of a shallow location in the grid</w:t>
            </w:r>
            <w:r w:rsidR="005C131A">
              <w:rPr>
                <w:rFonts w:ascii="Calibri" w:hAnsi="Calibri"/>
                <w:sz w:val="18"/>
                <w:szCs w:val="15"/>
              </w:rPr>
              <w:t xml:space="preserve"> </w:t>
            </w:r>
            <w:r>
              <w:rPr>
                <w:rFonts w:ascii="Calibri" w:hAnsi="Calibri"/>
                <w:sz w:val="18"/>
                <w:szCs w:val="15"/>
              </w:rPr>
              <w:t>caused the code to incorrectly compute the volume balance (if VBC is ON). This was corrected.</w:t>
            </w:r>
          </w:p>
        </w:tc>
        <w:tc>
          <w:tcPr>
            <w:tcW w:w="1422" w:type="dxa"/>
          </w:tcPr>
          <w:p w14:paraId="5B748A9D" w14:textId="77777777" w:rsidR="000A6B49" w:rsidRDefault="000A6B49" w:rsidP="007413DA">
            <w:r>
              <w:t>12/18/2018</w:t>
            </w:r>
          </w:p>
        </w:tc>
      </w:tr>
      <w:tr w:rsidR="000A6B49" w:rsidRPr="00A8639A" w14:paraId="2E541060" w14:textId="77777777" w:rsidTr="001064DA">
        <w:trPr>
          <w:cantSplit/>
        </w:trPr>
        <w:tc>
          <w:tcPr>
            <w:tcW w:w="606" w:type="dxa"/>
          </w:tcPr>
          <w:p w14:paraId="30B36740" w14:textId="77777777" w:rsidR="000A6B49" w:rsidRDefault="000A6B49" w:rsidP="007413DA">
            <w:r>
              <w:t>55</w:t>
            </w:r>
          </w:p>
        </w:tc>
        <w:tc>
          <w:tcPr>
            <w:tcW w:w="1194" w:type="dxa"/>
          </w:tcPr>
          <w:p w14:paraId="6D8CC143" w14:textId="77777777" w:rsidR="000A6B49" w:rsidRDefault="000A6B49" w:rsidP="007413DA">
            <w:r>
              <w:t>W2</w:t>
            </w:r>
          </w:p>
        </w:tc>
        <w:tc>
          <w:tcPr>
            <w:tcW w:w="1530" w:type="dxa"/>
          </w:tcPr>
          <w:p w14:paraId="4BDF1E53" w14:textId="77777777" w:rsidR="000A6B49" w:rsidRDefault="000A6B49" w:rsidP="007413DA">
            <w:r>
              <w:t>Internal solar radiation and angle of sun for shading</w:t>
            </w:r>
          </w:p>
        </w:tc>
        <w:tc>
          <w:tcPr>
            <w:tcW w:w="4158" w:type="dxa"/>
          </w:tcPr>
          <w:p w14:paraId="499B4113" w14:textId="72684752" w:rsidR="000A6B49" w:rsidRDefault="00561EE8" w:rsidP="007413DA">
            <w:pPr>
              <w:pStyle w:val="PlainText"/>
              <w:rPr>
                <w:rFonts w:ascii="Calibri" w:hAnsi="Calibri"/>
                <w:sz w:val="18"/>
                <w:szCs w:val="15"/>
              </w:rPr>
            </w:pPr>
            <w:r>
              <w:rPr>
                <w:rFonts w:ascii="Calibri" w:hAnsi="Calibri"/>
                <w:sz w:val="18"/>
                <w:szCs w:val="15"/>
              </w:rPr>
              <w:t xml:space="preserve">In the </w:t>
            </w:r>
            <w:r w:rsidR="000A6B49">
              <w:rPr>
                <w:rFonts w:ascii="Calibri" w:hAnsi="Calibri"/>
                <w:sz w:val="18"/>
                <w:szCs w:val="15"/>
              </w:rPr>
              <w:t>internal solar radiation algorithm</w:t>
            </w:r>
            <w:r>
              <w:rPr>
                <w:rFonts w:ascii="Calibri" w:hAnsi="Calibri"/>
                <w:sz w:val="18"/>
                <w:szCs w:val="15"/>
              </w:rPr>
              <w:t>,</w:t>
            </w:r>
            <w:r w:rsidR="000A6B49">
              <w:rPr>
                <w:rFonts w:ascii="Calibri" w:hAnsi="Calibri"/>
                <w:sz w:val="18"/>
                <w:szCs w:val="15"/>
              </w:rPr>
              <w:t xml:space="preserve"> if one used reference years many years from your simulation</w:t>
            </w:r>
            <w:r>
              <w:rPr>
                <w:rFonts w:ascii="Calibri" w:hAnsi="Calibri"/>
                <w:sz w:val="18"/>
                <w:szCs w:val="15"/>
              </w:rPr>
              <w:t xml:space="preserve"> year,</w:t>
            </w:r>
            <w:r w:rsidR="000A6B49">
              <w:rPr>
                <w:rFonts w:ascii="Calibri" w:hAnsi="Calibri"/>
                <w:sz w:val="18"/>
                <w:szCs w:val="15"/>
              </w:rPr>
              <w:t xml:space="preserve"> or made a simulation over 20 years, the solar maximum each year drifts. If you read in solar radiation, there are no issues</w:t>
            </w:r>
            <w:r>
              <w:rPr>
                <w:rFonts w:ascii="Calibri" w:hAnsi="Calibri"/>
                <w:sz w:val="18"/>
                <w:szCs w:val="15"/>
              </w:rPr>
              <w:t>,</w:t>
            </w:r>
            <w:r w:rsidR="000A6B49">
              <w:rPr>
                <w:rFonts w:ascii="Calibri" w:hAnsi="Calibri"/>
                <w:sz w:val="18"/>
                <w:szCs w:val="15"/>
              </w:rPr>
              <w:t xml:space="preserve"> or make runs from 1-10 years</w:t>
            </w:r>
            <w:r>
              <w:rPr>
                <w:rFonts w:ascii="Calibri" w:hAnsi="Calibri"/>
                <w:sz w:val="18"/>
                <w:szCs w:val="15"/>
              </w:rPr>
              <w:t xml:space="preserve">, </w:t>
            </w:r>
            <w:r w:rsidR="000A6B49">
              <w:rPr>
                <w:rFonts w:ascii="Calibri" w:hAnsi="Calibri"/>
                <w:sz w:val="18"/>
                <w:szCs w:val="15"/>
              </w:rPr>
              <w:t>the drift is probably minimal. This mainly affects those who use a reference year far from the start date or run simulations over 20 years or longer while using the internal short wave solar algorithm. Fix from Dan Turner at USACE and Stewart Rounds USGS – many kudos!!</w:t>
            </w:r>
          </w:p>
        </w:tc>
        <w:tc>
          <w:tcPr>
            <w:tcW w:w="1422" w:type="dxa"/>
          </w:tcPr>
          <w:p w14:paraId="641C5775" w14:textId="77777777" w:rsidR="000A6B49" w:rsidRDefault="000A6B49" w:rsidP="007413DA">
            <w:r>
              <w:t>12/18/2018</w:t>
            </w:r>
          </w:p>
        </w:tc>
      </w:tr>
      <w:tr w:rsidR="000A6B49" w:rsidRPr="00A8639A" w14:paraId="4F8FB018" w14:textId="77777777" w:rsidTr="001064DA">
        <w:trPr>
          <w:cantSplit/>
        </w:trPr>
        <w:tc>
          <w:tcPr>
            <w:tcW w:w="606" w:type="dxa"/>
          </w:tcPr>
          <w:p w14:paraId="6A0509CA" w14:textId="77777777" w:rsidR="000A6B49" w:rsidRDefault="000A6B49" w:rsidP="007413DA">
            <w:r>
              <w:t>56</w:t>
            </w:r>
          </w:p>
        </w:tc>
        <w:tc>
          <w:tcPr>
            <w:tcW w:w="1194" w:type="dxa"/>
          </w:tcPr>
          <w:p w14:paraId="5E557F32" w14:textId="77777777" w:rsidR="000A6B49" w:rsidRDefault="000A6B49" w:rsidP="007413DA">
            <w:r>
              <w:t>W2</w:t>
            </w:r>
          </w:p>
        </w:tc>
        <w:tc>
          <w:tcPr>
            <w:tcW w:w="1530" w:type="dxa"/>
          </w:tcPr>
          <w:p w14:paraId="10FD81D3" w14:textId="7872D129" w:rsidR="000A6B49" w:rsidRDefault="000A6B49" w:rsidP="007413DA">
            <w:r>
              <w:t xml:space="preserve">Energy and </w:t>
            </w:r>
            <w:ins w:id="148" w:author="Honnalore Steissberg" w:date="2021-09-10T16:54:00Z">
              <w:r w:rsidR="001064DA">
                <w:t>M</w:t>
              </w:r>
            </w:ins>
            <w:r>
              <w:t>ass balance</w:t>
            </w:r>
          </w:p>
        </w:tc>
        <w:tc>
          <w:tcPr>
            <w:tcW w:w="4158" w:type="dxa"/>
          </w:tcPr>
          <w:p w14:paraId="4E7081B5" w14:textId="22BEB7FA" w:rsidR="000A6B49" w:rsidRDefault="000A6B49" w:rsidP="007413DA">
            <w:pPr>
              <w:pStyle w:val="PlainText"/>
              <w:rPr>
                <w:rFonts w:ascii="Calibri" w:hAnsi="Calibri"/>
                <w:sz w:val="18"/>
                <w:szCs w:val="15"/>
              </w:rPr>
            </w:pPr>
            <w:r>
              <w:rPr>
                <w:rFonts w:ascii="Calibri" w:hAnsi="Calibri"/>
                <w:sz w:val="18"/>
                <w:szCs w:val="15"/>
              </w:rPr>
              <w:t xml:space="preserve">For a simulation with an initial BRANCH INACTIVE, the energy and mass balance </w:t>
            </w:r>
            <w:r w:rsidR="000D43DE">
              <w:rPr>
                <w:rFonts w:ascii="Calibri" w:hAnsi="Calibri"/>
                <w:sz w:val="18"/>
                <w:szCs w:val="15"/>
              </w:rPr>
              <w:t xml:space="preserve">when </w:t>
            </w:r>
            <w:r>
              <w:rPr>
                <w:rFonts w:ascii="Calibri" w:hAnsi="Calibri"/>
                <w:sz w:val="18"/>
                <w:szCs w:val="15"/>
              </w:rPr>
              <w:t xml:space="preserve">ON (EBC and MBC set to ON) starts off incorrectly. </w:t>
            </w:r>
            <w:r w:rsidR="000D43DE">
              <w:rPr>
                <w:rFonts w:ascii="Calibri" w:hAnsi="Calibri"/>
                <w:sz w:val="18"/>
                <w:szCs w:val="15"/>
              </w:rPr>
              <w:t>In some cases where there were deeper holes followed by shallows, t</w:t>
            </w:r>
            <w:r>
              <w:rPr>
                <w:rFonts w:ascii="Calibri" w:hAnsi="Calibri"/>
                <w:sz w:val="18"/>
                <w:szCs w:val="15"/>
              </w:rPr>
              <w:t xml:space="preserve">he layer subtraction algorithm </w:t>
            </w:r>
            <w:r w:rsidR="000D43DE">
              <w:rPr>
                <w:rFonts w:ascii="Calibri" w:hAnsi="Calibri"/>
                <w:sz w:val="18"/>
                <w:szCs w:val="15"/>
              </w:rPr>
              <w:t xml:space="preserve">incorrectly computed the energy and constituent mass balance </w:t>
            </w:r>
            <w:r>
              <w:rPr>
                <w:rFonts w:ascii="Calibri" w:hAnsi="Calibri"/>
                <w:sz w:val="18"/>
                <w:szCs w:val="15"/>
              </w:rPr>
              <w:t>when segments were subtracted</w:t>
            </w:r>
            <w:r w:rsidR="000D43DE">
              <w:rPr>
                <w:rFonts w:ascii="Calibri" w:hAnsi="Calibri"/>
                <w:sz w:val="18"/>
                <w:szCs w:val="15"/>
              </w:rPr>
              <w:t>.</w:t>
            </w:r>
            <w:r>
              <w:rPr>
                <w:rFonts w:ascii="Calibri" w:hAnsi="Calibri"/>
                <w:sz w:val="18"/>
                <w:szCs w:val="15"/>
              </w:rPr>
              <w:t xml:space="preserve"> Also, </w:t>
            </w:r>
            <w:r w:rsidR="000D43DE">
              <w:rPr>
                <w:rFonts w:ascii="Calibri" w:hAnsi="Calibri"/>
                <w:sz w:val="18"/>
                <w:szCs w:val="15"/>
              </w:rPr>
              <w:t xml:space="preserve">some </w:t>
            </w:r>
            <w:r>
              <w:rPr>
                <w:rFonts w:ascii="Calibri" w:hAnsi="Calibri"/>
                <w:sz w:val="18"/>
                <w:szCs w:val="15"/>
              </w:rPr>
              <w:t>changes were made for the heat balance and mass balance for constituents when branches were changed from active to inactive.</w:t>
            </w:r>
          </w:p>
        </w:tc>
        <w:tc>
          <w:tcPr>
            <w:tcW w:w="1422" w:type="dxa"/>
          </w:tcPr>
          <w:p w14:paraId="4D2CED12" w14:textId="77777777" w:rsidR="000A6B49" w:rsidRDefault="000A6B49" w:rsidP="007413DA">
            <w:r>
              <w:t>12/18/2018</w:t>
            </w:r>
          </w:p>
        </w:tc>
      </w:tr>
      <w:tr w:rsidR="000A6B49" w:rsidRPr="00A8639A" w14:paraId="1F3554CF" w14:textId="77777777" w:rsidTr="001064DA">
        <w:trPr>
          <w:cantSplit/>
        </w:trPr>
        <w:tc>
          <w:tcPr>
            <w:tcW w:w="606" w:type="dxa"/>
          </w:tcPr>
          <w:p w14:paraId="5663596A" w14:textId="77777777" w:rsidR="000A6B49" w:rsidRDefault="000A6B49" w:rsidP="007413DA">
            <w:r>
              <w:t>57</w:t>
            </w:r>
          </w:p>
        </w:tc>
        <w:tc>
          <w:tcPr>
            <w:tcW w:w="1194" w:type="dxa"/>
          </w:tcPr>
          <w:p w14:paraId="3C6A2966" w14:textId="77777777" w:rsidR="000A6B49" w:rsidRDefault="000A6B49" w:rsidP="007413DA">
            <w:r>
              <w:t>W2</w:t>
            </w:r>
          </w:p>
        </w:tc>
        <w:tc>
          <w:tcPr>
            <w:tcW w:w="1530" w:type="dxa"/>
          </w:tcPr>
          <w:p w14:paraId="3F1618D8" w14:textId="77777777" w:rsidR="00737A50" w:rsidRDefault="000A6B49" w:rsidP="007413DA">
            <w:pPr>
              <w:rPr>
                <w:ins w:id="149" w:author="Honnalore Steissberg" w:date="2021-09-10T16:01:00Z"/>
              </w:rPr>
            </w:pPr>
            <w:r>
              <w:t xml:space="preserve">Particle </w:t>
            </w:r>
          </w:p>
          <w:p w14:paraId="4FC30B7D" w14:textId="26C718FB" w:rsidR="000A6B49" w:rsidRDefault="000A6B49" w:rsidP="007413DA">
            <w:r>
              <w:t>tracking</w:t>
            </w:r>
          </w:p>
        </w:tc>
        <w:tc>
          <w:tcPr>
            <w:tcW w:w="4158" w:type="dxa"/>
          </w:tcPr>
          <w:p w14:paraId="089CA7A9" w14:textId="77777777" w:rsidR="000A6B49" w:rsidRDefault="000A6B49" w:rsidP="007413DA">
            <w:pPr>
              <w:pStyle w:val="PlainText"/>
              <w:rPr>
                <w:rFonts w:ascii="Calibri" w:hAnsi="Calibri"/>
                <w:sz w:val="18"/>
                <w:szCs w:val="15"/>
              </w:rPr>
            </w:pPr>
            <w:r>
              <w:rPr>
                <w:rFonts w:ascii="Calibri" w:hAnsi="Calibri"/>
                <w:sz w:val="18"/>
                <w:szCs w:val="15"/>
              </w:rPr>
              <w:t>Fixed a bug when a particle was in the “air” above the water surface when in a river a ‘deep slot’ was added to the river bathymetry to keep it hydrated. Also, fixed a reflection error off the surface for vertical movement of the particle.</w:t>
            </w:r>
          </w:p>
        </w:tc>
        <w:tc>
          <w:tcPr>
            <w:tcW w:w="1422" w:type="dxa"/>
          </w:tcPr>
          <w:p w14:paraId="7CD8AB6C" w14:textId="77777777" w:rsidR="000A6B49" w:rsidRDefault="000A6B49" w:rsidP="007413DA">
            <w:r>
              <w:t>12/26/2018</w:t>
            </w:r>
          </w:p>
        </w:tc>
      </w:tr>
      <w:tr w:rsidR="000A6B49" w:rsidRPr="00A8639A" w14:paraId="65D67E4F" w14:textId="77777777" w:rsidTr="001064DA">
        <w:trPr>
          <w:cantSplit/>
        </w:trPr>
        <w:tc>
          <w:tcPr>
            <w:tcW w:w="606" w:type="dxa"/>
          </w:tcPr>
          <w:p w14:paraId="5C03455E" w14:textId="77777777" w:rsidR="000A6B49" w:rsidRDefault="000A6B49" w:rsidP="007413DA">
            <w:r>
              <w:t>58</w:t>
            </w:r>
          </w:p>
        </w:tc>
        <w:tc>
          <w:tcPr>
            <w:tcW w:w="1194" w:type="dxa"/>
          </w:tcPr>
          <w:p w14:paraId="0488FB86" w14:textId="77777777" w:rsidR="000A6B49" w:rsidRDefault="000A6B49" w:rsidP="007413DA">
            <w:r>
              <w:t>W2</w:t>
            </w:r>
          </w:p>
        </w:tc>
        <w:tc>
          <w:tcPr>
            <w:tcW w:w="1530" w:type="dxa"/>
          </w:tcPr>
          <w:p w14:paraId="051597E1" w14:textId="77777777" w:rsidR="001064DA" w:rsidRDefault="000A6B49" w:rsidP="007413DA">
            <w:pPr>
              <w:rPr>
                <w:ins w:id="150" w:author="Honnalore Steissberg" w:date="2021-09-10T16:54:00Z"/>
              </w:rPr>
            </w:pPr>
            <w:r>
              <w:t xml:space="preserve">Particle </w:t>
            </w:r>
          </w:p>
          <w:p w14:paraId="1625E507" w14:textId="570F67FF" w:rsidR="000A6B49" w:rsidRDefault="000A6B49" w:rsidP="007413DA">
            <w:r>
              <w:t>tracking</w:t>
            </w:r>
          </w:p>
        </w:tc>
        <w:tc>
          <w:tcPr>
            <w:tcW w:w="4158" w:type="dxa"/>
          </w:tcPr>
          <w:p w14:paraId="46CFEA80" w14:textId="09A4B9C1" w:rsidR="000A6B49" w:rsidRDefault="000A6B49" w:rsidP="007413DA">
            <w:pPr>
              <w:pStyle w:val="PlainText"/>
              <w:rPr>
                <w:rFonts w:ascii="Calibri" w:hAnsi="Calibri"/>
                <w:sz w:val="18"/>
                <w:szCs w:val="15"/>
              </w:rPr>
            </w:pPr>
            <w:r>
              <w:rPr>
                <w:rFonts w:ascii="Calibri" w:hAnsi="Calibri"/>
                <w:sz w:val="18"/>
                <w:szCs w:val="15"/>
              </w:rPr>
              <w:t xml:space="preserve">For file output for finalparticle.csv, adjusted header so that it </w:t>
            </w:r>
            <w:r w:rsidR="003835EB">
              <w:rPr>
                <w:rFonts w:ascii="Calibri" w:hAnsi="Calibri"/>
                <w:sz w:val="18"/>
                <w:szCs w:val="15"/>
              </w:rPr>
              <w:t>is</w:t>
            </w:r>
            <w:r>
              <w:rPr>
                <w:rFonts w:ascii="Calibri" w:hAnsi="Calibri"/>
                <w:sz w:val="18"/>
                <w:szCs w:val="15"/>
              </w:rPr>
              <w:t xml:space="preserve"> general for any number of monitoring stations. Previously the header was hard-wired to write only 3 monitoring locations in the title. This does not affect prior model output information</w:t>
            </w:r>
            <w:r w:rsidR="003835EB">
              <w:rPr>
                <w:rFonts w:ascii="Calibri" w:hAnsi="Calibri"/>
                <w:sz w:val="18"/>
                <w:szCs w:val="15"/>
              </w:rPr>
              <w:t>, but</w:t>
            </w:r>
            <w:r>
              <w:rPr>
                <w:rFonts w:ascii="Calibri" w:hAnsi="Calibri"/>
                <w:sz w:val="18"/>
                <w:szCs w:val="15"/>
              </w:rPr>
              <w:t xml:space="preserve"> only the title header.</w:t>
            </w:r>
          </w:p>
        </w:tc>
        <w:tc>
          <w:tcPr>
            <w:tcW w:w="1422" w:type="dxa"/>
          </w:tcPr>
          <w:p w14:paraId="316409BE" w14:textId="77777777" w:rsidR="000A6B49" w:rsidRDefault="000A6B49" w:rsidP="007413DA">
            <w:r>
              <w:t>1/3/2019</w:t>
            </w:r>
          </w:p>
        </w:tc>
      </w:tr>
      <w:tr w:rsidR="000A6B49" w:rsidRPr="00A8639A" w14:paraId="769EE20C" w14:textId="77777777" w:rsidTr="001064DA">
        <w:trPr>
          <w:cantSplit/>
        </w:trPr>
        <w:tc>
          <w:tcPr>
            <w:tcW w:w="606" w:type="dxa"/>
          </w:tcPr>
          <w:p w14:paraId="70B8970E" w14:textId="77777777" w:rsidR="000A6B49" w:rsidRDefault="000A6B49" w:rsidP="007413DA">
            <w:r>
              <w:t>59</w:t>
            </w:r>
          </w:p>
        </w:tc>
        <w:tc>
          <w:tcPr>
            <w:tcW w:w="1194" w:type="dxa"/>
          </w:tcPr>
          <w:p w14:paraId="7487E5AD" w14:textId="77777777" w:rsidR="000A6B49" w:rsidRDefault="000A6B49" w:rsidP="007413DA">
            <w:r>
              <w:t>PREW2</w:t>
            </w:r>
          </w:p>
        </w:tc>
        <w:tc>
          <w:tcPr>
            <w:tcW w:w="1530" w:type="dxa"/>
          </w:tcPr>
          <w:p w14:paraId="1C8305C7" w14:textId="77777777" w:rsidR="000A6B49" w:rsidRDefault="000A6B49" w:rsidP="007413DA">
            <w:r>
              <w:t>Pipe invert</w:t>
            </w:r>
          </w:p>
        </w:tc>
        <w:tc>
          <w:tcPr>
            <w:tcW w:w="4158" w:type="dxa"/>
          </w:tcPr>
          <w:p w14:paraId="6981545E" w14:textId="0F76E2FB" w:rsidR="000A6B49" w:rsidRDefault="000A6B49" w:rsidP="007413DA">
            <w:pPr>
              <w:pStyle w:val="PlainText"/>
              <w:rPr>
                <w:rFonts w:ascii="Calibri" w:hAnsi="Calibri"/>
                <w:sz w:val="18"/>
                <w:szCs w:val="15"/>
              </w:rPr>
            </w:pPr>
            <w:r>
              <w:rPr>
                <w:rFonts w:ascii="Calibri" w:hAnsi="Calibri"/>
                <w:sz w:val="18"/>
                <w:szCs w:val="15"/>
              </w:rPr>
              <w:t>The preprocessor gave a ‘false’ error for an invert elevation being below the grid in rare cases. This has been fixed. The model was not affected.</w:t>
            </w:r>
          </w:p>
        </w:tc>
        <w:tc>
          <w:tcPr>
            <w:tcW w:w="1422" w:type="dxa"/>
          </w:tcPr>
          <w:p w14:paraId="218E9961" w14:textId="77777777" w:rsidR="000A6B49" w:rsidRDefault="000A6B49" w:rsidP="007413DA">
            <w:r>
              <w:t>1/21/2019</w:t>
            </w:r>
          </w:p>
        </w:tc>
      </w:tr>
      <w:tr w:rsidR="000A6B49" w:rsidRPr="00A8639A" w14:paraId="637BB4A8" w14:textId="77777777" w:rsidTr="001064DA">
        <w:trPr>
          <w:cantSplit/>
        </w:trPr>
        <w:tc>
          <w:tcPr>
            <w:tcW w:w="606" w:type="dxa"/>
          </w:tcPr>
          <w:p w14:paraId="4852CEF6" w14:textId="77777777" w:rsidR="000A6B49" w:rsidRDefault="000A6B49" w:rsidP="007413DA">
            <w:r>
              <w:t>60</w:t>
            </w:r>
          </w:p>
        </w:tc>
        <w:tc>
          <w:tcPr>
            <w:tcW w:w="1194" w:type="dxa"/>
          </w:tcPr>
          <w:p w14:paraId="2BDA7CB9" w14:textId="77777777" w:rsidR="000A6B49" w:rsidRDefault="000A6B49" w:rsidP="007413DA">
            <w:r>
              <w:t>W2</w:t>
            </w:r>
          </w:p>
        </w:tc>
        <w:tc>
          <w:tcPr>
            <w:tcW w:w="1530" w:type="dxa"/>
          </w:tcPr>
          <w:p w14:paraId="77EF9860" w14:textId="77777777" w:rsidR="000A6B49" w:rsidRDefault="000A6B49" w:rsidP="007413DA">
            <w:r>
              <w:t>TN</w:t>
            </w:r>
          </w:p>
        </w:tc>
        <w:tc>
          <w:tcPr>
            <w:tcW w:w="4158" w:type="dxa"/>
          </w:tcPr>
          <w:p w14:paraId="3DB58C8B" w14:textId="77777777" w:rsidR="000A6B49" w:rsidRDefault="000A6B49" w:rsidP="007413DA">
            <w:pPr>
              <w:pStyle w:val="PlainText"/>
              <w:rPr>
                <w:rFonts w:ascii="Calibri" w:hAnsi="Calibri"/>
                <w:sz w:val="18"/>
                <w:szCs w:val="15"/>
              </w:rPr>
            </w:pPr>
            <w:r>
              <w:rPr>
                <w:rFonts w:ascii="Calibri" w:hAnsi="Calibri"/>
                <w:sz w:val="18"/>
                <w:szCs w:val="15"/>
              </w:rPr>
              <w:t>There was a bug in the calculation of TN when large concentrations of zooplankton were present. If zooplankton were not simulated or they were a small population, there would be no impact of this TN bug. Bug fixed.</w:t>
            </w:r>
          </w:p>
        </w:tc>
        <w:tc>
          <w:tcPr>
            <w:tcW w:w="1422" w:type="dxa"/>
          </w:tcPr>
          <w:p w14:paraId="78DD7919" w14:textId="77777777" w:rsidR="000A6B49" w:rsidRDefault="000A6B49" w:rsidP="007413DA">
            <w:r>
              <w:t>1/29/2019</w:t>
            </w:r>
          </w:p>
        </w:tc>
      </w:tr>
      <w:tr w:rsidR="000A6B49" w:rsidRPr="00A8639A" w14:paraId="22B7BF9D" w14:textId="77777777" w:rsidTr="001064DA">
        <w:trPr>
          <w:cantSplit/>
        </w:trPr>
        <w:tc>
          <w:tcPr>
            <w:tcW w:w="606" w:type="dxa"/>
          </w:tcPr>
          <w:p w14:paraId="1BCE858C" w14:textId="77777777" w:rsidR="000A6B49" w:rsidRDefault="000A6B49" w:rsidP="007413DA">
            <w:r>
              <w:lastRenderedPageBreak/>
              <w:t>61</w:t>
            </w:r>
          </w:p>
        </w:tc>
        <w:tc>
          <w:tcPr>
            <w:tcW w:w="1194" w:type="dxa"/>
          </w:tcPr>
          <w:p w14:paraId="5CE610A4" w14:textId="77777777" w:rsidR="000A6B49" w:rsidRDefault="000A6B49" w:rsidP="007413DA">
            <w:r>
              <w:t>W2</w:t>
            </w:r>
          </w:p>
        </w:tc>
        <w:tc>
          <w:tcPr>
            <w:tcW w:w="1530" w:type="dxa"/>
          </w:tcPr>
          <w:p w14:paraId="7092DF28" w14:textId="77777777" w:rsidR="00737A50" w:rsidRDefault="000A6B49" w:rsidP="007413DA">
            <w:r>
              <w:t xml:space="preserve">Epiphyton </w:t>
            </w:r>
          </w:p>
          <w:p w14:paraId="01195A0B" w14:textId="6B09C336" w:rsidR="000A6B49" w:rsidRDefault="000A6B49" w:rsidP="007413DA">
            <w:r>
              <w:t>periphyton burial and conversion to LPOM and sediments</w:t>
            </w:r>
          </w:p>
        </w:tc>
        <w:tc>
          <w:tcPr>
            <w:tcW w:w="4158" w:type="dxa"/>
          </w:tcPr>
          <w:p w14:paraId="44A01224" w14:textId="0EE225D3" w:rsidR="000A6B49" w:rsidRDefault="000A6B49" w:rsidP="007413DA">
            <w:pPr>
              <w:pStyle w:val="PlainText"/>
              <w:rPr>
                <w:rFonts w:ascii="Calibri" w:hAnsi="Calibri"/>
                <w:sz w:val="18"/>
                <w:szCs w:val="15"/>
              </w:rPr>
            </w:pPr>
            <w:r>
              <w:rPr>
                <w:rFonts w:ascii="Calibri" w:hAnsi="Calibri"/>
                <w:sz w:val="18"/>
                <w:szCs w:val="15"/>
              </w:rPr>
              <w:t>The User Manual showed that the epiphyton parameter EB, burial rate, was in units of m/day. The model implemented this and also computed the cell layer burial rate as EB*</w:t>
            </w:r>
            <w:proofErr w:type="gramStart"/>
            <w:r>
              <w:rPr>
                <w:rFonts w:ascii="Calibri" w:hAnsi="Calibri"/>
                <w:sz w:val="18"/>
                <w:szCs w:val="15"/>
              </w:rPr>
              <w:t>EC(</w:t>
            </w:r>
            <w:proofErr w:type="gramEnd"/>
            <w:r>
              <w:rPr>
                <w:rFonts w:ascii="Calibri" w:hAnsi="Calibri"/>
                <w:sz w:val="18"/>
                <w:szCs w:val="15"/>
              </w:rPr>
              <w:t>concentration of biomass per cell volume)*Surface area/Volume of a cell or EB*EC/H</w:t>
            </w:r>
            <w:r w:rsidR="00FC26B7">
              <w:rPr>
                <w:rFonts w:ascii="Calibri" w:hAnsi="Calibri"/>
                <w:sz w:val="18"/>
                <w:szCs w:val="15"/>
              </w:rPr>
              <w:t>,</w:t>
            </w:r>
            <w:r>
              <w:rPr>
                <w:rFonts w:ascii="Calibri" w:hAnsi="Calibri"/>
                <w:sz w:val="18"/>
                <w:szCs w:val="15"/>
              </w:rPr>
              <w:t xml:space="preserve"> where H is the layer thickness. In reality</w:t>
            </w:r>
            <w:r w:rsidR="00FC26B7">
              <w:rPr>
                <w:rFonts w:ascii="Calibri" w:hAnsi="Calibri"/>
                <w:sz w:val="18"/>
                <w:szCs w:val="15"/>
              </w:rPr>
              <w:t>,</w:t>
            </w:r>
            <w:r>
              <w:rPr>
                <w:rFonts w:ascii="Calibri" w:hAnsi="Calibri"/>
                <w:sz w:val="18"/>
                <w:szCs w:val="15"/>
              </w:rPr>
              <w:t xml:space="preserve"> though</w:t>
            </w:r>
            <w:r w:rsidR="00FC26B7">
              <w:rPr>
                <w:rFonts w:ascii="Calibri" w:hAnsi="Calibri"/>
                <w:sz w:val="18"/>
                <w:szCs w:val="15"/>
              </w:rPr>
              <w:t xml:space="preserve">, </w:t>
            </w:r>
            <w:r>
              <w:rPr>
                <w:rFonts w:ascii="Calibri" w:hAnsi="Calibri"/>
                <w:sz w:val="18"/>
                <w:szCs w:val="15"/>
              </w:rPr>
              <w:t xml:space="preserve">it should be the thickness of the periphyton layer. But that layer thickness is not predicted by the model. Hence, </w:t>
            </w:r>
            <w:r w:rsidR="00675920">
              <w:rPr>
                <w:rFonts w:ascii="Calibri" w:hAnsi="Calibri"/>
                <w:sz w:val="18"/>
                <w:szCs w:val="15"/>
              </w:rPr>
              <w:t xml:space="preserve">the burial rate </w:t>
            </w:r>
            <w:r>
              <w:rPr>
                <w:rFonts w:ascii="Calibri" w:hAnsi="Calibri"/>
                <w:sz w:val="18"/>
                <w:szCs w:val="15"/>
              </w:rPr>
              <w:t>was change</w:t>
            </w:r>
            <w:r w:rsidR="00675920">
              <w:rPr>
                <w:rFonts w:ascii="Calibri" w:hAnsi="Calibri"/>
                <w:sz w:val="18"/>
                <w:szCs w:val="15"/>
              </w:rPr>
              <w:t>d</w:t>
            </w:r>
            <w:r>
              <w:rPr>
                <w:rFonts w:ascii="Calibri" w:hAnsi="Calibri"/>
                <w:sz w:val="18"/>
                <w:szCs w:val="15"/>
              </w:rPr>
              <w:t xml:space="preserve"> to units of 1/day</w:t>
            </w:r>
            <w:r w:rsidR="00675920">
              <w:rPr>
                <w:rFonts w:ascii="Calibri" w:hAnsi="Calibri"/>
                <w:sz w:val="18"/>
                <w:szCs w:val="15"/>
              </w:rPr>
              <w:t>,</w:t>
            </w:r>
            <w:r>
              <w:rPr>
                <w:rFonts w:ascii="Calibri" w:hAnsi="Calibri"/>
                <w:sz w:val="18"/>
                <w:szCs w:val="15"/>
              </w:rPr>
              <w:t xml:space="preserve"> such that the loss of epiphyton by burial would follow a first order decay process (similar to the first order sediment model) as EB*EC. Hence, this burial rate is no longer a function of the grid. Also, there was the conversion of organic matter and nutrients at death to the sediment P, N and C compartments whereas they should go directly to LPOM first. Hence only burial goes directly into the sediment compartments.</w:t>
            </w:r>
          </w:p>
        </w:tc>
        <w:tc>
          <w:tcPr>
            <w:tcW w:w="1422" w:type="dxa"/>
          </w:tcPr>
          <w:p w14:paraId="4BE4C71F" w14:textId="77777777" w:rsidR="000A6B49" w:rsidRDefault="000A6B49" w:rsidP="007413DA">
            <w:r>
              <w:t>3/5/2019</w:t>
            </w:r>
          </w:p>
        </w:tc>
      </w:tr>
      <w:tr w:rsidR="000A6B49" w:rsidRPr="00A8639A" w14:paraId="4F701F5D" w14:textId="77777777" w:rsidTr="001064DA">
        <w:trPr>
          <w:cantSplit/>
        </w:trPr>
        <w:tc>
          <w:tcPr>
            <w:tcW w:w="606" w:type="dxa"/>
          </w:tcPr>
          <w:p w14:paraId="7E3EAB38" w14:textId="77777777" w:rsidR="000A6B49" w:rsidRDefault="000A6B49" w:rsidP="007413DA">
            <w:r>
              <w:t>62</w:t>
            </w:r>
          </w:p>
        </w:tc>
        <w:tc>
          <w:tcPr>
            <w:tcW w:w="1194" w:type="dxa"/>
          </w:tcPr>
          <w:p w14:paraId="453B8498" w14:textId="77777777" w:rsidR="000A6B49" w:rsidRDefault="000A6B49" w:rsidP="007413DA">
            <w:r>
              <w:t>W2</w:t>
            </w:r>
          </w:p>
        </w:tc>
        <w:tc>
          <w:tcPr>
            <w:tcW w:w="1530" w:type="dxa"/>
          </w:tcPr>
          <w:p w14:paraId="175AA1CC" w14:textId="77777777" w:rsidR="000A6B49" w:rsidRDefault="000A6B49" w:rsidP="007413DA">
            <w:r>
              <w:t>Output files</w:t>
            </w:r>
          </w:p>
        </w:tc>
        <w:tc>
          <w:tcPr>
            <w:tcW w:w="4158" w:type="dxa"/>
          </w:tcPr>
          <w:p w14:paraId="0AFDDC24" w14:textId="77777777" w:rsidR="000A6B49" w:rsidRDefault="000A6B49" w:rsidP="007413DA">
            <w:pPr>
              <w:pStyle w:val="PlainText"/>
              <w:rPr>
                <w:rFonts w:ascii="Calibri" w:hAnsi="Calibri"/>
                <w:sz w:val="18"/>
                <w:szCs w:val="15"/>
              </w:rPr>
            </w:pPr>
            <w:r>
              <w:rPr>
                <w:rFonts w:ascii="Calibri" w:hAnsi="Calibri"/>
                <w:sz w:val="18"/>
                <w:szCs w:val="15"/>
              </w:rPr>
              <w:t>Code was written to print the initial condition in output files at time t=0 at the start of the simulation.</w:t>
            </w:r>
          </w:p>
        </w:tc>
        <w:tc>
          <w:tcPr>
            <w:tcW w:w="1422" w:type="dxa"/>
          </w:tcPr>
          <w:p w14:paraId="47F2FA10" w14:textId="77777777" w:rsidR="000A6B49" w:rsidRDefault="000A6B49" w:rsidP="007413DA">
            <w:r>
              <w:t>3/5/2019</w:t>
            </w:r>
          </w:p>
        </w:tc>
      </w:tr>
      <w:tr w:rsidR="000A6B49" w:rsidRPr="00A8639A" w14:paraId="37B4CDE5" w14:textId="77777777" w:rsidTr="001064DA">
        <w:trPr>
          <w:cantSplit/>
        </w:trPr>
        <w:tc>
          <w:tcPr>
            <w:tcW w:w="606" w:type="dxa"/>
          </w:tcPr>
          <w:p w14:paraId="1B700DAD" w14:textId="77777777" w:rsidR="000A6B49" w:rsidRDefault="000A6B49" w:rsidP="007413DA">
            <w:r>
              <w:t>63</w:t>
            </w:r>
          </w:p>
        </w:tc>
        <w:tc>
          <w:tcPr>
            <w:tcW w:w="1194" w:type="dxa"/>
          </w:tcPr>
          <w:p w14:paraId="34C965FD" w14:textId="77777777" w:rsidR="000A6B49" w:rsidRDefault="000A6B49" w:rsidP="007413DA">
            <w:r>
              <w:t>W2</w:t>
            </w:r>
          </w:p>
        </w:tc>
        <w:tc>
          <w:tcPr>
            <w:tcW w:w="1530" w:type="dxa"/>
          </w:tcPr>
          <w:p w14:paraId="4004216F" w14:textId="77777777" w:rsidR="00737A50" w:rsidRDefault="000A6B49" w:rsidP="007413DA">
            <w:r>
              <w:t xml:space="preserve">Restart with Sediment </w:t>
            </w:r>
          </w:p>
          <w:p w14:paraId="2D5A60F8" w14:textId="78B7D8C6" w:rsidR="000A6B49" w:rsidRDefault="000A6B49" w:rsidP="007413DA">
            <w:r>
              <w:t>Diagenesis</w:t>
            </w:r>
          </w:p>
        </w:tc>
        <w:tc>
          <w:tcPr>
            <w:tcW w:w="4158" w:type="dxa"/>
          </w:tcPr>
          <w:p w14:paraId="7F46DD8F" w14:textId="77777777" w:rsidR="000A6B49" w:rsidRDefault="000A6B49" w:rsidP="007413DA">
            <w:pPr>
              <w:pStyle w:val="PlainText"/>
              <w:rPr>
                <w:rFonts w:ascii="Calibri" w:hAnsi="Calibri"/>
                <w:sz w:val="18"/>
                <w:szCs w:val="15"/>
              </w:rPr>
            </w:pPr>
            <w:r>
              <w:rPr>
                <w:rFonts w:ascii="Calibri" w:hAnsi="Calibri"/>
                <w:sz w:val="18"/>
                <w:szCs w:val="15"/>
              </w:rPr>
              <w:t>Prior to this date, the restart option did not work with sediment diagenesis turned ON. This enhancement has been coded and debugged and is now working.</w:t>
            </w:r>
          </w:p>
        </w:tc>
        <w:tc>
          <w:tcPr>
            <w:tcW w:w="1422" w:type="dxa"/>
          </w:tcPr>
          <w:p w14:paraId="5CAEC47D" w14:textId="77777777" w:rsidR="000A6B49" w:rsidRDefault="000A6B49" w:rsidP="007413DA">
            <w:r>
              <w:t>3/5/2019</w:t>
            </w:r>
          </w:p>
        </w:tc>
      </w:tr>
      <w:tr w:rsidR="000A6B49" w:rsidRPr="00A8639A" w14:paraId="5D453912" w14:textId="77777777" w:rsidTr="001064DA">
        <w:trPr>
          <w:cantSplit/>
        </w:trPr>
        <w:tc>
          <w:tcPr>
            <w:tcW w:w="606" w:type="dxa"/>
          </w:tcPr>
          <w:p w14:paraId="2E4BA5E8" w14:textId="77777777" w:rsidR="000A6B49" w:rsidRDefault="000A6B49" w:rsidP="007413DA">
            <w:r>
              <w:t>64</w:t>
            </w:r>
          </w:p>
        </w:tc>
        <w:tc>
          <w:tcPr>
            <w:tcW w:w="1194" w:type="dxa"/>
          </w:tcPr>
          <w:p w14:paraId="27287559" w14:textId="77777777" w:rsidR="000A6B49" w:rsidRDefault="000A6B49" w:rsidP="007413DA">
            <w:r>
              <w:t>W2</w:t>
            </w:r>
          </w:p>
        </w:tc>
        <w:tc>
          <w:tcPr>
            <w:tcW w:w="1530" w:type="dxa"/>
          </w:tcPr>
          <w:p w14:paraId="4BBE7439" w14:textId="77777777" w:rsidR="001064DA" w:rsidRDefault="000A6B49" w:rsidP="007413DA">
            <w:pPr>
              <w:rPr>
                <w:ins w:id="151" w:author="Honnalore Steissberg" w:date="2021-09-10T16:54:00Z"/>
              </w:rPr>
            </w:pPr>
            <w:r>
              <w:t xml:space="preserve">Dynamic </w:t>
            </w:r>
          </w:p>
          <w:p w14:paraId="562A966C" w14:textId="0C5248C5" w:rsidR="000A6B49" w:rsidRDefault="000A6B49" w:rsidP="007413DA">
            <w:r>
              <w:t>loading</w:t>
            </w:r>
          </w:p>
        </w:tc>
        <w:tc>
          <w:tcPr>
            <w:tcW w:w="4158" w:type="dxa"/>
          </w:tcPr>
          <w:p w14:paraId="3AD984D4" w14:textId="512B98A6" w:rsidR="000A6B49" w:rsidRDefault="000A6B49" w:rsidP="007413DA">
            <w:pPr>
              <w:pStyle w:val="PlainText"/>
              <w:rPr>
                <w:rFonts w:ascii="Calibri" w:hAnsi="Calibri"/>
                <w:sz w:val="18"/>
                <w:szCs w:val="15"/>
              </w:rPr>
            </w:pPr>
            <w:r>
              <w:rPr>
                <w:rFonts w:ascii="Calibri" w:hAnsi="Calibri"/>
                <w:sz w:val="18"/>
                <w:szCs w:val="15"/>
              </w:rPr>
              <w:t>This is a new feature in CE-QUAL-W2</w:t>
            </w:r>
            <w:r w:rsidR="00675920">
              <w:rPr>
                <w:rFonts w:ascii="Calibri" w:hAnsi="Calibri"/>
                <w:sz w:val="18"/>
                <w:szCs w:val="15"/>
              </w:rPr>
              <w:t>,</w:t>
            </w:r>
            <w:r>
              <w:rPr>
                <w:rFonts w:ascii="Calibri" w:hAnsi="Calibri"/>
                <w:sz w:val="18"/>
                <w:szCs w:val="15"/>
              </w:rPr>
              <w:t xml:space="preserve"> and applies to linear waterbodies in series. For example, if one has a river system with </w:t>
            </w:r>
            <w:r w:rsidR="00525938">
              <w:rPr>
                <w:rFonts w:ascii="Calibri" w:hAnsi="Calibri"/>
                <w:sz w:val="18"/>
                <w:szCs w:val="15"/>
              </w:rPr>
              <w:t>nine</w:t>
            </w:r>
            <w:r>
              <w:rPr>
                <w:rFonts w:ascii="Calibri" w:hAnsi="Calibri"/>
                <w:sz w:val="18"/>
                <w:szCs w:val="15"/>
              </w:rPr>
              <w:t xml:space="preserve"> waterbodies, the model user can break the model into </w:t>
            </w:r>
            <w:r w:rsidR="00525938">
              <w:rPr>
                <w:rFonts w:ascii="Calibri" w:hAnsi="Calibri"/>
                <w:sz w:val="18"/>
                <w:szCs w:val="15"/>
              </w:rPr>
              <w:t>nine</w:t>
            </w:r>
            <w:r>
              <w:rPr>
                <w:rFonts w:ascii="Calibri" w:hAnsi="Calibri"/>
                <w:sz w:val="18"/>
                <w:szCs w:val="15"/>
              </w:rPr>
              <w:t xml:space="preserve"> separate models and run them all in parallel</w:t>
            </w:r>
            <w:r w:rsidR="00525938">
              <w:rPr>
                <w:rFonts w:ascii="Calibri" w:hAnsi="Calibri"/>
                <w:sz w:val="18"/>
                <w:szCs w:val="15"/>
              </w:rPr>
              <w:t>,</w:t>
            </w:r>
            <w:r>
              <w:rPr>
                <w:rFonts w:ascii="Calibri" w:hAnsi="Calibri"/>
                <w:sz w:val="18"/>
                <w:szCs w:val="15"/>
              </w:rPr>
              <w:t xml:space="preserve"> where the downstream model dynamically updates its boundary conditions as the upstream model moves forward in time. This has resulted in significant time savings for model runs (90%). Documentation for this will be provided shortly.</w:t>
            </w:r>
          </w:p>
        </w:tc>
        <w:tc>
          <w:tcPr>
            <w:tcW w:w="1422" w:type="dxa"/>
          </w:tcPr>
          <w:p w14:paraId="45C97974" w14:textId="77777777" w:rsidR="000A6B49" w:rsidRDefault="000A6B49" w:rsidP="007413DA">
            <w:r>
              <w:t>3/5/2019</w:t>
            </w:r>
          </w:p>
        </w:tc>
      </w:tr>
      <w:tr w:rsidR="000A6B49" w:rsidRPr="00A8639A" w14:paraId="6288D170" w14:textId="77777777" w:rsidTr="001064DA">
        <w:trPr>
          <w:cantSplit/>
        </w:trPr>
        <w:tc>
          <w:tcPr>
            <w:tcW w:w="606" w:type="dxa"/>
          </w:tcPr>
          <w:p w14:paraId="43AB50E3" w14:textId="77777777" w:rsidR="000A6B49" w:rsidRDefault="000A6B49" w:rsidP="007413DA">
            <w:r>
              <w:t>65</w:t>
            </w:r>
          </w:p>
        </w:tc>
        <w:tc>
          <w:tcPr>
            <w:tcW w:w="1194" w:type="dxa"/>
          </w:tcPr>
          <w:p w14:paraId="1E4AFD24" w14:textId="77777777" w:rsidR="000A6B49" w:rsidRDefault="000A6B49" w:rsidP="007413DA">
            <w:r>
              <w:t>W2</w:t>
            </w:r>
          </w:p>
        </w:tc>
        <w:tc>
          <w:tcPr>
            <w:tcW w:w="1530" w:type="dxa"/>
          </w:tcPr>
          <w:p w14:paraId="3DDE1E67" w14:textId="77777777" w:rsidR="000A6B49" w:rsidRDefault="000A6B49" w:rsidP="007413DA">
            <w:r>
              <w:t>User Manual</w:t>
            </w:r>
          </w:p>
        </w:tc>
        <w:tc>
          <w:tcPr>
            <w:tcW w:w="4158" w:type="dxa"/>
          </w:tcPr>
          <w:p w14:paraId="0D412479" w14:textId="62513892" w:rsidR="000A6B49" w:rsidRDefault="000A6B49" w:rsidP="007413DA">
            <w:pPr>
              <w:pStyle w:val="PlainText"/>
              <w:rPr>
                <w:rFonts w:ascii="Calibri" w:hAnsi="Calibri"/>
                <w:sz w:val="18"/>
                <w:szCs w:val="15"/>
              </w:rPr>
            </w:pPr>
            <w:r>
              <w:rPr>
                <w:rFonts w:ascii="Calibri" w:hAnsi="Calibri"/>
                <w:sz w:val="18"/>
                <w:szCs w:val="15"/>
              </w:rPr>
              <w:t xml:space="preserve">The existing User Manual will be frozen in its current version until a newly updated user manual </w:t>
            </w:r>
            <w:r w:rsidR="00525938">
              <w:rPr>
                <w:rFonts w:ascii="Calibri" w:hAnsi="Calibri"/>
                <w:sz w:val="18"/>
                <w:szCs w:val="15"/>
              </w:rPr>
              <w:t>is</w:t>
            </w:r>
            <w:r>
              <w:rPr>
                <w:rFonts w:ascii="Calibri" w:hAnsi="Calibri"/>
                <w:sz w:val="18"/>
                <w:szCs w:val="15"/>
              </w:rPr>
              <w:t xml:space="preserve"> released. Hence, the dynamic loading described above will be described in the new User Manual.</w:t>
            </w:r>
          </w:p>
        </w:tc>
        <w:tc>
          <w:tcPr>
            <w:tcW w:w="1422" w:type="dxa"/>
          </w:tcPr>
          <w:p w14:paraId="1720DB46" w14:textId="77777777" w:rsidR="000A6B49" w:rsidRDefault="000A6B49" w:rsidP="007413DA">
            <w:r>
              <w:t>3/5/2019</w:t>
            </w:r>
          </w:p>
        </w:tc>
      </w:tr>
    </w:tbl>
    <w:p w14:paraId="35D79AB1" w14:textId="77777777" w:rsidR="000A6B49" w:rsidRDefault="000A6B49" w:rsidP="000A6B49"/>
    <w:p w14:paraId="2B564C72" w14:textId="77777777" w:rsidR="00BB27BB" w:rsidRDefault="00BB27BB">
      <w:pPr>
        <w:rPr>
          <w:rFonts w:ascii="Arial" w:hAnsi="Arial" w:cs="Arial"/>
          <w:b/>
          <w:bCs/>
          <w:sz w:val="40"/>
        </w:rPr>
      </w:pPr>
      <w:bookmarkStart w:id="152" w:name="_Toc12431466"/>
      <w:r>
        <w:br w:type="page"/>
      </w:r>
    </w:p>
    <w:p w14:paraId="28BF8A95" w14:textId="14BAF6E7" w:rsidR="000A6B49" w:rsidRDefault="000A6B49" w:rsidP="000A6B49">
      <w:pPr>
        <w:pStyle w:val="Heading2"/>
      </w:pPr>
      <w:bookmarkStart w:id="153" w:name="_Toc48576303"/>
      <w:r w:rsidRPr="005B74BC">
        <w:lastRenderedPageBreak/>
        <w:t>W2 V</w:t>
      </w:r>
      <w:r>
        <w:t>4.0</w:t>
      </w:r>
      <w:r w:rsidRPr="005B74BC">
        <w:t xml:space="preserve"> Bug Fixes, Enhancements, and User Manual Changes</w:t>
      </w:r>
      <w:bookmarkEnd w:id="152"/>
      <w:bookmarkEnd w:id="153"/>
    </w:p>
    <w:p w14:paraId="57342F73" w14:textId="17DFE4FA" w:rsidR="00BB27BB" w:rsidRDefault="00BB27BB" w:rsidP="00156989">
      <w:pPr>
        <w:pStyle w:val="Caption"/>
      </w:pPr>
      <w:bookmarkStart w:id="154" w:name="_Toc48576331"/>
      <w:r>
        <w:t xml:space="preserve">Table </w:t>
      </w:r>
      <w:fldSimple w:instr=" SEQ Table \* ARABIC ">
        <w:r w:rsidR="006E3DC1">
          <w:rPr>
            <w:noProof/>
          </w:rPr>
          <w:t>3</w:t>
        </w:r>
      </w:fldSimple>
      <w:r>
        <w:t>. Bug fixes and enhancements for Version 4.0.</w:t>
      </w:r>
      <w:bookmarkEnd w:id="154"/>
    </w:p>
    <w:tbl>
      <w:tblPr>
        <w:tblW w:w="88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84"/>
        <w:gridCol w:w="4158"/>
        <w:gridCol w:w="1355"/>
      </w:tblGrid>
      <w:tr w:rsidR="000A6B49" w:rsidRPr="00A8639A" w14:paraId="101F6837" w14:textId="77777777" w:rsidTr="004C0946">
        <w:trPr>
          <w:cantSplit/>
          <w:tblHeader/>
        </w:trPr>
        <w:tc>
          <w:tcPr>
            <w:tcW w:w="606" w:type="dxa"/>
          </w:tcPr>
          <w:p w14:paraId="080D26E6" w14:textId="77777777" w:rsidR="000A6B49" w:rsidRPr="00032A7C" w:rsidRDefault="000A6B49" w:rsidP="007413DA">
            <w:pPr>
              <w:rPr>
                <w:b/>
                <w:bCs/>
              </w:rPr>
            </w:pPr>
            <w:r w:rsidRPr="00032A7C">
              <w:rPr>
                <w:b/>
                <w:bCs/>
              </w:rPr>
              <w:t>#</w:t>
            </w:r>
          </w:p>
        </w:tc>
        <w:tc>
          <w:tcPr>
            <w:tcW w:w="1240" w:type="dxa"/>
          </w:tcPr>
          <w:p w14:paraId="7B99EA0B" w14:textId="77777777" w:rsidR="000A6B49" w:rsidRPr="004C0946" w:rsidRDefault="000A6B49" w:rsidP="007413DA">
            <w:pPr>
              <w:rPr>
                <w:b/>
                <w:bCs/>
              </w:rPr>
            </w:pPr>
            <w:r w:rsidRPr="004C0946">
              <w:rPr>
                <w:b/>
                <w:bCs/>
              </w:rPr>
              <w:t>Code: W2 or PREW2 or GUI</w:t>
            </w:r>
          </w:p>
        </w:tc>
        <w:tc>
          <w:tcPr>
            <w:tcW w:w="1484" w:type="dxa"/>
          </w:tcPr>
          <w:p w14:paraId="571A2FE2" w14:textId="77777777" w:rsidR="00032A7C" w:rsidRPr="004C0946" w:rsidRDefault="000A6B49" w:rsidP="007413DA">
            <w:pPr>
              <w:rPr>
                <w:b/>
                <w:bCs/>
              </w:rPr>
            </w:pPr>
            <w:r w:rsidRPr="004C0946">
              <w:rPr>
                <w:b/>
                <w:bCs/>
              </w:rPr>
              <w:t xml:space="preserve">Fix or </w:t>
            </w:r>
          </w:p>
          <w:p w14:paraId="5AB49371" w14:textId="746C787A" w:rsidR="000A6B49" w:rsidRPr="004C0946" w:rsidRDefault="000A6B49" w:rsidP="007413DA">
            <w:pPr>
              <w:rPr>
                <w:b/>
                <w:bCs/>
              </w:rPr>
            </w:pPr>
            <w:r w:rsidRPr="004C0946">
              <w:rPr>
                <w:b/>
                <w:bCs/>
              </w:rPr>
              <w:t>E</w:t>
            </w:r>
            <w:r w:rsidR="00032A7C" w:rsidRPr="004C0946">
              <w:rPr>
                <w:b/>
                <w:bCs/>
              </w:rPr>
              <w:t>n</w:t>
            </w:r>
            <w:r w:rsidRPr="004C0946">
              <w:rPr>
                <w:b/>
                <w:bCs/>
              </w:rPr>
              <w:t>hancement Type</w:t>
            </w:r>
          </w:p>
        </w:tc>
        <w:tc>
          <w:tcPr>
            <w:tcW w:w="4158" w:type="dxa"/>
          </w:tcPr>
          <w:p w14:paraId="5C89422C" w14:textId="77777777" w:rsidR="000A6B49" w:rsidRPr="004C0946" w:rsidRDefault="000A6B49" w:rsidP="00492BEB">
            <w:pPr>
              <w:rPr>
                <w:b/>
                <w:bCs/>
              </w:rPr>
            </w:pPr>
            <w:r w:rsidRPr="004C0946">
              <w:rPr>
                <w:b/>
                <w:bCs/>
              </w:rPr>
              <w:t>Description of Bug/Enhancement</w:t>
            </w:r>
          </w:p>
        </w:tc>
        <w:tc>
          <w:tcPr>
            <w:tcW w:w="1355" w:type="dxa"/>
          </w:tcPr>
          <w:p w14:paraId="18BC6FF2" w14:textId="77777777" w:rsidR="000A6B49" w:rsidRPr="004C0946" w:rsidRDefault="000A6B49" w:rsidP="007413DA">
            <w:pPr>
              <w:rPr>
                <w:b/>
                <w:bCs/>
              </w:rPr>
            </w:pPr>
            <w:r w:rsidRPr="004C0946">
              <w:rPr>
                <w:b/>
                <w:bCs/>
              </w:rPr>
              <w:t>Date Fixed or Enhancement added</w:t>
            </w:r>
          </w:p>
        </w:tc>
      </w:tr>
      <w:tr w:rsidR="000A6B49" w:rsidRPr="00A8639A" w14:paraId="38161D44" w14:textId="77777777" w:rsidTr="004C0946">
        <w:trPr>
          <w:cantSplit/>
        </w:trPr>
        <w:tc>
          <w:tcPr>
            <w:tcW w:w="606" w:type="dxa"/>
          </w:tcPr>
          <w:p w14:paraId="1FEDBC88" w14:textId="77777777" w:rsidR="000A6B49" w:rsidRPr="00BF3615" w:rsidRDefault="000A6B49" w:rsidP="007413DA">
            <w:r>
              <w:t>1</w:t>
            </w:r>
          </w:p>
        </w:tc>
        <w:tc>
          <w:tcPr>
            <w:tcW w:w="1240" w:type="dxa"/>
          </w:tcPr>
          <w:p w14:paraId="7E6669DF" w14:textId="77777777" w:rsidR="000A6B49" w:rsidRPr="00BF3615" w:rsidRDefault="000A6B49" w:rsidP="007413DA">
            <w:r>
              <w:t>PREW2</w:t>
            </w:r>
          </w:p>
        </w:tc>
        <w:tc>
          <w:tcPr>
            <w:tcW w:w="1484" w:type="dxa"/>
          </w:tcPr>
          <w:p w14:paraId="39F88041" w14:textId="77777777" w:rsidR="000A6B49" w:rsidRPr="00BF3615" w:rsidRDefault="000A6B49" w:rsidP="007413DA">
            <w:r>
              <w:t>Additional model checks</w:t>
            </w:r>
          </w:p>
        </w:tc>
        <w:tc>
          <w:tcPr>
            <w:tcW w:w="4158" w:type="dxa"/>
          </w:tcPr>
          <w:p w14:paraId="0D5D1B5A"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Additional model checks were added for Profile and Spreadsheet output model segments</w:t>
            </w:r>
          </w:p>
        </w:tc>
        <w:tc>
          <w:tcPr>
            <w:tcW w:w="1355" w:type="dxa"/>
          </w:tcPr>
          <w:p w14:paraId="47EF0816" w14:textId="77777777" w:rsidR="000A6B49" w:rsidRPr="00BF3615" w:rsidRDefault="000A6B49" w:rsidP="007413DA">
            <w:r>
              <w:t>6/7/16</w:t>
            </w:r>
          </w:p>
        </w:tc>
      </w:tr>
      <w:tr w:rsidR="000A6B49" w:rsidRPr="00A8639A" w14:paraId="079311DE" w14:textId="77777777" w:rsidTr="004C0946">
        <w:trPr>
          <w:cantSplit/>
        </w:trPr>
        <w:tc>
          <w:tcPr>
            <w:tcW w:w="606" w:type="dxa"/>
          </w:tcPr>
          <w:p w14:paraId="436D9B69" w14:textId="77777777" w:rsidR="000A6B49" w:rsidRPr="00BF3615" w:rsidRDefault="000A6B49" w:rsidP="007413DA">
            <w:r>
              <w:t>2</w:t>
            </w:r>
          </w:p>
        </w:tc>
        <w:tc>
          <w:tcPr>
            <w:tcW w:w="1240" w:type="dxa"/>
          </w:tcPr>
          <w:p w14:paraId="5EEFDF96" w14:textId="77777777" w:rsidR="000A6B49" w:rsidRPr="00BF3615" w:rsidRDefault="000A6B49" w:rsidP="007413DA">
            <w:r>
              <w:t>User Manual</w:t>
            </w:r>
          </w:p>
        </w:tc>
        <w:tc>
          <w:tcPr>
            <w:tcW w:w="1484" w:type="dxa"/>
          </w:tcPr>
          <w:p w14:paraId="33617288" w14:textId="77777777" w:rsidR="000A6B49" w:rsidRPr="00BF3615" w:rsidRDefault="000A6B49" w:rsidP="007413DA">
            <w:r>
              <w:t xml:space="preserve">Updated </w:t>
            </w:r>
          </w:p>
        </w:tc>
        <w:tc>
          <w:tcPr>
            <w:tcW w:w="4158" w:type="dxa"/>
          </w:tcPr>
          <w:p w14:paraId="3C739A9B"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User Manual Rev 6 was released with many minor updates and better explanatory text</w:t>
            </w:r>
          </w:p>
        </w:tc>
        <w:tc>
          <w:tcPr>
            <w:tcW w:w="1355" w:type="dxa"/>
          </w:tcPr>
          <w:p w14:paraId="39FF05EC" w14:textId="77777777" w:rsidR="000A6B49" w:rsidRPr="00BF3615" w:rsidRDefault="000A6B49" w:rsidP="007413DA">
            <w:r>
              <w:t>6/7/16</w:t>
            </w:r>
          </w:p>
        </w:tc>
      </w:tr>
      <w:tr w:rsidR="000A6B49" w:rsidRPr="00A8639A" w14:paraId="169261C2" w14:textId="77777777" w:rsidTr="004C0946">
        <w:trPr>
          <w:cantSplit/>
        </w:trPr>
        <w:tc>
          <w:tcPr>
            <w:tcW w:w="606" w:type="dxa"/>
          </w:tcPr>
          <w:p w14:paraId="3021310A" w14:textId="77777777" w:rsidR="000A6B49" w:rsidRPr="00BF3615" w:rsidRDefault="000A6B49" w:rsidP="007413DA">
            <w:r>
              <w:t>3</w:t>
            </w:r>
          </w:p>
        </w:tc>
        <w:tc>
          <w:tcPr>
            <w:tcW w:w="1240" w:type="dxa"/>
          </w:tcPr>
          <w:p w14:paraId="046319BD" w14:textId="77777777" w:rsidR="000A6B49" w:rsidRPr="00BF3615" w:rsidRDefault="000A6B49" w:rsidP="007413DA">
            <w:r>
              <w:t>W2</w:t>
            </w:r>
          </w:p>
        </w:tc>
        <w:tc>
          <w:tcPr>
            <w:tcW w:w="1484" w:type="dxa"/>
          </w:tcPr>
          <w:p w14:paraId="68DF179D" w14:textId="77777777" w:rsidR="000A6B49" w:rsidRPr="00BF3615" w:rsidRDefault="000A6B49" w:rsidP="007413DA">
            <w:r>
              <w:t>Restart</w:t>
            </w:r>
          </w:p>
        </w:tc>
        <w:tc>
          <w:tcPr>
            <w:tcW w:w="4158" w:type="dxa"/>
          </w:tcPr>
          <w:p w14:paraId="5199C577" w14:textId="10752517" w:rsidR="000A6B49" w:rsidRPr="005C131A" w:rsidRDefault="000A6B49" w:rsidP="007413DA">
            <w:pPr>
              <w:rPr>
                <w:rFonts w:ascii="Calibri" w:hAnsi="Calibri" w:cs="Calibri"/>
                <w:sz w:val="18"/>
                <w:szCs w:val="18"/>
              </w:rPr>
            </w:pPr>
            <w:r w:rsidRPr="005C131A">
              <w:rPr>
                <w:rFonts w:ascii="Calibri" w:hAnsi="Calibri" w:cs="Calibri"/>
                <w:sz w:val="18"/>
                <w:szCs w:val="18"/>
              </w:rPr>
              <w:t xml:space="preserve">Fixed restart to work for epiphyton and macrophytes. This was broken in case a model user used RESTART. Fixed </w:t>
            </w:r>
            <w:r w:rsidR="00DE4F59" w:rsidRPr="005C131A">
              <w:rPr>
                <w:rFonts w:ascii="Calibri" w:hAnsi="Calibri" w:cs="Calibri"/>
                <w:sz w:val="18"/>
                <w:szCs w:val="18"/>
              </w:rPr>
              <w:t>R</w:t>
            </w:r>
            <w:r w:rsidRPr="005C131A">
              <w:rPr>
                <w:rFonts w:ascii="Calibri" w:hAnsi="Calibri" w:cs="Calibri"/>
                <w:sz w:val="18"/>
                <w:szCs w:val="18"/>
              </w:rPr>
              <w:t xml:space="preserve">estart for mass balance for nutrients output in the file </w:t>
            </w:r>
            <w:proofErr w:type="spellStart"/>
            <w:r w:rsidRPr="005C131A">
              <w:rPr>
                <w:rFonts w:ascii="Calibri" w:hAnsi="Calibri" w:cs="Calibri"/>
                <w:b/>
                <w:bCs/>
                <w:sz w:val="18"/>
                <w:szCs w:val="18"/>
              </w:rPr>
              <w:t>massbal.opt</w:t>
            </w:r>
            <w:proofErr w:type="spellEnd"/>
            <w:r w:rsidRPr="005C131A">
              <w:rPr>
                <w:rFonts w:ascii="Calibri" w:hAnsi="Calibri" w:cs="Calibri"/>
                <w:b/>
                <w:bCs/>
                <w:sz w:val="18"/>
                <w:szCs w:val="18"/>
              </w:rPr>
              <w:t>.</w:t>
            </w:r>
          </w:p>
        </w:tc>
        <w:tc>
          <w:tcPr>
            <w:tcW w:w="1355" w:type="dxa"/>
          </w:tcPr>
          <w:p w14:paraId="1339417F" w14:textId="77777777" w:rsidR="000A6B49" w:rsidRPr="00BF3615" w:rsidRDefault="000A6B49" w:rsidP="007413DA">
            <w:r>
              <w:t>6/7/16</w:t>
            </w:r>
          </w:p>
        </w:tc>
      </w:tr>
      <w:tr w:rsidR="000A6B49" w:rsidRPr="00A8639A" w14:paraId="1591D26D" w14:textId="77777777" w:rsidTr="004C0946">
        <w:trPr>
          <w:cantSplit/>
        </w:trPr>
        <w:tc>
          <w:tcPr>
            <w:tcW w:w="606" w:type="dxa"/>
          </w:tcPr>
          <w:p w14:paraId="08BD00EF" w14:textId="77777777" w:rsidR="000A6B49" w:rsidRPr="00BF3615" w:rsidRDefault="000A6B49" w:rsidP="007413DA">
            <w:r>
              <w:t>4</w:t>
            </w:r>
          </w:p>
        </w:tc>
        <w:tc>
          <w:tcPr>
            <w:tcW w:w="1240" w:type="dxa"/>
          </w:tcPr>
          <w:p w14:paraId="55D97FCE" w14:textId="77777777" w:rsidR="000A6B49" w:rsidRPr="00BF3615" w:rsidRDefault="000A6B49" w:rsidP="007413DA">
            <w:r>
              <w:t>W2</w:t>
            </w:r>
          </w:p>
        </w:tc>
        <w:tc>
          <w:tcPr>
            <w:tcW w:w="1484" w:type="dxa"/>
          </w:tcPr>
          <w:p w14:paraId="1408D768" w14:textId="77777777" w:rsidR="000A6B49" w:rsidRPr="00BF3615" w:rsidRDefault="000A6B49" w:rsidP="007413DA">
            <w:r>
              <w:t>Location of compiler info file</w:t>
            </w:r>
          </w:p>
        </w:tc>
        <w:tc>
          <w:tcPr>
            <w:tcW w:w="4158" w:type="dxa"/>
          </w:tcPr>
          <w:p w14:paraId="323C74E4"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Fixed location of W2 compiler information in case of using command line aware directory. File was written to the location of the model executable rather than the command line aware directory.</w:t>
            </w:r>
          </w:p>
        </w:tc>
        <w:tc>
          <w:tcPr>
            <w:tcW w:w="1355" w:type="dxa"/>
          </w:tcPr>
          <w:p w14:paraId="545D2CF0" w14:textId="77777777" w:rsidR="000A6B49" w:rsidRPr="00BF3615" w:rsidRDefault="000A6B49" w:rsidP="007413DA">
            <w:r>
              <w:t>6/7/16</w:t>
            </w:r>
          </w:p>
        </w:tc>
      </w:tr>
      <w:tr w:rsidR="000A6B49" w:rsidRPr="00A8639A" w14:paraId="741EC90C" w14:textId="77777777" w:rsidTr="004C0946">
        <w:trPr>
          <w:cantSplit/>
        </w:trPr>
        <w:tc>
          <w:tcPr>
            <w:tcW w:w="606" w:type="dxa"/>
          </w:tcPr>
          <w:p w14:paraId="16424DE8" w14:textId="77777777" w:rsidR="000A6B49" w:rsidRDefault="000A6B49" w:rsidP="007413DA">
            <w:r>
              <w:t>5</w:t>
            </w:r>
          </w:p>
        </w:tc>
        <w:tc>
          <w:tcPr>
            <w:tcW w:w="1240" w:type="dxa"/>
          </w:tcPr>
          <w:p w14:paraId="69FB11C1" w14:textId="77777777" w:rsidR="00032A7C" w:rsidRDefault="000A6B49" w:rsidP="007413DA">
            <w:pPr>
              <w:rPr>
                <w:ins w:id="155" w:author="Honnalore Steissberg" w:date="2021-09-10T16:05:00Z"/>
              </w:rPr>
            </w:pPr>
            <w:r>
              <w:t>Water</w:t>
            </w:r>
          </w:p>
          <w:p w14:paraId="08B37A80" w14:textId="3686BC85" w:rsidR="000A6B49" w:rsidRDefault="000A6B49" w:rsidP="007413DA">
            <w:r>
              <w:t>balance</w:t>
            </w:r>
          </w:p>
        </w:tc>
        <w:tc>
          <w:tcPr>
            <w:tcW w:w="1484" w:type="dxa"/>
          </w:tcPr>
          <w:p w14:paraId="686F4355" w14:textId="77777777" w:rsidR="000A6B49" w:rsidRDefault="000A6B49" w:rsidP="007413DA">
            <w:r>
              <w:t>Update for Version 4</w:t>
            </w:r>
          </w:p>
        </w:tc>
        <w:tc>
          <w:tcPr>
            <w:tcW w:w="4158" w:type="dxa"/>
          </w:tcPr>
          <w:p w14:paraId="0F7714FC" w14:textId="791C916F" w:rsidR="000A6B49" w:rsidRPr="005C131A" w:rsidRDefault="000A6B49" w:rsidP="007413DA">
            <w:pPr>
              <w:rPr>
                <w:rFonts w:ascii="Calibri" w:hAnsi="Calibri" w:cs="Calibri"/>
                <w:sz w:val="18"/>
                <w:szCs w:val="18"/>
              </w:rPr>
            </w:pPr>
            <w:r w:rsidRPr="005C131A">
              <w:rPr>
                <w:rFonts w:ascii="Calibri" w:hAnsi="Calibri" w:cs="Calibri"/>
                <w:sz w:val="18"/>
                <w:szCs w:val="18"/>
              </w:rPr>
              <w:t>The water</w:t>
            </w:r>
            <w:r w:rsidR="00DE4F59" w:rsidRPr="005C131A">
              <w:rPr>
                <w:rFonts w:ascii="Calibri" w:hAnsi="Calibri" w:cs="Calibri"/>
                <w:sz w:val="18"/>
                <w:szCs w:val="18"/>
              </w:rPr>
              <w:t xml:space="preserve"> </w:t>
            </w:r>
            <w:r w:rsidRPr="005C131A">
              <w:rPr>
                <w:rFonts w:ascii="Calibri" w:hAnsi="Calibri" w:cs="Calibri"/>
                <w:sz w:val="18"/>
                <w:szCs w:val="18"/>
              </w:rPr>
              <w:t xml:space="preserve">balance utility uses a model </w:t>
            </w:r>
            <w:proofErr w:type="spellStart"/>
            <w:r w:rsidRPr="005C131A">
              <w:rPr>
                <w:rFonts w:ascii="Calibri" w:hAnsi="Calibri" w:cs="Calibri"/>
                <w:sz w:val="18"/>
                <w:szCs w:val="18"/>
              </w:rPr>
              <w:t>tsr</w:t>
            </w:r>
            <w:proofErr w:type="spellEnd"/>
            <w:r w:rsidRPr="005C131A">
              <w:rPr>
                <w:rFonts w:ascii="Calibri" w:hAnsi="Calibri" w:cs="Calibri"/>
                <w:sz w:val="18"/>
                <w:szCs w:val="18"/>
              </w:rPr>
              <w:t xml:space="preserve"> file for reading in water level over time. Since the Version 4 file format was updated with comma </w:t>
            </w:r>
            <w:r w:rsidR="00DE4F59" w:rsidRPr="005C131A">
              <w:rPr>
                <w:rFonts w:ascii="Calibri" w:hAnsi="Calibri" w:cs="Calibri"/>
                <w:sz w:val="18"/>
                <w:szCs w:val="18"/>
              </w:rPr>
              <w:t>delimited</w:t>
            </w:r>
            <w:r w:rsidRPr="005C131A">
              <w:rPr>
                <w:rFonts w:ascii="Calibri" w:hAnsi="Calibri" w:cs="Calibri"/>
                <w:sz w:val="18"/>
                <w:szCs w:val="18"/>
              </w:rPr>
              <w:t xml:space="preserve"> output files, the water</w:t>
            </w:r>
            <w:r w:rsidR="00DE4F59" w:rsidRPr="005C131A">
              <w:rPr>
                <w:rFonts w:ascii="Calibri" w:hAnsi="Calibri" w:cs="Calibri"/>
                <w:sz w:val="18"/>
                <w:szCs w:val="18"/>
              </w:rPr>
              <w:t xml:space="preserve"> </w:t>
            </w:r>
            <w:r w:rsidRPr="005C131A">
              <w:rPr>
                <w:rFonts w:ascii="Calibri" w:hAnsi="Calibri" w:cs="Calibri"/>
                <w:sz w:val="18"/>
                <w:szCs w:val="18"/>
              </w:rPr>
              <w:t>balance utility has been updated. This utility is not compatible with earlier versions.</w:t>
            </w:r>
          </w:p>
        </w:tc>
        <w:tc>
          <w:tcPr>
            <w:tcW w:w="1355" w:type="dxa"/>
          </w:tcPr>
          <w:p w14:paraId="666CB9BF" w14:textId="77777777" w:rsidR="000A6B49" w:rsidRDefault="000A6B49" w:rsidP="007413DA">
            <w:r>
              <w:t>6/10/16</w:t>
            </w:r>
          </w:p>
        </w:tc>
      </w:tr>
      <w:tr w:rsidR="000A6B49" w:rsidRPr="00A8639A" w14:paraId="2814C274" w14:textId="77777777" w:rsidTr="004C0946">
        <w:trPr>
          <w:cantSplit/>
        </w:trPr>
        <w:tc>
          <w:tcPr>
            <w:tcW w:w="606" w:type="dxa"/>
          </w:tcPr>
          <w:p w14:paraId="5C13CA71" w14:textId="77777777" w:rsidR="000A6B49" w:rsidRPr="00BF3615" w:rsidRDefault="000A6B49" w:rsidP="007413DA">
            <w:r>
              <w:t>6</w:t>
            </w:r>
          </w:p>
        </w:tc>
        <w:tc>
          <w:tcPr>
            <w:tcW w:w="1240" w:type="dxa"/>
          </w:tcPr>
          <w:p w14:paraId="7E4A3F44" w14:textId="77777777" w:rsidR="000A6B49" w:rsidRPr="00BF3615" w:rsidRDefault="000A6B49" w:rsidP="007413DA">
            <w:r>
              <w:t>W2</w:t>
            </w:r>
          </w:p>
        </w:tc>
        <w:tc>
          <w:tcPr>
            <w:tcW w:w="1484" w:type="dxa"/>
          </w:tcPr>
          <w:p w14:paraId="647E22A4" w14:textId="77777777" w:rsidR="001064DA" w:rsidRDefault="000A6B49" w:rsidP="007413DA">
            <w:pPr>
              <w:rPr>
                <w:ins w:id="156" w:author="Honnalore Steissberg" w:date="2021-09-10T16:54:00Z"/>
              </w:rPr>
            </w:pPr>
            <w:r>
              <w:t xml:space="preserve">Sediment </w:t>
            </w:r>
          </w:p>
          <w:p w14:paraId="016A1B54" w14:textId="2162C076" w:rsidR="000A6B49" w:rsidRPr="00BF3615" w:rsidRDefault="000A6B49" w:rsidP="007413DA">
            <w:r>
              <w:t>Diagenesis</w:t>
            </w:r>
          </w:p>
        </w:tc>
        <w:tc>
          <w:tcPr>
            <w:tcW w:w="4158" w:type="dxa"/>
          </w:tcPr>
          <w:p w14:paraId="5EA7104C"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Initialized the sediment width (</w:t>
            </w:r>
            <w:proofErr w:type="spellStart"/>
            <w:r w:rsidRPr="005C131A">
              <w:rPr>
                <w:rFonts w:ascii="Calibri" w:hAnsi="Calibri" w:cs="Calibri"/>
                <w:sz w:val="18"/>
                <w:szCs w:val="18"/>
              </w:rPr>
              <w:t>sedcellwidth</w:t>
            </w:r>
            <w:proofErr w:type="spellEnd"/>
            <w:r w:rsidRPr="005C131A">
              <w:rPr>
                <w:rFonts w:ascii="Calibri" w:hAnsi="Calibri" w:cs="Calibri"/>
                <w:sz w:val="18"/>
                <w:szCs w:val="18"/>
              </w:rPr>
              <w:t xml:space="preserve">) in subroutine </w:t>
            </w:r>
            <w:proofErr w:type="spellStart"/>
            <w:r w:rsidRPr="005C131A">
              <w:rPr>
                <w:rFonts w:ascii="Calibri" w:hAnsi="Calibri" w:cs="Calibri"/>
                <w:color w:val="000000"/>
                <w:sz w:val="18"/>
                <w:szCs w:val="18"/>
                <w:highlight w:val="white"/>
              </w:rPr>
              <w:t>CEMASedimentDiagenesis</w:t>
            </w:r>
            <w:proofErr w:type="spellEnd"/>
            <w:r w:rsidRPr="005C131A">
              <w:rPr>
                <w:rFonts w:ascii="Calibri" w:hAnsi="Calibri" w:cs="Calibri"/>
                <w:color w:val="000000"/>
                <w:sz w:val="18"/>
                <w:szCs w:val="18"/>
              </w:rPr>
              <w:t>.</w:t>
            </w:r>
          </w:p>
        </w:tc>
        <w:tc>
          <w:tcPr>
            <w:tcW w:w="1355" w:type="dxa"/>
          </w:tcPr>
          <w:p w14:paraId="4A2928F3" w14:textId="77777777" w:rsidR="000A6B49" w:rsidRPr="00BF3615" w:rsidRDefault="000A6B49" w:rsidP="007413DA">
            <w:r>
              <w:t>6/11/16</w:t>
            </w:r>
          </w:p>
        </w:tc>
      </w:tr>
      <w:tr w:rsidR="000A6B49" w:rsidRPr="00A8639A" w14:paraId="68F06380" w14:textId="77777777" w:rsidTr="004C0946">
        <w:trPr>
          <w:cantSplit/>
        </w:trPr>
        <w:tc>
          <w:tcPr>
            <w:tcW w:w="606" w:type="dxa"/>
          </w:tcPr>
          <w:p w14:paraId="3F749D41" w14:textId="77777777" w:rsidR="000A6B49" w:rsidRDefault="000A6B49" w:rsidP="007413DA">
            <w:r>
              <w:t>7</w:t>
            </w:r>
          </w:p>
        </w:tc>
        <w:tc>
          <w:tcPr>
            <w:tcW w:w="1240" w:type="dxa"/>
          </w:tcPr>
          <w:p w14:paraId="77C19A88" w14:textId="77777777" w:rsidR="000A6B49" w:rsidRDefault="000A6B49" w:rsidP="007413DA">
            <w:r>
              <w:t>W2</w:t>
            </w:r>
          </w:p>
        </w:tc>
        <w:tc>
          <w:tcPr>
            <w:tcW w:w="1484" w:type="dxa"/>
          </w:tcPr>
          <w:p w14:paraId="59523E07" w14:textId="77777777" w:rsidR="000A6B49" w:rsidRDefault="000A6B49" w:rsidP="007413DA">
            <w:r>
              <w:t>Screen output</w:t>
            </w:r>
          </w:p>
        </w:tc>
        <w:tc>
          <w:tcPr>
            <w:tcW w:w="4158" w:type="dxa"/>
          </w:tcPr>
          <w:p w14:paraId="43227EAA"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text fields in the Windows dialog box may ‘overflow’ if you have more than 160 tributaries. The field size was increased to avoid this possibility.</w:t>
            </w:r>
          </w:p>
          <w:p w14:paraId="1D621DB8"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Old code:</w:t>
            </w:r>
          </w:p>
          <w:p w14:paraId="581AED24" w14:textId="77777777" w:rsidR="000A6B49" w:rsidRPr="005C131A" w:rsidRDefault="000A6B49" w:rsidP="007413DA">
            <w:pPr>
              <w:rPr>
                <w:rFonts w:ascii="Courier New" w:hAnsi="Courier New" w:cs="Courier New"/>
                <w:sz w:val="18"/>
                <w:szCs w:val="18"/>
              </w:rPr>
            </w:pPr>
            <w:r w:rsidRPr="005C131A">
              <w:rPr>
                <w:rFonts w:ascii="Calibri" w:hAnsi="Calibri" w:cs="Calibri"/>
                <w:sz w:val="18"/>
                <w:szCs w:val="18"/>
              </w:rPr>
              <w:t xml:space="preserve">  </w:t>
            </w:r>
            <w:r w:rsidRPr="005C131A">
              <w:rPr>
                <w:rFonts w:ascii="Courier New" w:hAnsi="Courier New" w:cs="Courier New"/>
                <w:sz w:val="18"/>
                <w:szCs w:val="18"/>
              </w:rPr>
              <w:t>CHARACTER(1000) :: TEXT1</w:t>
            </w:r>
          </w:p>
          <w:p w14:paraId="1C085AF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New code:</w:t>
            </w:r>
          </w:p>
          <w:p w14:paraId="07977EBF" w14:textId="77777777" w:rsidR="000A6B49" w:rsidRPr="005C131A" w:rsidRDefault="000A6B49" w:rsidP="007413DA">
            <w:pPr>
              <w:rPr>
                <w:rFonts w:ascii="Courier New" w:hAnsi="Courier New" w:cs="Courier New"/>
                <w:sz w:val="18"/>
                <w:szCs w:val="18"/>
              </w:rPr>
            </w:pPr>
            <w:r w:rsidRPr="005C131A">
              <w:rPr>
                <w:rFonts w:ascii="Calibri" w:hAnsi="Calibri" w:cs="Calibri"/>
                <w:sz w:val="18"/>
                <w:szCs w:val="18"/>
              </w:rPr>
              <w:t xml:space="preserve">  </w:t>
            </w:r>
            <w:r w:rsidRPr="005C131A">
              <w:rPr>
                <w:rFonts w:ascii="Courier New" w:hAnsi="Courier New" w:cs="Courier New"/>
                <w:sz w:val="18"/>
                <w:szCs w:val="18"/>
              </w:rPr>
              <w:t>CHARACTER(1700) :: TEXT1</w:t>
            </w:r>
          </w:p>
        </w:tc>
        <w:tc>
          <w:tcPr>
            <w:tcW w:w="1355" w:type="dxa"/>
          </w:tcPr>
          <w:p w14:paraId="59E608E7" w14:textId="77777777" w:rsidR="000A6B49" w:rsidRDefault="000A6B49" w:rsidP="007413DA">
            <w:r>
              <w:t>6/24/16</w:t>
            </w:r>
          </w:p>
        </w:tc>
      </w:tr>
      <w:tr w:rsidR="000A6B49" w:rsidRPr="00A8639A" w14:paraId="777E5DB1" w14:textId="77777777" w:rsidTr="004C0946">
        <w:trPr>
          <w:cantSplit/>
        </w:trPr>
        <w:tc>
          <w:tcPr>
            <w:tcW w:w="606" w:type="dxa"/>
          </w:tcPr>
          <w:p w14:paraId="692620AE" w14:textId="77777777" w:rsidR="000A6B49" w:rsidRDefault="000A6B49" w:rsidP="007413DA">
            <w:r>
              <w:t>8</w:t>
            </w:r>
          </w:p>
        </w:tc>
        <w:tc>
          <w:tcPr>
            <w:tcW w:w="1240" w:type="dxa"/>
          </w:tcPr>
          <w:p w14:paraId="76C0A4B9" w14:textId="77777777" w:rsidR="000A6B49" w:rsidRDefault="000A6B49" w:rsidP="007413DA">
            <w:r>
              <w:t>W2</w:t>
            </w:r>
          </w:p>
        </w:tc>
        <w:tc>
          <w:tcPr>
            <w:tcW w:w="1484" w:type="dxa"/>
          </w:tcPr>
          <w:p w14:paraId="577C5487" w14:textId="77777777" w:rsidR="000A6B49" w:rsidRDefault="000A6B49" w:rsidP="007413DA">
            <w:r>
              <w:t>Profile output</w:t>
            </w:r>
          </w:p>
        </w:tc>
        <w:tc>
          <w:tcPr>
            <w:tcW w:w="4158" w:type="dxa"/>
          </w:tcPr>
          <w:p w14:paraId="57C39AA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longitudinal profile output added depth at a segment as part of the longitudinal output. User Manual updated also.</w:t>
            </w:r>
          </w:p>
        </w:tc>
        <w:tc>
          <w:tcPr>
            <w:tcW w:w="1355" w:type="dxa"/>
          </w:tcPr>
          <w:p w14:paraId="0611E4AC" w14:textId="77777777" w:rsidR="000A6B49" w:rsidRDefault="000A6B49" w:rsidP="007413DA">
            <w:r>
              <w:t>7/11/2016</w:t>
            </w:r>
          </w:p>
        </w:tc>
      </w:tr>
      <w:tr w:rsidR="000A6B49" w:rsidRPr="00A8639A" w14:paraId="765425B4" w14:textId="77777777" w:rsidTr="004C0946">
        <w:trPr>
          <w:cantSplit/>
        </w:trPr>
        <w:tc>
          <w:tcPr>
            <w:tcW w:w="606" w:type="dxa"/>
          </w:tcPr>
          <w:p w14:paraId="45DD4CE1" w14:textId="77777777" w:rsidR="000A6B49" w:rsidRDefault="000A6B49" w:rsidP="007413DA">
            <w:r>
              <w:t>9</w:t>
            </w:r>
          </w:p>
        </w:tc>
        <w:tc>
          <w:tcPr>
            <w:tcW w:w="1240" w:type="dxa"/>
          </w:tcPr>
          <w:p w14:paraId="55DB3E0F" w14:textId="77777777" w:rsidR="000A6B49" w:rsidRDefault="000A6B49" w:rsidP="007413DA">
            <w:r>
              <w:t>W2</w:t>
            </w:r>
          </w:p>
        </w:tc>
        <w:tc>
          <w:tcPr>
            <w:tcW w:w="1484" w:type="dxa"/>
          </w:tcPr>
          <w:p w14:paraId="56E8BBFC" w14:textId="77777777" w:rsidR="000A6B49" w:rsidRDefault="000A6B49" w:rsidP="007413DA">
            <w:r>
              <w:t>Profile output</w:t>
            </w:r>
          </w:p>
        </w:tc>
        <w:tc>
          <w:tcPr>
            <w:tcW w:w="4158" w:type="dxa"/>
          </w:tcPr>
          <w:p w14:paraId="39809A06"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Changed file name of longitudinal file output from integer of the Julian day to Julian day in F8.2 format in case of multiple outputs on one day</w:t>
            </w:r>
          </w:p>
        </w:tc>
        <w:tc>
          <w:tcPr>
            <w:tcW w:w="1355" w:type="dxa"/>
          </w:tcPr>
          <w:p w14:paraId="15A1AC1A" w14:textId="77777777" w:rsidR="000A6B49" w:rsidRDefault="000A6B49" w:rsidP="007413DA">
            <w:r>
              <w:t>7/16/2016</w:t>
            </w:r>
          </w:p>
        </w:tc>
      </w:tr>
      <w:tr w:rsidR="000A6B49" w:rsidRPr="00A8639A" w14:paraId="390EA4A1" w14:textId="77777777" w:rsidTr="004C0946">
        <w:trPr>
          <w:cantSplit/>
        </w:trPr>
        <w:tc>
          <w:tcPr>
            <w:tcW w:w="606" w:type="dxa"/>
          </w:tcPr>
          <w:p w14:paraId="15375671" w14:textId="77777777" w:rsidR="000A6B49" w:rsidRDefault="000A6B49" w:rsidP="007413DA">
            <w:r>
              <w:t>10</w:t>
            </w:r>
          </w:p>
        </w:tc>
        <w:tc>
          <w:tcPr>
            <w:tcW w:w="1240" w:type="dxa"/>
          </w:tcPr>
          <w:p w14:paraId="06FBDDD5" w14:textId="77777777" w:rsidR="000A6B49" w:rsidRDefault="000A6B49" w:rsidP="007413DA">
            <w:r>
              <w:t>W2</w:t>
            </w:r>
          </w:p>
        </w:tc>
        <w:tc>
          <w:tcPr>
            <w:tcW w:w="1484" w:type="dxa"/>
          </w:tcPr>
          <w:p w14:paraId="0779F160" w14:textId="77777777" w:rsidR="000A6B49" w:rsidRDefault="000A6B49" w:rsidP="007413DA">
            <w:r>
              <w:t>TSR output</w:t>
            </w:r>
          </w:p>
        </w:tc>
        <w:tc>
          <w:tcPr>
            <w:tcW w:w="4158" w:type="dxa"/>
          </w:tcPr>
          <w:p w14:paraId="6C2D9DC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Changed TSR file so that the first 11 lines of header are eliminated to facilitate graphing. Also, the name of the filetype in the control file is now read and used for the output file. Hence, using the TSR FILENAME of ‘tsr.csv’ will produce csv files that are immediately opened in Excel for viewing again making it easier for post-processing.</w:t>
            </w:r>
          </w:p>
        </w:tc>
        <w:tc>
          <w:tcPr>
            <w:tcW w:w="1355" w:type="dxa"/>
          </w:tcPr>
          <w:p w14:paraId="2D0BCEF0" w14:textId="77777777" w:rsidR="000A6B49" w:rsidRDefault="000A6B49" w:rsidP="007413DA">
            <w:r>
              <w:t>8/1/2016</w:t>
            </w:r>
          </w:p>
        </w:tc>
      </w:tr>
      <w:tr w:rsidR="000A6B49" w:rsidRPr="00A8639A" w14:paraId="51E5CFED" w14:textId="77777777" w:rsidTr="004C0946">
        <w:trPr>
          <w:cantSplit/>
        </w:trPr>
        <w:tc>
          <w:tcPr>
            <w:tcW w:w="606" w:type="dxa"/>
          </w:tcPr>
          <w:p w14:paraId="01CE8D5B" w14:textId="77777777" w:rsidR="000A6B49" w:rsidRDefault="000A6B49" w:rsidP="007413DA">
            <w:r>
              <w:lastRenderedPageBreak/>
              <w:t>11</w:t>
            </w:r>
          </w:p>
        </w:tc>
        <w:tc>
          <w:tcPr>
            <w:tcW w:w="1240" w:type="dxa"/>
          </w:tcPr>
          <w:p w14:paraId="6C119FDE" w14:textId="77777777" w:rsidR="000A6B49" w:rsidRDefault="000A6B49" w:rsidP="007413DA">
            <w:r>
              <w:t>PRE</w:t>
            </w:r>
          </w:p>
        </w:tc>
        <w:tc>
          <w:tcPr>
            <w:tcW w:w="1484" w:type="dxa"/>
          </w:tcPr>
          <w:p w14:paraId="7B2EF03F" w14:textId="77777777" w:rsidR="000A6B49" w:rsidRDefault="000A6B49" w:rsidP="007413DA">
            <w:r>
              <w:t>Met file checks</w:t>
            </w:r>
          </w:p>
        </w:tc>
        <w:tc>
          <w:tcPr>
            <w:tcW w:w="4158" w:type="dxa"/>
          </w:tcPr>
          <w:p w14:paraId="52C3A7AF"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preprocessor has been enhanced with more model file checks. This program now has summaries of meteorological data (min, max, average) for each waterbody in the pre.opt file as well as further logical checks on values of these averages. These summaries are another check on the correctness of the input met data file. A typical result in pre.opt is shown below:</w:t>
            </w:r>
          </w:p>
          <w:p w14:paraId="3704B5B9"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Meteorological Data Input Summary</w:t>
            </w:r>
          </w:p>
          <w:p w14:paraId="345054C9" w14:textId="5804445C" w:rsidR="000A6B49" w:rsidRPr="005C131A" w:rsidRDefault="000A6B49" w:rsidP="007413DA">
            <w:pPr>
              <w:rPr>
                <w:rFonts w:ascii="Calibri" w:hAnsi="Calibri" w:cs="Calibri"/>
                <w:sz w:val="18"/>
                <w:szCs w:val="18"/>
              </w:rPr>
            </w:pPr>
            <w:r w:rsidRPr="005C131A">
              <w:rPr>
                <w:rFonts w:ascii="Calibri" w:hAnsi="Calibri" w:cs="Calibri"/>
                <w:sz w:val="18"/>
                <w:szCs w:val="18"/>
              </w:rPr>
              <w:t xml:space="preserve">    Parameter   Waterbody   Average Value    Maximum     Minimum</w:t>
            </w:r>
          </w:p>
          <w:p w14:paraId="08D16C27" w14:textId="77777777" w:rsidR="000A6B49" w:rsidRPr="005C131A" w:rsidRDefault="000A6B49" w:rsidP="007413DA">
            <w:pPr>
              <w:rPr>
                <w:rFonts w:ascii="Courier New" w:hAnsi="Courier New" w:cs="Courier New"/>
                <w:sz w:val="16"/>
                <w:szCs w:val="16"/>
              </w:rPr>
            </w:pPr>
            <w:r w:rsidRPr="007C3141">
              <w:rPr>
                <w:rFonts w:ascii="Courier New" w:hAnsi="Courier New" w:cs="Courier New"/>
                <w:sz w:val="10"/>
                <w:szCs w:val="16"/>
              </w:rPr>
              <w:t xml:space="preserve">    </w:t>
            </w:r>
            <w:r w:rsidRPr="005C131A">
              <w:rPr>
                <w:rFonts w:ascii="Courier New" w:hAnsi="Courier New" w:cs="Courier New"/>
                <w:sz w:val="16"/>
                <w:szCs w:val="16"/>
              </w:rPr>
              <w:t>TAIR(C)          1           10.553       37.780     -11.940</w:t>
            </w:r>
          </w:p>
          <w:p w14:paraId="652ED26E"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TDEW(C)          1            6.935       19.500     -17.670</w:t>
            </w:r>
          </w:p>
          <w:p w14:paraId="504BC3FD"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WIND(m/</w:t>
            </w:r>
            <w:proofErr w:type="gramStart"/>
            <w:r w:rsidRPr="005C131A">
              <w:rPr>
                <w:rFonts w:ascii="Courier New" w:hAnsi="Courier New" w:cs="Courier New"/>
                <w:sz w:val="16"/>
                <w:szCs w:val="16"/>
              </w:rPr>
              <w:t xml:space="preserve">s)   </w:t>
            </w:r>
            <w:proofErr w:type="gramEnd"/>
            <w:r w:rsidRPr="005C131A">
              <w:rPr>
                <w:rFonts w:ascii="Courier New" w:hAnsi="Courier New" w:cs="Courier New"/>
                <w:sz w:val="16"/>
                <w:szCs w:val="16"/>
              </w:rPr>
              <w:t xml:space="preserve">     1            1.337       12.440       0.000</w:t>
            </w:r>
          </w:p>
          <w:p w14:paraId="05AAAEAF"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PHI(</w:t>
            </w:r>
            <w:proofErr w:type="gramEnd"/>
            <w:r w:rsidRPr="005C131A">
              <w:rPr>
                <w:rFonts w:ascii="Courier New" w:hAnsi="Courier New" w:cs="Courier New"/>
                <w:sz w:val="16"/>
                <w:szCs w:val="16"/>
              </w:rPr>
              <w:t>rad)         1            3.426        6.280       0.000</w:t>
            </w:r>
          </w:p>
          <w:p w14:paraId="7FFC2705"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CLOUD(</w:t>
            </w:r>
            <w:proofErr w:type="gramEnd"/>
            <w:r w:rsidRPr="005C131A">
              <w:rPr>
                <w:rFonts w:ascii="Courier New" w:hAnsi="Courier New" w:cs="Courier New"/>
                <w:sz w:val="16"/>
                <w:szCs w:val="16"/>
              </w:rPr>
              <w:t>0-10)      1            7.367        9.720       0.000</w:t>
            </w:r>
          </w:p>
          <w:p w14:paraId="0771D48B"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SRO(W/m2)        1            0.000        0.000       0.000</w:t>
            </w:r>
          </w:p>
          <w:p w14:paraId="34F3975D" w14:textId="77777777" w:rsidR="000A6B49" w:rsidRPr="005C131A" w:rsidRDefault="000A6B49" w:rsidP="007413DA">
            <w:pPr>
              <w:rPr>
                <w:rFonts w:ascii="Courier New" w:hAnsi="Courier New" w:cs="Courier New"/>
                <w:sz w:val="16"/>
                <w:szCs w:val="16"/>
              </w:rPr>
            </w:pPr>
          </w:p>
          <w:p w14:paraId="00028D7A"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TAIR(C)          2           10.553       37.780     -11.940</w:t>
            </w:r>
          </w:p>
          <w:p w14:paraId="7CFA27C1"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TDEW(C)          2            6.935       19.500     -17.670</w:t>
            </w:r>
          </w:p>
          <w:p w14:paraId="23D41E4A"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WIND(m/</w:t>
            </w:r>
            <w:proofErr w:type="gramStart"/>
            <w:r w:rsidRPr="005C131A">
              <w:rPr>
                <w:rFonts w:ascii="Courier New" w:hAnsi="Courier New" w:cs="Courier New"/>
                <w:sz w:val="16"/>
                <w:szCs w:val="16"/>
              </w:rPr>
              <w:t xml:space="preserve">s)   </w:t>
            </w:r>
            <w:proofErr w:type="gramEnd"/>
            <w:r w:rsidRPr="005C131A">
              <w:rPr>
                <w:rFonts w:ascii="Courier New" w:hAnsi="Courier New" w:cs="Courier New"/>
                <w:sz w:val="16"/>
                <w:szCs w:val="16"/>
              </w:rPr>
              <w:t xml:space="preserve">     2            1.337       12.440       0.000</w:t>
            </w:r>
          </w:p>
          <w:p w14:paraId="1B9AB202"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PHI(</w:t>
            </w:r>
            <w:proofErr w:type="gramEnd"/>
            <w:r w:rsidRPr="005C131A">
              <w:rPr>
                <w:rFonts w:ascii="Courier New" w:hAnsi="Courier New" w:cs="Courier New"/>
                <w:sz w:val="16"/>
                <w:szCs w:val="16"/>
              </w:rPr>
              <w:t>rad)         2            3.426        6.280       0.000</w:t>
            </w:r>
          </w:p>
          <w:p w14:paraId="18ABC840"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CLOUD(</w:t>
            </w:r>
            <w:proofErr w:type="gramEnd"/>
            <w:r w:rsidRPr="005C131A">
              <w:rPr>
                <w:rFonts w:ascii="Courier New" w:hAnsi="Courier New" w:cs="Courier New"/>
                <w:sz w:val="16"/>
                <w:szCs w:val="16"/>
              </w:rPr>
              <w:t>0-10)      2            7.367        9.720       0.000</w:t>
            </w:r>
          </w:p>
          <w:p w14:paraId="112E0AB5" w14:textId="77777777" w:rsidR="000A6B49" w:rsidRPr="005C131A" w:rsidRDefault="000A6B49" w:rsidP="007413DA">
            <w:pPr>
              <w:rPr>
                <w:rFonts w:ascii="Calibri" w:hAnsi="Calibri" w:cs="Calibri"/>
                <w:sz w:val="18"/>
                <w:szCs w:val="18"/>
              </w:rPr>
            </w:pPr>
            <w:r w:rsidRPr="005C131A">
              <w:rPr>
                <w:rFonts w:ascii="Courier New" w:hAnsi="Courier New" w:cs="Courier New"/>
                <w:sz w:val="16"/>
                <w:szCs w:val="16"/>
              </w:rPr>
              <w:t xml:space="preserve">    SRO(W/m2)        2</w:t>
            </w:r>
            <w:r w:rsidRPr="005C131A">
              <w:rPr>
                <w:rFonts w:ascii="Courier New" w:hAnsi="Courier New" w:cs="Courier New"/>
                <w:sz w:val="18"/>
                <w:szCs w:val="18"/>
              </w:rPr>
              <w:t xml:space="preserve">            0.000        0.000       0.000</w:t>
            </w:r>
          </w:p>
        </w:tc>
        <w:tc>
          <w:tcPr>
            <w:tcW w:w="1355" w:type="dxa"/>
          </w:tcPr>
          <w:p w14:paraId="2E5D71DC" w14:textId="77777777" w:rsidR="000A6B49" w:rsidRDefault="000A6B49" w:rsidP="007413DA">
            <w:r>
              <w:t>10/30/16</w:t>
            </w:r>
          </w:p>
        </w:tc>
      </w:tr>
      <w:tr w:rsidR="000A6B49" w:rsidRPr="00A8639A" w14:paraId="60D2EAE8" w14:textId="77777777" w:rsidTr="004C0946">
        <w:trPr>
          <w:cantSplit/>
        </w:trPr>
        <w:tc>
          <w:tcPr>
            <w:tcW w:w="606" w:type="dxa"/>
          </w:tcPr>
          <w:p w14:paraId="78668A1D" w14:textId="77777777" w:rsidR="000A6B49" w:rsidRDefault="000A6B49" w:rsidP="007413DA">
            <w:r>
              <w:t>12</w:t>
            </w:r>
          </w:p>
        </w:tc>
        <w:tc>
          <w:tcPr>
            <w:tcW w:w="1240" w:type="dxa"/>
          </w:tcPr>
          <w:p w14:paraId="10CD84A2" w14:textId="77777777" w:rsidR="000A6B49" w:rsidRDefault="000A6B49" w:rsidP="007413DA">
            <w:r>
              <w:t>PRE</w:t>
            </w:r>
          </w:p>
        </w:tc>
        <w:tc>
          <w:tcPr>
            <w:tcW w:w="1484" w:type="dxa"/>
          </w:tcPr>
          <w:p w14:paraId="3765E556" w14:textId="77777777" w:rsidR="000A6B49" w:rsidRDefault="000A6B49" w:rsidP="007413DA">
            <w:r>
              <w:t>Distributed concentration checks</w:t>
            </w:r>
          </w:p>
        </w:tc>
        <w:tc>
          <w:tcPr>
            <w:tcW w:w="4158" w:type="dxa"/>
          </w:tcPr>
          <w:p w14:paraId="5B1BEDB5" w14:textId="77777777" w:rsidR="000A6B49" w:rsidRPr="005C131A" w:rsidRDefault="000A6B49" w:rsidP="007413DA">
            <w:pPr>
              <w:pStyle w:val="PlainText"/>
              <w:rPr>
                <w:rFonts w:ascii="Calibri" w:hAnsi="Calibri" w:cs="Calibri"/>
                <w:sz w:val="18"/>
                <w:szCs w:val="18"/>
              </w:rPr>
            </w:pPr>
            <w:r w:rsidRPr="005C131A">
              <w:rPr>
                <w:rFonts w:ascii="Calibri" w:hAnsi="Calibri" w:cs="Calibri"/>
                <w:sz w:val="18"/>
                <w:szCs w:val="18"/>
              </w:rPr>
              <w:t xml:space="preserve">Added checks for average, min, and max inflow concentrations for all distributed tributaries. These are written out to the </w:t>
            </w:r>
            <w:r w:rsidRPr="005C131A">
              <w:rPr>
                <w:rFonts w:ascii="Calibri" w:hAnsi="Calibri" w:cs="Calibri"/>
                <w:b/>
                <w:bCs/>
                <w:sz w:val="18"/>
                <w:szCs w:val="18"/>
              </w:rPr>
              <w:t>pre.opt</w:t>
            </w:r>
            <w:r w:rsidRPr="005C131A">
              <w:rPr>
                <w:rFonts w:ascii="Calibri" w:hAnsi="Calibri" w:cs="Calibri"/>
                <w:sz w:val="18"/>
                <w:szCs w:val="18"/>
              </w:rPr>
              <w:t xml:space="preserve"> file</w:t>
            </w:r>
          </w:p>
        </w:tc>
        <w:tc>
          <w:tcPr>
            <w:tcW w:w="1355" w:type="dxa"/>
          </w:tcPr>
          <w:p w14:paraId="597B0DF2" w14:textId="77777777" w:rsidR="000A6B49" w:rsidRDefault="000A6B49" w:rsidP="007413DA">
            <w:r>
              <w:t>11/1/16</w:t>
            </w:r>
          </w:p>
        </w:tc>
      </w:tr>
      <w:tr w:rsidR="000A6B49" w:rsidRPr="00A8639A" w14:paraId="21F9BAA5" w14:textId="77777777" w:rsidTr="004C0946">
        <w:trPr>
          <w:cantSplit/>
        </w:trPr>
        <w:tc>
          <w:tcPr>
            <w:tcW w:w="606" w:type="dxa"/>
          </w:tcPr>
          <w:p w14:paraId="168AB900" w14:textId="77777777" w:rsidR="000A6B49" w:rsidRDefault="000A6B49" w:rsidP="007413DA">
            <w:r>
              <w:t>13</w:t>
            </w:r>
          </w:p>
        </w:tc>
        <w:tc>
          <w:tcPr>
            <w:tcW w:w="1240" w:type="dxa"/>
          </w:tcPr>
          <w:p w14:paraId="62E7EBFF" w14:textId="77777777" w:rsidR="000A6B49" w:rsidRDefault="000A6B49" w:rsidP="007413DA">
            <w:r>
              <w:t>PRE</w:t>
            </w:r>
          </w:p>
        </w:tc>
        <w:tc>
          <w:tcPr>
            <w:tcW w:w="1484" w:type="dxa"/>
          </w:tcPr>
          <w:p w14:paraId="76557BE9" w14:textId="77777777" w:rsidR="000A6B49" w:rsidRDefault="000A6B49" w:rsidP="007413DA">
            <w:r>
              <w:t>LPR input</w:t>
            </w:r>
          </w:p>
        </w:tc>
        <w:tc>
          <w:tcPr>
            <w:tcW w:w="4158" w:type="dxa"/>
          </w:tcPr>
          <w:p w14:paraId="487F9786" w14:textId="77777777" w:rsidR="000A6B49" w:rsidRPr="005C131A" w:rsidRDefault="000A6B49" w:rsidP="007413DA">
            <w:pPr>
              <w:pStyle w:val="PlainText"/>
              <w:rPr>
                <w:rFonts w:ascii="Calibri" w:hAnsi="Calibri" w:cs="Calibri"/>
                <w:sz w:val="18"/>
                <w:szCs w:val="18"/>
              </w:rPr>
            </w:pPr>
            <w:r w:rsidRPr="005C131A">
              <w:rPr>
                <w:rFonts w:ascii="Calibri" w:hAnsi="Calibri" w:cs="Calibri"/>
                <w:sz w:val="18"/>
                <w:szCs w:val="18"/>
              </w:rPr>
              <w:t>For LPR file inputs for temperature, the preprocessor reports an error when using LPR input. The code incorrectly used KT rather than KTWB(JW). [This also affects V3.7 preprocessor.]</w:t>
            </w:r>
          </w:p>
        </w:tc>
        <w:tc>
          <w:tcPr>
            <w:tcW w:w="1355" w:type="dxa"/>
          </w:tcPr>
          <w:p w14:paraId="61E4CF83" w14:textId="77777777" w:rsidR="000A6B49" w:rsidRDefault="000A6B49" w:rsidP="007413DA">
            <w:r>
              <w:t>11/9/2016</w:t>
            </w:r>
          </w:p>
        </w:tc>
      </w:tr>
      <w:tr w:rsidR="000A6B49" w:rsidRPr="00A8639A" w14:paraId="004ACA2B" w14:textId="77777777" w:rsidTr="004C0946">
        <w:trPr>
          <w:cantSplit/>
        </w:trPr>
        <w:tc>
          <w:tcPr>
            <w:tcW w:w="606" w:type="dxa"/>
          </w:tcPr>
          <w:p w14:paraId="047A0E8E" w14:textId="77777777" w:rsidR="000A6B49" w:rsidRDefault="000A6B49" w:rsidP="007413DA">
            <w:r>
              <w:t>14</w:t>
            </w:r>
          </w:p>
        </w:tc>
        <w:tc>
          <w:tcPr>
            <w:tcW w:w="1240" w:type="dxa"/>
          </w:tcPr>
          <w:p w14:paraId="598D236B" w14:textId="77777777" w:rsidR="000A6B49" w:rsidRDefault="000A6B49" w:rsidP="007413DA">
            <w:r>
              <w:t>W2</w:t>
            </w:r>
          </w:p>
        </w:tc>
        <w:tc>
          <w:tcPr>
            <w:tcW w:w="1484" w:type="dxa"/>
          </w:tcPr>
          <w:p w14:paraId="1694A4CD" w14:textId="77777777" w:rsidR="000A6B49" w:rsidRDefault="000A6B49" w:rsidP="007413DA">
            <w:r>
              <w:t>Model update</w:t>
            </w:r>
          </w:p>
        </w:tc>
        <w:tc>
          <w:tcPr>
            <w:tcW w:w="4158" w:type="dxa"/>
          </w:tcPr>
          <w:p w14:paraId="5F8319A6" w14:textId="69B0C6E6" w:rsidR="000A6B49" w:rsidRPr="00DE4F59" w:rsidRDefault="000A6B49" w:rsidP="007413DA">
            <w:pPr>
              <w:pStyle w:val="PlainText"/>
              <w:rPr>
                <w:rFonts w:ascii="Calibri" w:hAnsi="Calibri" w:cs="Calibri"/>
                <w:sz w:val="18"/>
                <w:szCs w:val="18"/>
              </w:rPr>
            </w:pPr>
            <w:r w:rsidRPr="00DE4F59">
              <w:rPr>
                <w:rFonts w:ascii="Calibri" w:hAnsi="Calibri" w:cs="Calibri"/>
                <w:sz w:val="18"/>
                <w:szCs w:val="18"/>
              </w:rPr>
              <w:t xml:space="preserve">The model executables were updated from Intel Fortran Compiler #14 to Intel Fortran compiler #17. Also, the flag to initialize all variables to zero was enforced. There are many variables in the new sediment diagenesis model that need to be explicitly set to zero. These initializations will be made in the code in the future so that setting this flag will be unnecessary. </w:t>
            </w:r>
          </w:p>
        </w:tc>
        <w:tc>
          <w:tcPr>
            <w:tcW w:w="1355" w:type="dxa"/>
          </w:tcPr>
          <w:p w14:paraId="437BD297" w14:textId="77777777" w:rsidR="000A6B49" w:rsidRDefault="000A6B49" w:rsidP="007413DA">
            <w:r>
              <w:t>11/17/2016</w:t>
            </w:r>
          </w:p>
        </w:tc>
      </w:tr>
      <w:tr w:rsidR="000A6B49" w:rsidRPr="00A8639A" w14:paraId="7BD839B9" w14:textId="77777777" w:rsidTr="004C0946">
        <w:trPr>
          <w:cantSplit/>
        </w:trPr>
        <w:tc>
          <w:tcPr>
            <w:tcW w:w="606" w:type="dxa"/>
          </w:tcPr>
          <w:p w14:paraId="503A88E5" w14:textId="77777777" w:rsidR="000A6B49" w:rsidRDefault="000A6B49" w:rsidP="007413DA">
            <w:r>
              <w:t>15</w:t>
            </w:r>
          </w:p>
        </w:tc>
        <w:tc>
          <w:tcPr>
            <w:tcW w:w="1240" w:type="dxa"/>
          </w:tcPr>
          <w:p w14:paraId="70A298A6" w14:textId="77777777" w:rsidR="000A6B49" w:rsidRDefault="000A6B49" w:rsidP="007413DA">
            <w:r>
              <w:t>W2 and PRE</w:t>
            </w:r>
          </w:p>
        </w:tc>
        <w:tc>
          <w:tcPr>
            <w:tcW w:w="1484" w:type="dxa"/>
          </w:tcPr>
          <w:p w14:paraId="28C71044" w14:textId="77777777" w:rsidR="000A6B49" w:rsidRDefault="000A6B49" w:rsidP="007413DA">
            <w:r>
              <w:t>Code updates</w:t>
            </w:r>
          </w:p>
        </w:tc>
        <w:tc>
          <w:tcPr>
            <w:tcW w:w="4158" w:type="dxa"/>
          </w:tcPr>
          <w:p w14:paraId="77C7D332" w14:textId="77777777" w:rsidR="000A6B49" w:rsidRPr="00337C3B" w:rsidRDefault="000A6B49" w:rsidP="007413DA">
            <w:pPr>
              <w:pStyle w:val="PlainText"/>
              <w:rPr>
                <w:rFonts w:ascii="Calibri" w:hAnsi="Calibri" w:cs="Calibri"/>
                <w:sz w:val="18"/>
                <w:szCs w:val="18"/>
              </w:rPr>
            </w:pPr>
            <w:r w:rsidRPr="00DE4F59">
              <w:rPr>
                <w:rFonts w:ascii="Calibri" w:hAnsi="Calibri" w:cs="Calibri"/>
                <w:sz w:val="18"/>
                <w:szCs w:val="18"/>
              </w:rPr>
              <w:t>A couple code updates were made as a result of using the Intel Fortran Version 17 compiler. The new compiler did not like some of the older implementations. These were minor updates.</w:t>
            </w:r>
          </w:p>
        </w:tc>
        <w:tc>
          <w:tcPr>
            <w:tcW w:w="1355" w:type="dxa"/>
          </w:tcPr>
          <w:p w14:paraId="47FE24D7" w14:textId="77777777" w:rsidR="000A6B49" w:rsidRDefault="000A6B49" w:rsidP="007413DA">
            <w:r>
              <w:t>11/22/2016</w:t>
            </w:r>
          </w:p>
        </w:tc>
      </w:tr>
      <w:tr w:rsidR="000A6B49" w:rsidRPr="00A8639A" w14:paraId="6C253464" w14:textId="77777777" w:rsidTr="004C0946">
        <w:trPr>
          <w:cantSplit/>
        </w:trPr>
        <w:tc>
          <w:tcPr>
            <w:tcW w:w="606" w:type="dxa"/>
          </w:tcPr>
          <w:p w14:paraId="312B6472" w14:textId="77777777" w:rsidR="000A6B49" w:rsidRDefault="000A6B49" w:rsidP="007413DA">
            <w:r>
              <w:lastRenderedPageBreak/>
              <w:t>16</w:t>
            </w:r>
          </w:p>
        </w:tc>
        <w:tc>
          <w:tcPr>
            <w:tcW w:w="1240" w:type="dxa"/>
          </w:tcPr>
          <w:p w14:paraId="68B9352A" w14:textId="77777777" w:rsidR="000A6B49" w:rsidRDefault="000A6B49" w:rsidP="007413DA">
            <w:r>
              <w:t>W2</w:t>
            </w:r>
          </w:p>
        </w:tc>
        <w:tc>
          <w:tcPr>
            <w:tcW w:w="1484" w:type="dxa"/>
          </w:tcPr>
          <w:p w14:paraId="24397E9A" w14:textId="77777777" w:rsidR="000A6B49" w:rsidRDefault="000A6B49" w:rsidP="007413DA">
            <w:r>
              <w:t>Output</w:t>
            </w:r>
          </w:p>
        </w:tc>
        <w:tc>
          <w:tcPr>
            <w:tcW w:w="4158" w:type="dxa"/>
          </w:tcPr>
          <w:p w14:paraId="4CBA9477" w14:textId="77777777" w:rsidR="000A6B49" w:rsidRPr="00DE4F59" w:rsidRDefault="000A6B49" w:rsidP="007413DA">
            <w:pPr>
              <w:pStyle w:val="PlainText"/>
              <w:rPr>
                <w:rFonts w:ascii="Calibri" w:hAnsi="Calibri" w:cs="Calibri"/>
                <w:sz w:val="18"/>
                <w:szCs w:val="18"/>
              </w:rPr>
            </w:pPr>
            <w:r w:rsidRPr="00DE4F59">
              <w:rPr>
                <w:rFonts w:ascii="Calibri" w:hAnsi="Calibri" w:cs="Calibri"/>
                <w:sz w:val="18"/>
                <w:szCs w:val="18"/>
              </w:rPr>
              <w:t>Improved clarity of output headers for flux outputs, including units of kg/d in all header titles</w:t>
            </w:r>
          </w:p>
        </w:tc>
        <w:tc>
          <w:tcPr>
            <w:tcW w:w="1355" w:type="dxa"/>
          </w:tcPr>
          <w:p w14:paraId="2CDE6DC0" w14:textId="77777777" w:rsidR="000A6B49" w:rsidRDefault="000A6B49" w:rsidP="007413DA">
            <w:r>
              <w:t>11/28/2016</w:t>
            </w:r>
          </w:p>
        </w:tc>
      </w:tr>
      <w:tr w:rsidR="000A6B49" w:rsidRPr="00A8639A" w14:paraId="549AE514" w14:textId="77777777" w:rsidTr="004C0946">
        <w:trPr>
          <w:cantSplit/>
        </w:trPr>
        <w:tc>
          <w:tcPr>
            <w:tcW w:w="606" w:type="dxa"/>
          </w:tcPr>
          <w:p w14:paraId="6A57D1C4" w14:textId="77777777" w:rsidR="000A6B49" w:rsidRDefault="000A6B49" w:rsidP="007413DA">
            <w:r>
              <w:t>17</w:t>
            </w:r>
          </w:p>
        </w:tc>
        <w:tc>
          <w:tcPr>
            <w:tcW w:w="1240" w:type="dxa"/>
          </w:tcPr>
          <w:p w14:paraId="46174CB5" w14:textId="77777777" w:rsidR="000A6B49" w:rsidRDefault="000A6B49" w:rsidP="007413DA">
            <w:r>
              <w:t>W2</w:t>
            </w:r>
          </w:p>
        </w:tc>
        <w:tc>
          <w:tcPr>
            <w:tcW w:w="1484" w:type="dxa"/>
          </w:tcPr>
          <w:p w14:paraId="06E682F1" w14:textId="77777777" w:rsidR="000A6B49" w:rsidRDefault="000A6B49" w:rsidP="007413DA">
            <w:r>
              <w:t>Output header</w:t>
            </w:r>
          </w:p>
        </w:tc>
        <w:tc>
          <w:tcPr>
            <w:tcW w:w="4158" w:type="dxa"/>
          </w:tcPr>
          <w:p w14:paraId="5439FA18" w14:textId="3F33D357" w:rsidR="000A6B49" w:rsidRDefault="000A6B49" w:rsidP="007413DA">
            <w:pPr>
              <w:pStyle w:val="PlainText"/>
              <w:rPr>
                <w:rFonts w:ascii="Calibri" w:hAnsi="Calibri"/>
                <w:sz w:val="18"/>
                <w:szCs w:val="16"/>
              </w:rPr>
            </w:pPr>
            <w:r>
              <w:rPr>
                <w:rFonts w:ascii="Calibri" w:hAnsi="Calibri"/>
                <w:sz w:val="18"/>
                <w:szCs w:val="16"/>
              </w:rPr>
              <w:t xml:space="preserve">The order of the flux headings in the file </w:t>
            </w:r>
            <w:proofErr w:type="spellStart"/>
            <w:r w:rsidRPr="005C131A">
              <w:rPr>
                <w:rFonts w:ascii="Calibri" w:hAnsi="Calibri"/>
                <w:b/>
                <w:bCs/>
                <w:sz w:val="18"/>
                <w:szCs w:val="16"/>
              </w:rPr>
              <w:t>kflux_jwX.opt</w:t>
            </w:r>
            <w:proofErr w:type="spellEnd"/>
            <w:r w:rsidRPr="003F370B">
              <w:rPr>
                <w:rFonts w:ascii="Calibri" w:hAnsi="Calibri"/>
                <w:sz w:val="18"/>
                <w:szCs w:val="16"/>
              </w:rPr>
              <w:t xml:space="preserve"> </w:t>
            </w:r>
            <w:r>
              <w:rPr>
                <w:rFonts w:ascii="Calibri" w:hAnsi="Calibri"/>
                <w:sz w:val="18"/>
                <w:szCs w:val="16"/>
              </w:rPr>
              <w:t>were switched. The header showed DOAP, DOAR, DOEP, DOER</w:t>
            </w:r>
            <w:r w:rsidR="003F370B">
              <w:rPr>
                <w:rFonts w:ascii="Calibri" w:hAnsi="Calibri"/>
                <w:sz w:val="18"/>
                <w:szCs w:val="16"/>
              </w:rPr>
              <w:t>,</w:t>
            </w:r>
            <w:r>
              <w:rPr>
                <w:rFonts w:ascii="Calibri" w:hAnsi="Calibri"/>
                <w:sz w:val="18"/>
                <w:szCs w:val="16"/>
              </w:rPr>
              <w:t xml:space="preserve"> but it should have been DOAP, DOEP, DOAR, DOER. This is determined from the order in the example problem control files and the User Manual. The example problems and User Manual have all been updated.</w:t>
            </w:r>
          </w:p>
        </w:tc>
        <w:tc>
          <w:tcPr>
            <w:tcW w:w="1355" w:type="dxa"/>
          </w:tcPr>
          <w:p w14:paraId="4F3C3A71" w14:textId="77777777" w:rsidR="000A6B49" w:rsidRDefault="000A6B49" w:rsidP="007413DA">
            <w:r>
              <w:t>11/28/2016</w:t>
            </w:r>
          </w:p>
        </w:tc>
      </w:tr>
      <w:tr w:rsidR="000A6B49" w:rsidRPr="00A8639A" w14:paraId="0C45BD85" w14:textId="77777777" w:rsidTr="004C0946">
        <w:trPr>
          <w:cantSplit/>
        </w:trPr>
        <w:tc>
          <w:tcPr>
            <w:tcW w:w="606" w:type="dxa"/>
          </w:tcPr>
          <w:p w14:paraId="55531CE9" w14:textId="77777777" w:rsidR="000A6B49" w:rsidRDefault="000A6B49" w:rsidP="007413DA">
            <w:r>
              <w:t>18</w:t>
            </w:r>
          </w:p>
        </w:tc>
        <w:tc>
          <w:tcPr>
            <w:tcW w:w="1240" w:type="dxa"/>
          </w:tcPr>
          <w:p w14:paraId="7088FF04" w14:textId="77777777" w:rsidR="000A6B49" w:rsidRDefault="000A6B49" w:rsidP="007413DA">
            <w:r>
              <w:t>W2</w:t>
            </w:r>
          </w:p>
        </w:tc>
        <w:tc>
          <w:tcPr>
            <w:tcW w:w="1484" w:type="dxa"/>
          </w:tcPr>
          <w:p w14:paraId="52AC3DA1" w14:textId="77777777" w:rsidR="000A6B49" w:rsidRDefault="000A6B49" w:rsidP="007413DA">
            <w:r>
              <w:t>Example problems</w:t>
            </w:r>
          </w:p>
        </w:tc>
        <w:tc>
          <w:tcPr>
            <w:tcW w:w="4158" w:type="dxa"/>
          </w:tcPr>
          <w:p w14:paraId="34C52906" w14:textId="77777777" w:rsidR="000A6B49" w:rsidRPr="006464F8" w:rsidRDefault="000A6B49" w:rsidP="005C131A">
            <w:pPr>
              <w:pStyle w:val="TableText0"/>
            </w:pPr>
            <w:r w:rsidRPr="006464F8">
              <w:t>Updated example problems using FIX #10 above where</w:t>
            </w:r>
            <w:r w:rsidRPr="005C131A">
              <w:t xml:space="preserve"> </w:t>
            </w:r>
            <w:proofErr w:type="spellStart"/>
            <w:r w:rsidRPr="005C131A">
              <w:rPr>
                <w:b/>
                <w:bCs/>
              </w:rPr>
              <w:t>tsr</w:t>
            </w:r>
            <w:r w:rsidRPr="005C131A">
              <w:t>.</w:t>
            </w:r>
            <w:r w:rsidRPr="005C131A">
              <w:rPr>
                <w:b/>
                <w:bCs/>
              </w:rPr>
              <w:t>opt</w:t>
            </w:r>
            <w:proofErr w:type="spellEnd"/>
            <w:r w:rsidRPr="005C131A">
              <w:t xml:space="preserve"> </w:t>
            </w:r>
            <w:r w:rsidRPr="006464F8">
              <w:t xml:space="preserve">filename was changed to </w:t>
            </w:r>
            <w:r w:rsidRPr="00DC0EA9">
              <w:rPr>
                <w:b/>
                <w:bCs/>
                <w:rPrChange w:id="157" w:author="Honnalore Steissberg" w:date="2021-09-14T11:46:00Z">
                  <w:rPr/>
                </w:rPrChange>
              </w:rPr>
              <w:t>tsr.csv</w:t>
            </w:r>
            <w:r w:rsidRPr="006464F8">
              <w:t xml:space="preserve"> allowing </w:t>
            </w:r>
            <w:proofErr w:type="spellStart"/>
            <w:r w:rsidRPr="006464F8">
              <w:t>tsr</w:t>
            </w:r>
            <w:proofErr w:type="spellEnd"/>
            <w:r w:rsidRPr="006464F8">
              <w:t xml:space="preserve"> files to open directly in Excel.</w:t>
            </w:r>
          </w:p>
        </w:tc>
        <w:tc>
          <w:tcPr>
            <w:tcW w:w="1355" w:type="dxa"/>
          </w:tcPr>
          <w:p w14:paraId="0AC3955D" w14:textId="77777777" w:rsidR="000A6B49" w:rsidRDefault="000A6B49" w:rsidP="007413DA">
            <w:r>
              <w:t>11/28/2016</w:t>
            </w:r>
          </w:p>
        </w:tc>
      </w:tr>
      <w:tr w:rsidR="000A6B49" w:rsidRPr="00A8639A" w14:paraId="21A4802F" w14:textId="77777777" w:rsidTr="004C0946">
        <w:trPr>
          <w:cantSplit/>
        </w:trPr>
        <w:tc>
          <w:tcPr>
            <w:tcW w:w="606" w:type="dxa"/>
          </w:tcPr>
          <w:p w14:paraId="6A845BA6" w14:textId="77777777" w:rsidR="000A6B49" w:rsidRDefault="000A6B49" w:rsidP="007413DA">
            <w:r>
              <w:t>19</w:t>
            </w:r>
          </w:p>
        </w:tc>
        <w:tc>
          <w:tcPr>
            <w:tcW w:w="1240" w:type="dxa"/>
          </w:tcPr>
          <w:p w14:paraId="72BCE251" w14:textId="77777777" w:rsidR="000A6B49" w:rsidRDefault="000A6B49" w:rsidP="007413DA">
            <w:r>
              <w:t>W2</w:t>
            </w:r>
          </w:p>
        </w:tc>
        <w:tc>
          <w:tcPr>
            <w:tcW w:w="1484" w:type="dxa"/>
          </w:tcPr>
          <w:p w14:paraId="534336A9" w14:textId="77777777" w:rsidR="000A6B49" w:rsidRDefault="000A6B49" w:rsidP="007413DA">
            <w:r>
              <w:t>Algae-Si</w:t>
            </w:r>
          </w:p>
        </w:tc>
        <w:tc>
          <w:tcPr>
            <w:tcW w:w="4158" w:type="dxa"/>
          </w:tcPr>
          <w:p w14:paraId="6AB01531" w14:textId="423F76AA" w:rsidR="000A6B49" w:rsidRDefault="000A6B49" w:rsidP="005C131A">
            <w:pPr>
              <w:pStyle w:val="TableText0"/>
            </w:pPr>
            <w:r>
              <w:t>The flux of Si from dying algae was incorrectly computed. This bug has existed since Version 3.0</w:t>
            </w:r>
            <w:r w:rsidR="003F370B">
              <w:t>,</w:t>
            </w:r>
            <w:r>
              <w:t xml:space="preserve"> when the algorithm was first added to W2. Below is the code fix:</w:t>
            </w:r>
          </w:p>
          <w:p w14:paraId="0029E8AC"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FF"/>
                <w:sz w:val="14"/>
                <w:szCs w:val="19"/>
                <w:highlight w:val="white"/>
              </w:rPr>
              <w:t>ENTRY</w:t>
            </w:r>
            <w:r w:rsidRPr="006464F8">
              <w:rPr>
                <w:rFonts w:ascii="Consolas" w:hAnsi="Consolas" w:cs="Consolas"/>
                <w:color w:val="000000"/>
                <w:sz w:val="14"/>
                <w:szCs w:val="19"/>
                <w:highlight w:val="white"/>
              </w:rPr>
              <w:t xml:space="preserve"> PARTICULATE_SILICA</w:t>
            </w:r>
          </w:p>
          <w:p w14:paraId="62CFC93A"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PSIAM</w:t>
            </w:r>
            <w:proofErr w:type="gramStart"/>
            <w:r w:rsidRPr="006464F8">
              <w:rPr>
                <w:rFonts w:ascii="Consolas" w:hAnsi="Consolas" w:cs="Consolas"/>
                <w:color w:val="000000"/>
                <w:sz w:val="14"/>
                <w:szCs w:val="19"/>
                <w:highlight w:val="white"/>
              </w:rPr>
              <w:t>(:,</w:t>
            </w:r>
            <w:proofErr w:type="gramEnd"/>
            <w:r w:rsidRPr="006464F8">
              <w:rPr>
                <w:rFonts w:ascii="Consolas" w:hAnsi="Consolas" w:cs="Consolas"/>
                <w:color w:val="000000"/>
                <w:sz w:val="14"/>
                <w:szCs w:val="19"/>
                <w:highlight w:val="white"/>
              </w:rPr>
              <w:t>IU:ID) = 0.0</w:t>
            </w:r>
          </w:p>
          <w:p w14:paraId="58679F7F"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I=</w:t>
            </w:r>
            <w:proofErr w:type="gramStart"/>
            <w:r w:rsidRPr="006464F8">
              <w:rPr>
                <w:rFonts w:ascii="Consolas" w:hAnsi="Consolas" w:cs="Consolas"/>
                <w:color w:val="000000"/>
                <w:sz w:val="14"/>
                <w:szCs w:val="19"/>
                <w:highlight w:val="white"/>
              </w:rPr>
              <w:t>IU,ID</w:t>
            </w:r>
            <w:proofErr w:type="gramEnd"/>
          </w:p>
          <w:p w14:paraId="1A5EA2CE"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K=</w:t>
            </w:r>
            <w:proofErr w:type="gramStart"/>
            <w:r w:rsidRPr="006464F8">
              <w:rPr>
                <w:rFonts w:ascii="Consolas" w:hAnsi="Consolas" w:cs="Consolas"/>
                <w:color w:val="000000"/>
                <w:sz w:val="14"/>
                <w:szCs w:val="19"/>
                <w:highlight w:val="white"/>
              </w:rPr>
              <w:t>KT,KB</w:t>
            </w:r>
            <w:proofErr w:type="gramEnd"/>
            <w:r w:rsidRPr="006464F8">
              <w:rPr>
                <w:rFonts w:ascii="Consolas" w:hAnsi="Consolas" w:cs="Consolas"/>
                <w:color w:val="000000"/>
                <w:sz w:val="14"/>
                <w:szCs w:val="19"/>
                <w:highlight w:val="white"/>
              </w:rPr>
              <w:t>(I)</w:t>
            </w:r>
          </w:p>
          <w:p w14:paraId="3B98803E"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JA=</w:t>
            </w:r>
            <w:proofErr w:type="gramStart"/>
            <w:r w:rsidRPr="006464F8">
              <w:rPr>
                <w:rFonts w:ascii="Consolas" w:hAnsi="Consolas" w:cs="Consolas"/>
                <w:color w:val="000000"/>
                <w:sz w:val="14"/>
                <w:szCs w:val="19"/>
                <w:highlight w:val="white"/>
              </w:rPr>
              <w:t>1,NAL</w:t>
            </w:r>
            <w:proofErr w:type="gramEnd"/>
          </w:p>
          <w:p w14:paraId="647CA855"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IF</w:t>
            </w:r>
            <w:r w:rsidRPr="006464F8">
              <w:rPr>
                <w:rFonts w:ascii="Consolas" w:hAnsi="Consolas" w:cs="Consolas"/>
                <w:color w:val="000000"/>
                <w:sz w:val="14"/>
                <w:szCs w:val="19"/>
                <w:highlight w:val="white"/>
              </w:rPr>
              <w:t>(ALG_CALC(JA</w:t>
            </w:r>
            <w:proofErr w:type="gramStart"/>
            <w:r w:rsidRPr="006464F8">
              <w:rPr>
                <w:rFonts w:ascii="Consolas" w:hAnsi="Consolas" w:cs="Consolas"/>
                <w:color w:val="000000"/>
                <w:sz w:val="14"/>
                <w:szCs w:val="19"/>
                <w:highlight w:val="white"/>
              </w:rPr>
              <w:t>))</w:t>
            </w:r>
            <w:r w:rsidRPr="006464F8">
              <w:rPr>
                <w:rFonts w:ascii="Consolas" w:hAnsi="Consolas" w:cs="Consolas"/>
                <w:color w:val="0000FF"/>
                <w:sz w:val="14"/>
                <w:szCs w:val="19"/>
                <w:highlight w:val="white"/>
              </w:rPr>
              <w:t>THEN</w:t>
            </w:r>
            <w:proofErr w:type="gramEnd"/>
          </w:p>
          <w:p w14:paraId="1D52AE9B"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PSIAM(</w:t>
            </w:r>
            <w:proofErr w:type="gramStart"/>
            <w:r w:rsidRPr="006464F8">
              <w:rPr>
                <w:rFonts w:ascii="Consolas" w:hAnsi="Consolas" w:cs="Consolas"/>
                <w:color w:val="000000"/>
                <w:sz w:val="14"/>
                <w:szCs w:val="19"/>
                <w:highlight w:val="white"/>
              </w:rPr>
              <w:t>K,I</w:t>
            </w:r>
            <w:proofErr w:type="gramEnd"/>
            <w:r w:rsidRPr="006464F8">
              <w:rPr>
                <w:rFonts w:ascii="Consolas" w:hAnsi="Consolas" w:cs="Consolas"/>
                <w:color w:val="000000"/>
                <w:sz w:val="14"/>
                <w:szCs w:val="19"/>
                <w:highlight w:val="white"/>
              </w:rPr>
              <w:t xml:space="preserve">) = PSIAM(K,I)+AMR(K,I,JA)*ALG(K,I,JA)*ASI(JA)     </w:t>
            </w:r>
            <w:r w:rsidRPr="006464F8">
              <w:rPr>
                <w:rFonts w:ascii="Consolas" w:hAnsi="Consolas" w:cs="Consolas"/>
                <w:color w:val="008000"/>
                <w:sz w:val="14"/>
                <w:szCs w:val="19"/>
                <w:highlight w:val="white"/>
              </w:rPr>
              <w:t>!   PSI(</w:t>
            </w:r>
            <w:proofErr w:type="gramStart"/>
            <w:r w:rsidRPr="006464F8">
              <w:rPr>
                <w:rFonts w:ascii="Consolas" w:hAnsi="Consolas" w:cs="Consolas"/>
                <w:color w:val="008000"/>
                <w:sz w:val="14"/>
                <w:szCs w:val="19"/>
                <w:highlight w:val="white"/>
              </w:rPr>
              <w:t>K,I</w:t>
            </w:r>
            <w:proofErr w:type="gramEnd"/>
            <w:r w:rsidRPr="006464F8">
              <w:rPr>
                <w:rFonts w:ascii="Consolas" w:hAnsi="Consolas" w:cs="Consolas"/>
                <w:color w:val="008000"/>
                <w:sz w:val="14"/>
                <w:szCs w:val="19"/>
                <w:highlight w:val="white"/>
              </w:rPr>
              <w:t>)   HA-Z  12/2016</w:t>
            </w:r>
          </w:p>
          <w:p w14:paraId="08012F1A" w14:textId="77777777" w:rsidR="000A6B49" w:rsidRPr="002F5F0B" w:rsidRDefault="000A6B49" w:rsidP="007413DA">
            <w:pPr>
              <w:pStyle w:val="PlainText"/>
              <w:rPr>
                <w:rFonts w:ascii="Calibri" w:hAnsi="Calibri"/>
                <w:sz w:val="16"/>
                <w:szCs w:val="16"/>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ENDIF</w:t>
            </w:r>
          </w:p>
        </w:tc>
        <w:tc>
          <w:tcPr>
            <w:tcW w:w="1355" w:type="dxa"/>
          </w:tcPr>
          <w:p w14:paraId="3078B42A" w14:textId="580C4348" w:rsidR="000A6B49" w:rsidRDefault="000A6B49" w:rsidP="007413DA">
            <w:r>
              <w:t>1</w:t>
            </w:r>
            <w:r w:rsidR="003F370B">
              <w:t>,</w:t>
            </w:r>
            <w:r>
              <w:t>2/5/2016</w:t>
            </w:r>
          </w:p>
        </w:tc>
      </w:tr>
      <w:tr w:rsidR="000A6B49" w:rsidRPr="00A8639A" w14:paraId="13A0694F" w14:textId="77777777" w:rsidTr="004C0946">
        <w:trPr>
          <w:cantSplit/>
        </w:trPr>
        <w:tc>
          <w:tcPr>
            <w:tcW w:w="606" w:type="dxa"/>
          </w:tcPr>
          <w:p w14:paraId="3ED64525" w14:textId="77777777" w:rsidR="000A6B49" w:rsidRDefault="000A6B49" w:rsidP="007413DA">
            <w:r>
              <w:t>20</w:t>
            </w:r>
          </w:p>
        </w:tc>
        <w:tc>
          <w:tcPr>
            <w:tcW w:w="1240" w:type="dxa"/>
          </w:tcPr>
          <w:p w14:paraId="3D276D84" w14:textId="77777777" w:rsidR="000A6B49" w:rsidRDefault="000A6B49" w:rsidP="007413DA">
            <w:r>
              <w:t>W2</w:t>
            </w:r>
          </w:p>
        </w:tc>
        <w:tc>
          <w:tcPr>
            <w:tcW w:w="1484" w:type="dxa"/>
          </w:tcPr>
          <w:p w14:paraId="2CA128F6" w14:textId="77777777" w:rsidR="000A6B49" w:rsidRDefault="000A6B49" w:rsidP="007413DA">
            <w:r>
              <w:t>WDO output</w:t>
            </w:r>
          </w:p>
        </w:tc>
        <w:tc>
          <w:tcPr>
            <w:tcW w:w="4158" w:type="dxa"/>
          </w:tcPr>
          <w:p w14:paraId="3DAD2E33" w14:textId="0F5F3740" w:rsidR="000A6B49" w:rsidRDefault="000A6B49" w:rsidP="005C131A">
            <w:pPr>
              <w:pStyle w:val="TableText0"/>
            </w:pPr>
            <w:r>
              <w:t>Enhancement: The Withdrawal output file name WDOFN was unused in the main program. Now the model reads this file and uses the file type for all WDO output files. Previously</w:t>
            </w:r>
            <w:r w:rsidR="002D54DE">
              <w:t>,</w:t>
            </w:r>
            <w:r>
              <w:t xml:space="preserve"> this was hard-wired to ‘opt’ output. Now</w:t>
            </w:r>
            <w:r w:rsidR="00A5673E">
              <w:t>,</w:t>
            </w:r>
            <w:r>
              <w:t xml:space="preserve"> if the user sets WDOFN to </w:t>
            </w:r>
            <w:r w:rsidRPr="005C131A">
              <w:rPr>
                <w:b/>
                <w:bCs/>
              </w:rPr>
              <w:t>wdo.csv</w:t>
            </w:r>
            <w:r w:rsidR="002D54DE">
              <w:rPr>
                <w:b/>
                <w:bCs/>
              </w:rPr>
              <w:t>,</w:t>
            </w:r>
            <w:r>
              <w:t xml:space="preserve"> all the files will be written with the ‘csv’ file type</w:t>
            </w:r>
            <w:r w:rsidR="002D54DE">
              <w:t>,</w:t>
            </w:r>
            <w:r>
              <w:t xml:space="preserve"> facilitating opening in Excel. The files are already in comma delimited format.</w:t>
            </w:r>
          </w:p>
        </w:tc>
        <w:tc>
          <w:tcPr>
            <w:tcW w:w="1355" w:type="dxa"/>
          </w:tcPr>
          <w:p w14:paraId="37D22349" w14:textId="77777777" w:rsidR="000A6B49" w:rsidRDefault="000A6B49" w:rsidP="007413DA">
            <w:r>
              <w:t>12/8/2016</w:t>
            </w:r>
          </w:p>
        </w:tc>
      </w:tr>
      <w:tr w:rsidR="000A6B49" w:rsidRPr="00A8639A" w14:paraId="2F6178A7" w14:textId="77777777" w:rsidTr="004C0946">
        <w:trPr>
          <w:cantSplit/>
        </w:trPr>
        <w:tc>
          <w:tcPr>
            <w:tcW w:w="606" w:type="dxa"/>
          </w:tcPr>
          <w:p w14:paraId="0BF4C19C" w14:textId="77777777" w:rsidR="000A6B49" w:rsidRDefault="000A6B49" w:rsidP="007413DA">
            <w:r>
              <w:t>21</w:t>
            </w:r>
          </w:p>
        </w:tc>
        <w:tc>
          <w:tcPr>
            <w:tcW w:w="1240" w:type="dxa"/>
          </w:tcPr>
          <w:p w14:paraId="47B44335" w14:textId="77777777" w:rsidR="000A6B49" w:rsidRDefault="000A6B49" w:rsidP="007413DA">
            <w:r>
              <w:t>W2</w:t>
            </w:r>
          </w:p>
        </w:tc>
        <w:tc>
          <w:tcPr>
            <w:tcW w:w="1484" w:type="dxa"/>
          </w:tcPr>
          <w:p w14:paraId="6983114F" w14:textId="77777777" w:rsidR="000A6B49" w:rsidRDefault="000A6B49" w:rsidP="007413DA">
            <w:r>
              <w:t>DLT INTER</w:t>
            </w:r>
          </w:p>
        </w:tc>
        <w:tc>
          <w:tcPr>
            <w:tcW w:w="4158" w:type="dxa"/>
          </w:tcPr>
          <w:p w14:paraId="643BE15C" w14:textId="77777777" w:rsidR="000A6B49" w:rsidRDefault="000A6B49" w:rsidP="005C131A">
            <w:pPr>
              <w:pStyle w:val="TableText0"/>
            </w:pPr>
            <w:r>
              <w:t>There was a problem computing the interpolated value of DLTMAX and DLTF when the first value of DLTD was earlier than the start date of the model. This bug was fixed.</w:t>
            </w:r>
          </w:p>
        </w:tc>
        <w:tc>
          <w:tcPr>
            <w:tcW w:w="1355" w:type="dxa"/>
          </w:tcPr>
          <w:p w14:paraId="68416235" w14:textId="77777777" w:rsidR="000A6B49" w:rsidRDefault="000A6B49" w:rsidP="007413DA">
            <w:r>
              <w:t>12/9/2016</w:t>
            </w:r>
          </w:p>
        </w:tc>
      </w:tr>
      <w:tr w:rsidR="000A6B49" w:rsidRPr="00A8639A" w14:paraId="10194FE8" w14:textId="77777777" w:rsidTr="004C0946">
        <w:trPr>
          <w:cantSplit/>
        </w:trPr>
        <w:tc>
          <w:tcPr>
            <w:tcW w:w="606" w:type="dxa"/>
          </w:tcPr>
          <w:p w14:paraId="495E59A3" w14:textId="77777777" w:rsidR="000A6B49" w:rsidRDefault="000A6B49" w:rsidP="007413DA">
            <w:r>
              <w:t>22</w:t>
            </w:r>
          </w:p>
        </w:tc>
        <w:tc>
          <w:tcPr>
            <w:tcW w:w="1240" w:type="dxa"/>
          </w:tcPr>
          <w:p w14:paraId="387B90C4" w14:textId="77777777" w:rsidR="00391691" w:rsidRDefault="000A6B49" w:rsidP="007413DA">
            <w:pPr>
              <w:rPr>
                <w:ins w:id="158" w:author="Honnalore Steissberg" w:date="2021-09-10T17:04:00Z"/>
              </w:rPr>
            </w:pPr>
            <w:r>
              <w:t xml:space="preserve">User </w:t>
            </w:r>
          </w:p>
          <w:p w14:paraId="43A19A2E" w14:textId="45932191" w:rsidR="000A6B49" w:rsidRDefault="000A6B49" w:rsidP="007413DA">
            <w:r>
              <w:t>Manual</w:t>
            </w:r>
          </w:p>
        </w:tc>
        <w:tc>
          <w:tcPr>
            <w:tcW w:w="1484" w:type="dxa"/>
          </w:tcPr>
          <w:p w14:paraId="29A4B9FE" w14:textId="77777777" w:rsidR="000A6B49" w:rsidRDefault="000A6B49" w:rsidP="007413DA">
            <w:r>
              <w:t>Updates</w:t>
            </w:r>
          </w:p>
        </w:tc>
        <w:tc>
          <w:tcPr>
            <w:tcW w:w="4158" w:type="dxa"/>
          </w:tcPr>
          <w:p w14:paraId="2F80129A" w14:textId="3DE1D93E" w:rsidR="000A6B49" w:rsidRDefault="000A6B49" w:rsidP="005C131A">
            <w:pPr>
              <w:pStyle w:val="TableText0"/>
            </w:pPr>
            <w:r>
              <w:t xml:space="preserve">Assorted typos fixed, </w:t>
            </w:r>
            <w:r w:rsidR="00A5673E">
              <w:t xml:space="preserve">and </w:t>
            </w:r>
            <w:r>
              <w:t>better explanatory text,</w:t>
            </w:r>
            <w:r w:rsidR="00A5673E">
              <w:t xml:space="preserve"> </w:t>
            </w:r>
            <w:r>
              <w:t>definitions and units of model parameters</w:t>
            </w:r>
            <w:r w:rsidR="002D54DE">
              <w:t xml:space="preserve"> added</w:t>
            </w:r>
            <w:r>
              <w:t>. This is REV8.</w:t>
            </w:r>
          </w:p>
        </w:tc>
        <w:tc>
          <w:tcPr>
            <w:tcW w:w="1355" w:type="dxa"/>
          </w:tcPr>
          <w:p w14:paraId="5F5662CE" w14:textId="77777777" w:rsidR="000A6B49" w:rsidRDefault="000A6B49" w:rsidP="007413DA">
            <w:r>
              <w:t>1/6/2017, 2/10/2017</w:t>
            </w:r>
          </w:p>
        </w:tc>
      </w:tr>
      <w:tr w:rsidR="000A6B49" w:rsidRPr="00A8639A" w14:paraId="5759E56D" w14:textId="77777777" w:rsidTr="004C0946">
        <w:trPr>
          <w:cantSplit/>
        </w:trPr>
        <w:tc>
          <w:tcPr>
            <w:tcW w:w="606" w:type="dxa"/>
          </w:tcPr>
          <w:p w14:paraId="361B2D4E" w14:textId="77777777" w:rsidR="000A6B49" w:rsidRDefault="000A6B49" w:rsidP="007413DA">
            <w:r>
              <w:t>23</w:t>
            </w:r>
          </w:p>
        </w:tc>
        <w:tc>
          <w:tcPr>
            <w:tcW w:w="1240" w:type="dxa"/>
          </w:tcPr>
          <w:p w14:paraId="4BA5E1C0" w14:textId="77777777" w:rsidR="000A6B49" w:rsidRDefault="000A6B49" w:rsidP="007413DA">
            <w:r>
              <w:t>W2</w:t>
            </w:r>
          </w:p>
        </w:tc>
        <w:tc>
          <w:tcPr>
            <w:tcW w:w="1484" w:type="dxa"/>
          </w:tcPr>
          <w:p w14:paraId="07508BA0" w14:textId="77777777" w:rsidR="001064DA" w:rsidRDefault="000A6B49" w:rsidP="007413DA">
            <w:pPr>
              <w:rPr>
                <w:ins w:id="159" w:author="Honnalore Steissberg" w:date="2021-09-10T16:54:00Z"/>
              </w:rPr>
            </w:pPr>
            <w:r>
              <w:t xml:space="preserve">Output </w:t>
            </w:r>
          </w:p>
          <w:p w14:paraId="35D2697A" w14:textId="086434F7" w:rsidR="000A6B49" w:rsidRDefault="000A6B49" w:rsidP="007413DA">
            <w:r>
              <w:t>format</w:t>
            </w:r>
          </w:p>
        </w:tc>
        <w:tc>
          <w:tcPr>
            <w:tcW w:w="4158" w:type="dxa"/>
          </w:tcPr>
          <w:p w14:paraId="64254848" w14:textId="77777777" w:rsidR="000A6B49" w:rsidRDefault="000A6B49" w:rsidP="005C131A">
            <w:pPr>
              <w:pStyle w:val="TableText0"/>
            </w:pPr>
            <w:r>
              <w:t>Output format changed for Bioenergetics output file</w:t>
            </w:r>
          </w:p>
        </w:tc>
        <w:tc>
          <w:tcPr>
            <w:tcW w:w="1355" w:type="dxa"/>
          </w:tcPr>
          <w:p w14:paraId="0552DFA1" w14:textId="77777777" w:rsidR="000A6B49" w:rsidRDefault="000A6B49" w:rsidP="007413DA">
            <w:r>
              <w:t>1/6/2017</w:t>
            </w:r>
          </w:p>
        </w:tc>
      </w:tr>
      <w:tr w:rsidR="000A6B49" w:rsidRPr="00A8639A" w14:paraId="7F39942C" w14:textId="77777777" w:rsidTr="004C0946">
        <w:trPr>
          <w:cantSplit/>
        </w:trPr>
        <w:tc>
          <w:tcPr>
            <w:tcW w:w="606" w:type="dxa"/>
          </w:tcPr>
          <w:p w14:paraId="2EC35A72" w14:textId="77777777" w:rsidR="000A6B49" w:rsidRDefault="000A6B49" w:rsidP="007413DA">
            <w:r>
              <w:t>24</w:t>
            </w:r>
          </w:p>
        </w:tc>
        <w:tc>
          <w:tcPr>
            <w:tcW w:w="1240" w:type="dxa"/>
          </w:tcPr>
          <w:p w14:paraId="177184B5" w14:textId="77777777" w:rsidR="000A6B49" w:rsidRDefault="000A6B49" w:rsidP="007413DA">
            <w:r>
              <w:t>W2</w:t>
            </w:r>
          </w:p>
        </w:tc>
        <w:tc>
          <w:tcPr>
            <w:tcW w:w="1484" w:type="dxa"/>
          </w:tcPr>
          <w:p w14:paraId="4858DC8F" w14:textId="77777777" w:rsidR="001064DA" w:rsidRDefault="000A6B49" w:rsidP="007413DA">
            <w:pPr>
              <w:rPr>
                <w:ins w:id="160" w:author="Honnalore Steissberg" w:date="2021-09-10T16:54:00Z"/>
              </w:rPr>
            </w:pPr>
            <w:r>
              <w:t xml:space="preserve">TECPLOT </w:t>
            </w:r>
          </w:p>
          <w:p w14:paraId="78FCDD8E" w14:textId="1FA642AE" w:rsidR="000A6B49" w:rsidRDefault="000A6B49" w:rsidP="007413DA">
            <w:r>
              <w:t>output</w:t>
            </w:r>
          </w:p>
        </w:tc>
        <w:tc>
          <w:tcPr>
            <w:tcW w:w="4158" w:type="dxa"/>
          </w:tcPr>
          <w:p w14:paraId="17CC8D92" w14:textId="77777777" w:rsidR="000A6B49" w:rsidRDefault="000A6B49" w:rsidP="005C131A">
            <w:pPr>
              <w:pStyle w:val="TableText0"/>
            </w:pPr>
            <w:r>
              <w:t>Added derived variables to TECPLOT output files (See Contour Plot in User Manual). User Manual updated.</w:t>
            </w:r>
          </w:p>
        </w:tc>
        <w:tc>
          <w:tcPr>
            <w:tcW w:w="1355" w:type="dxa"/>
          </w:tcPr>
          <w:p w14:paraId="1D5FCC9E" w14:textId="77777777" w:rsidR="000A6B49" w:rsidRDefault="000A6B49" w:rsidP="007413DA">
            <w:r>
              <w:t>1/17/2017</w:t>
            </w:r>
          </w:p>
        </w:tc>
      </w:tr>
      <w:tr w:rsidR="000A6B49" w:rsidRPr="00A8639A" w14:paraId="3B1C8187" w14:textId="77777777" w:rsidTr="004C0946">
        <w:trPr>
          <w:cantSplit/>
        </w:trPr>
        <w:tc>
          <w:tcPr>
            <w:tcW w:w="606" w:type="dxa"/>
          </w:tcPr>
          <w:p w14:paraId="5EF666D3" w14:textId="77777777" w:rsidR="000A6B49" w:rsidRDefault="000A6B49" w:rsidP="007413DA">
            <w:r>
              <w:t>25</w:t>
            </w:r>
          </w:p>
        </w:tc>
        <w:tc>
          <w:tcPr>
            <w:tcW w:w="1240" w:type="dxa"/>
          </w:tcPr>
          <w:p w14:paraId="2DD39CD2" w14:textId="77777777" w:rsidR="000A6B49" w:rsidRDefault="000A6B49" w:rsidP="007413DA">
            <w:r>
              <w:t>PREW2</w:t>
            </w:r>
          </w:p>
        </w:tc>
        <w:tc>
          <w:tcPr>
            <w:tcW w:w="1484" w:type="dxa"/>
          </w:tcPr>
          <w:p w14:paraId="2A33FAE8" w14:textId="77777777" w:rsidR="000A6B49" w:rsidRDefault="000A6B49" w:rsidP="007413DA">
            <w:r>
              <w:t>ENVIRPC</w:t>
            </w:r>
          </w:p>
        </w:tc>
        <w:tc>
          <w:tcPr>
            <w:tcW w:w="4158" w:type="dxa"/>
          </w:tcPr>
          <w:p w14:paraId="272D6F39" w14:textId="1C58049B" w:rsidR="000A6B49" w:rsidRDefault="000A6B49" w:rsidP="005C131A">
            <w:pPr>
              <w:pStyle w:val="TableText0"/>
            </w:pPr>
            <w:r>
              <w:t>Checks added for the ENVIRPC input file in the preprocessor.</w:t>
            </w:r>
          </w:p>
        </w:tc>
        <w:tc>
          <w:tcPr>
            <w:tcW w:w="1355" w:type="dxa"/>
          </w:tcPr>
          <w:p w14:paraId="1510A87D" w14:textId="77777777" w:rsidR="000A6B49" w:rsidRDefault="000A6B49" w:rsidP="007413DA">
            <w:r>
              <w:t>2/16/2017</w:t>
            </w:r>
          </w:p>
        </w:tc>
      </w:tr>
      <w:tr w:rsidR="000A6B49" w:rsidRPr="00A8639A" w14:paraId="7FA4AA58" w14:textId="77777777" w:rsidTr="004C0946">
        <w:trPr>
          <w:cantSplit/>
        </w:trPr>
        <w:tc>
          <w:tcPr>
            <w:tcW w:w="606" w:type="dxa"/>
          </w:tcPr>
          <w:p w14:paraId="4FA1E1C6" w14:textId="77777777" w:rsidR="000A6B49" w:rsidRDefault="000A6B49" w:rsidP="007413DA">
            <w:r>
              <w:lastRenderedPageBreak/>
              <w:t>25</w:t>
            </w:r>
          </w:p>
        </w:tc>
        <w:tc>
          <w:tcPr>
            <w:tcW w:w="1240" w:type="dxa"/>
          </w:tcPr>
          <w:p w14:paraId="105F3895" w14:textId="77777777" w:rsidR="000A6B49" w:rsidRDefault="000A6B49" w:rsidP="007413DA">
            <w:r>
              <w:t>W2</w:t>
            </w:r>
          </w:p>
        </w:tc>
        <w:tc>
          <w:tcPr>
            <w:tcW w:w="1484" w:type="dxa"/>
          </w:tcPr>
          <w:p w14:paraId="300A62D4" w14:textId="77777777" w:rsidR="000A6B49" w:rsidRDefault="000A6B49" w:rsidP="007413DA">
            <w:r>
              <w:t>ENVIRPC</w:t>
            </w:r>
          </w:p>
        </w:tc>
        <w:tc>
          <w:tcPr>
            <w:tcW w:w="4158" w:type="dxa"/>
          </w:tcPr>
          <w:p w14:paraId="197E296C" w14:textId="77B5630E" w:rsidR="000A6B49" w:rsidRDefault="000A6B49" w:rsidP="007413DA">
            <w:pPr>
              <w:pStyle w:val="PlainText"/>
              <w:rPr>
                <w:rFonts w:ascii="Calibri" w:hAnsi="Calibri"/>
                <w:sz w:val="18"/>
                <w:szCs w:val="16"/>
              </w:rPr>
            </w:pPr>
            <w:r>
              <w:rPr>
                <w:rFonts w:ascii="Calibri" w:hAnsi="Calibri"/>
                <w:sz w:val="18"/>
                <w:szCs w:val="16"/>
              </w:rPr>
              <w:t xml:space="preserve">Fixed several minor bugs in the ENVIRPC subroutine and added an enhancement to perform a histogram analysis of water depth. The User Manual was updated to reflect this new enhancement as well as the new csv output format and file names. The example problems were updated with new </w:t>
            </w:r>
            <w:r w:rsidRPr="00782BBE">
              <w:rPr>
                <w:rFonts w:ascii="Calibri" w:hAnsi="Calibri"/>
                <w:b/>
                <w:bCs/>
                <w:sz w:val="18"/>
                <w:szCs w:val="16"/>
              </w:rPr>
              <w:t>w2_envirprf.npt</w:t>
            </w:r>
            <w:r>
              <w:rPr>
                <w:rFonts w:ascii="Calibri" w:hAnsi="Calibri"/>
                <w:sz w:val="18"/>
                <w:szCs w:val="16"/>
              </w:rPr>
              <w:t xml:space="preserve"> files. </w:t>
            </w:r>
          </w:p>
        </w:tc>
        <w:tc>
          <w:tcPr>
            <w:tcW w:w="1355" w:type="dxa"/>
          </w:tcPr>
          <w:p w14:paraId="1807D5E0" w14:textId="77777777" w:rsidR="000A6B49" w:rsidRDefault="000A6B49" w:rsidP="007413DA">
            <w:r>
              <w:t>2/16/2017</w:t>
            </w:r>
          </w:p>
        </w:tc>
      </w:tr>
      <w:tr w:rsidR="000A6B49" w:rsidRPr="00A8639A" w14:paraId="239BCCA3" w14:textId="77777777" w:rsidTr="004C0946">
        <w:trPr>
          <w:cantSplit/>
        </w:trPr>
        <w:tc>
          <w:tcPr>
            <w:tcW w:w="606" w:type="dxa"/>
          </w:tcPr>
          <w:p w14:paraId="6B27E61B" w14:textId="77777777" w:rsidR="000A6B49" w:rsidRDefault="000A6B49" w:rsidP="007413DA">
            <w:r>
              <w:t>26</w:t>
            </w:r>
          </w:p>
        </w:tc>
        <w:tc>
          <w:tcPr>
            <w:tcW w:w="1240" w:type="dxa"/>
          </w:tcPr>
          <w:p w14:paraId="74B388A0" w14:textId="77777777" w:rsidR="000A6B49" w:rsidRDefault="000A6B49" w:rsidP="007413DA">
            <w:r>
              <w:t>W2</w:t>
            </w:r>
          </w:p>
        </w:tc>
        <w:tc>
          <w:tcPr>
            <w:tcW w:w="1484" w:type="dxa"/>
          </w:tcPr>
          <w:p w14:paraId="54BF3309" w14:textId="77777777" w:rsidR="001064DA" w:rsidRDefault="000A6B49" w:rsidP="007413DA">
            <w:r>
              <w:t xml:space="preserve">Head BC </w:t>
            </w:r>
          </w:p>
          <w:p w14:paraId="268D54D8" w14:textId="763119FF" w:rsidR="000A6B49" w:rsidRDefault="000A6B49" w:rsidP="007413DA">
            <w:r>
              <w:t>input files</w:t>
            </w:r>
          </w:p>
        </w:tc>
        <w:tc>
          <w:tcPr>
            <w:tcW w:w="4158" w:type="dxa"/>
          </w:tcPr>
          <w:p w14:paraId="16FC998B" w14:textId="77777777" w:rsidR="000A6B49" w:rsidRDefault="000A6B49" w:rsidP="007413DA">
            <w:pPr>
              <w:pStyle w:val="PlainText"/>
              <w:rPr>
                <w:rFonts w:ascii="Calibri" w:hAnsi="Calibri"/>
                <w:sz w:val="18"/>
                <w:szCs w:val="16"/>
              </w:rPr>
            </w:pPr>
            <w:r>
              <w:rPr>
                <w:rFonts w:ascii="Calibri" w:hAnsi="Calibri"/>
                <w:sz w:val="18"/>
                <w:szCs w:val="16"/>
              </w:rPr>
              <w:t>For head boundary condition input files (both upstream and downstream), the W2 code was updated to include new file formats for these boundary conditions (BCs). They include the older format, a new csv format and a new csv format in case conditions are not stratified at the BC. The User Manual was updated to show these new file formats.</w:t>
            </w:r>
          </w:p>
        </w:tc>
        <w:tc>
          <w:tcPr>
            <w:tcW w:w="1355" w:type="dxa"/>
          </w:tcPr>
          <w:p w14:paraId="739B3060" w14:textId="77777777" w:rsidR="000A6B49" w:rsidRDefault="000A6B49" w:rsidP="007413DA">
            <w:r>
              <w:t>3/3/2017</w:t>
            </w:r>
          </w:p>
        </w:tc>
      </w:tr>
      <w:tr w:rsidR="000A6B49" w:rsidRPr="00A8639A" w14:paraId="4A5CA66F" w14:textId="77777777" w:rsidTr="004C0946">
        <w:trPr>
          <w:cantSplit/>
        </w:trPr>
        <w:tc>
          <w:tcPr>
            <w:tcW w:w="606" w:type="dxa"/>
          </w:tcPr>
          <w:p w14:paraId="2B064323" w14:textId="77777777" w:rsidR="000A6B49" w:rsidRDefault="000A6B49" w:rsidP="007413DA">
            <w:r>
              <w:t>27</w:t>
            </w:r>
          </w:p>
        </w:tc>
        <w:tc>
          <w:tcPr>
            <w:tcW w:w="1240" w:type="dxa"/>
          </w:tcPr>
          <w:p w14:paraId="2A4A58DA" w14:textId="77777777" w:rsidR="000A6B49" w:rsidRDefault="000A6B49" w:rsidP="007413DA">
            <w:r>
              <w:t>PREW2</w:t>
            </w:r>
          </w:p>
        </w:tc>
        <w:tc>
          <w:tcPr>
            <w:tcW w:w="1484" w:type="dxa"/>
          </w:tcPr>
          <w:p w14:paraId="013F7373" w14:textId="77777777" w:rsidR="000A6B49" w:rsidRDefault="000A6B49" w:rsidP="007413DA">
            <w:r>
              <w:t>Head BC checks</w:t>
            </w:r>
          </w:p>
        </w:tc>
        <w:tc>
          <w:tcPr>
            <w:tcW w:w="4158" w:type="dxa"/>
          </w:tcPr>
          <w:p w14:paraId="7A3CA47E" w14:textId="77777777" w:rsidR="000A6B49" w:rsidRDefault="000A6B49" w:rsidP="007413DA">
            <w:pPr>
              <w:pStyle w:val="PlainText"/>
              <w:rPr>
                <w:rFonts w:ascii="Calibri" w:hAnsi="Calibri"/>
                <w:sz w:val="18"/>
                <w:szCs w:val="16"/>
              </w:rPr>
            </w:pPr>
            <w:r>
              <w:rPr>
                <w:rFonts w:ascii="Calibri" w:hAnsi="Calibri"/>
                <w:sz w:val="18"/>
                <w:szCs w:val="16"/>
              </w:rPr>
              <w:t>With the new file format for head BCs in #26 above, the preprocessor was updated to check these new input file formats. Also, additional checks were added to the head BCs.</w:t>
            </w:r>
          </w:p>
        </w:tc>
        <w:tc>
          <w:tcPr>
            <w:tcW w:w="1355" w:type="dxa"/>
          </w:tcPr>
          <w:p w14:paraId="037F6BF1" w14:textId="77777777" w:rsidR="000A6B49" w:rsidRDefault="000A6B49" w:rsidP="007413DA">
            <w:r>
              <w:t>3/3/2017</w:t>
            </w:r>
          </w:p>
        </w:tc>
      </w:tr>
      <w:tr w:rsidR="000A6B49" w:rsidRPr="00A8639A" w14:paraId="3B2BB51B" w14:textId="77777777" w:rsidTr="004C0946">
        <w:trPr>
          <w:cantSplit/>
        </w:trPr>
        <w:tc>
          <w:tcPr>
            <w:tcW w:w="606" w:type="dxa"/>
          </w:tcPr>
          <w:p w14:paraId="5F69DEC4" w14:textId="77777777" w:rsidR="000A6B49" w:rsidRDefault="000A6B49" w:rsidP="007413DA">
            <w:r>
              <w:t>28</w:t>
            </w:r>
          </w:p>
        </w:tc>
        <w:tc>
          <w:tcPr>
            <w:tcW w:w="1240" w:type="dxa"/>
          </w:tcPr>
          <w:p w14:paraId="2A2DB62F" w14:textId="77777777" w:rsidR="00391691" w:rsidRDefault="000A6B49" w:rsidP="007413DA">
            <w:pPr>
              <w:rPr>
                <w:ins w:id="161" w:author="Honnalore Steissberg" w:date="2021-09-10T17:04:00Z"/>
              </w:rPr>
            </w:pPr>
            <w:r>
              <w:t>Water</w:t>
            </w:r>
          </w:p>
          <w:p w14:paraId="7B93FB5D" w14:textId="3CE7F84F" w:rsidR="000A6B49" w:rsidRDefault="000A6B49" w:rsidP="007413DA">
            <w:del w:id="162" w:author="Honnalore Steissberg" w:date="2021-09-10T17:04:00Z">
              <w:r w:rsidDel="00391691">
                <w:delText>-</w:delText>
              </w:r>
            </w:del>
            <w:r>
              <w:t>balance</w:t>
            </w:r>
          </w:p>
        </w:tc>
        <w:tc>
          <w:tcPr>
            <w:tcW w:w="1484" w:type="dxa"/>
          </w:tcPr>
          <w:p w14:paraId="49DC832A" w14:textId="77777777" w:rsidR="001064DA" w:rsidRDefault="000A6B49" w:rsidP="007413DA">
            <w:r>
              <w:t xml:space="preserve">Bug </w:t>
            </w:r>
          </w:p>
          <w:p w14:paraId="771F09C8" w14:textId="08F8BFA3" w:rsidR="000A6B49" w:rsidRDefault="000A6B49" w:rsidP="007413DA">
            <w:r>
              <w:t>fixes/updates</w:t>
            </w:r>
          </w:p>
        </w:tc>
        <w:tc>
          <w:tcPr>
            <w:tcW w:w="4158" w:type="dxa"/>
          </w:tcPr>
          <w:p w14:paraId="7CC7262E" w14:textId="77777777" w:rsidR="000A6B49" w:rsidRDefault="000A6B49" w:rsidP="007413DA">
            <w:pPr>
              <w:pStyle w:val="PlainText"/>
              <w:rPr>
                <w:rFonts w:ascii="Calibri" w:hAnsi="Calibri"/>
                <w:sz w:val="18"/>
                <w:szCs w:val="16"/>
              </w:rPr>
            </w:pPr>
            <w:r>
              <w:rPr>
                <w:rFonts w:ascii="Calibri" w:hAnsi="Calibri"/>
                <w:sz w:val="18"/>
                <w:szCs w:val="16"/>
              </w:rPr>
              <w:t>The water balance utility was updated because of the new input format of TSR output files. See fix #10. Also, a bug was fixed in this code that affected cases when the water level was above the top of the grid.</w:t>
            </w:r>
          </w:p>
        </w:tc>
        <w:tc>
          <w:tcPr>
            <w:tcW w:w="1355" w:type="dxa"/>
          </w:tcPr>
          <w:p w14:paraId="7F109B88" w14:textId="77777777" w:rsidR="000A6B49" w:rsidRDefault="000A6B49" w:rsidP="007413DA">
            <w:r>
              <w:t>3/17/2017</w:t>
            </w:r>
          </w:p>
        </w:tc>
      </w:tr>
      <w:tr w:rsidR="000A6B49" w:rsidRPr="00A8639A" w14:paraId="24E553A8" w14:textId="77777777" w:rsidTr="004C0946">
        <w:trPr>
          <w:cantSplit/>
        </w:trPr>
        <w:tc>
          <w:tcPr>
            <w:tcW w:w="606" w:type="dxa"/>
          </w:tcPr>
          <w:p w14:paraId="16CF9AA9" w14:textId="77777777" w:rsidR="000A6B49" w:rsidRDefault="000A6B49" w:rsidP="007413DA">
            <w:r>
              <w:t>29</w:t>
            </w:r>
          </w:p>
        </w:tc>
        <w:tc>
          <w:tcPr>
            <w:tcW w:w="1240" w:type="dxa"/>
          </w:tcPr>
          <w:p w14:paraId="356D14AB" w14:textId="77777777" w:rsidR="000A6B49" w:rsidRDefault="000A6B49" w:rsidP="007413DA">
            <w:r>
              <w:t>W2</w:t>
            </w:r>
          </w:p>
        </w:tc>
        <w:tc>
          <w:tcPr>
            <w:tcW w:w="1484" w:type="dxa"/>
          </w:tcPr>
          <w:p w14:paraId="34BEC4B4" w14:textId="77777777" w:rsidR="000A6B49" w:rsidRDefault="000A6B49" w:rsidP="007413DA">
            <w:r>
              <w:t>CPL Tecplot</w:t>
            </w:r>
          </w:p>
        </w:tc>
        <w:tc>
          <w:tcPr>
            <w:tcW w:w="4158" w:type="dxa"/>
          </w:tcPr>
          <w:p w14:paraId="158D0C67" w14:textId="77777777" w:rsidR="000A6B49" w:rsidRDefault="000A6B49" w:rsidP="007413DA">
            <w:pPr>
              <w:pStyle w:val="PlainText"/>
              <w:rPr>
                <w:rFonts w:ascii="Calibri" w:hAnsi="Calibri"/>
                <w:sz w:val="18"/>
                <w:szCs w:val="16"/>
              </w:rPr>
            </w:pPr>
            <w:r>
              <w:rPr>
                <w:rFonts w:ascii="Calibri" w:hAnsi="Calibri"/>
                <w:sz w:val="18"/>
                <w:szCs w:val="16"/>
              </w:rPr>
              <w:t>The CPL Tecplot output sometimes did not update the month in the contour plot text files. This has been fixed – thanks to Jung Ma, Hubei University of Technology in Wuhan, for finding it!</w:t>
            </w:r>
          </w:p>
        </w:tc>
        <w:tc>
          <w:tcPr>
            <w:tcW w:w="1355" w:type="dxa"/>
          </w:tcPr>
          <w:p w14:paraId="5F218B2E" w14:textId="77777777" w:rsidR="000A6B49" w:rsidRDefault="000A6B49" w:rsidP="007413DA">
            <w:r>
              <w:t>4/4/2017</w:t>
            </w:r>
          </w:p>
        </w:tc>
      </w:tr>
      <w:tr w:rsidR="000A6B49" w:rsidRPr="00A8639A" w14:paraId="33630895" w14:textId="77777777" w:rsidTr="004C0946">
        <w:trPr>
          <w:cantSplit/>
        </w:trPr>
        <w:tc>
          <w:tcPr>
            <w:tcW w:w="606" w:type="dxa"/>
          </w:tcPr>
          <w:p w14:paraId="0CC715BF" w14:textId="77777777" w:rsidR="000A6B49" w:rsidRDefault="000A6B49" w:rsidP="007413DA">
            <w:r>
              <w:t>30</w:t>
            </w:r>
          </w:p>
        </w:tc>
        <w:tc>
          <w:tcPr>
            <w:tcW w:w="1240" w:type="dxa"/>
          </w:tcPr>
          <w:p w14:paraId="5BB6FC1E" w14:textId="77777777" w:rsidR="00391691" w:rsidRDefault="000A6B49" w:rsidP="007413DA">
            <w:pPr>
              <w:rPr>
                <w:ins w:id="163" w:author="Honnalore Steissberg" w:date="2021-09-10T17:04:00Z"/>
              </w:rPr>
            </w:pPr>
            <w:r>
              <w:t>Water</w:t>
            </w:r>
            <w:del w:id="164" w:author="Honnalore Steissberg" w:date="2021-09-10T17:04:00Z">
              <w:r w:rsidDel="00391691">
                <w:delText>-</w:delText>
              </w:r>
            </w:del>
          </w:p>
          <w:p w14:paraId="4C99FF53" w14:textId="068C9EDB" w:rsidR="000A6B49" w:rsidRDefault="000A6B49" w:rsidP="007413DA">
            <w:r>
              <w:t>balance</w:t>
            </w:r>
          </w:p>
        </w:tc>
        <w:tc>
          <w:tcPr>
            <w:tcW w:w="1484" w:type="dxa"/>
          </w:tcPr>
          <w:p w14:paraId="0D913538" w14:textId="77777777" w:rsidR="00391691" w:rsidRDefault="000A6B49" w:rsidP="007413DA">
            <w:pPr>
              <w:rPr>
                <w:ins w:id="165" w:author="Honnalore Steissberg" w:date="2021-09-10T17:05:00Z"/>
              </w:rPr>
            </w:pPr>
            <w:r>
              <w:t>Water</w:t>
            </w:r>
            <w:ins w:id="166" w:author="Honnalore Steissberg" w:date="2021-09-10T17:04:00Z">
              <w:r w:rsidR="00391691">
                <w:t xml:space="preserve"> </w:t>
              </w:r>
            </w:ins>
          </w:p>
          <w:p w14:paraId="792C997D" w14:textId="736BE731" w:rsidR="00391691" w:rsidRDefault="000A6B49" w:rsidP="007413DA">
            <w:pPr>
              <w:rPr>
                <w:ins w:id="167" w:author="Honnalore Steissberg" w:date="2021-09-10T17:04:00Z"/>
              </w:rPr>
            </w:pPr>
            <w:r>
              <w:t xml:space="preserve">balance </w:t>
            </w:r>
          </w:p>
          <w:p w14:paraId="4AE5032B" w14:textId="10A08575" w:rsidR="000A6B49" w:rsidRDefault="000A6B49" w:rsidP="007413DA">
            <w:r>
              <w:t>manual</w:t>
            </w:r>
          </w:p>
        </w:tc>
        <w:tc>
          <w:tcPr>
            <w:tcW w:w="4158" w:type="dxa"/>
          </w:tcPr>
          <w:p w14:paraId="4EB777AA" w14:textId="3CC18F31" w:rsidR="000A6B49" w:rsidRDefault="000A6B49" w:rsidP="007413DA">
            <w:pPr>
              <w:pStyle w:val="PlainText"/>
              <w:rPr>
                <w:rFonts w:ascii="Calibri" w:hAnsi="Calibri"/>
                <w:sz w:val="18"/>
                <w:szCs w:val="16"/>
              </w:rPr>
            </w:pPr>
            <w:r>
              <w:rPr>
                <w:rFonts w:ascii="Calibri" w:hAnsi="Calibri"/>
                <w:sz w:val="18"/>
                <w:szCs w:val="16"/>
              </w:rPr>
              <w:t>The water</w:t>
            </w:r>
            <w:r w:rsidR="005316AE">
              <w:rPr>
                <w:rFonts w:ascii="Calibri" w:hAnsi="Calibri"/>
                <w:sz w:val="18"/>
                <w:szCs w:val="16"/>
              </w:rPr>
              <w:t xml:space="preserve"> </w:t>
            </w:r>
            <w:r>
              <w:rPr>
                <w:rFonts w:ascii="Calibri" w:hAnsi="Calibri"/>
                <w:sz w:val="18"/>
                <w:szCs w:val="16"/>
              </w:rPr>
              <w:t>balance manual was updated for Version 4.</w:t>
            </w:r>
          </w:p>
        </w:tc>
        <w:tc>
          <w:tcPr>
            <w:tcW w:w="1355" w:type="dxa"/>
          </w:tcPr>
          <w:p w14:paraId="6F7695F0" w14:textId="77777777" w:rsidR="000A6B49" w:rsidRDefault="000A6B49" w:rsidP="007413DA">
            <w:r>
              <w:t>4/14/2017</w:t>
            </w:r>
          </w:p>
        </w:tc>
      </w:tr>
      <w:tr w:rsidR="000A6B49" w:rsidRPr="00A8639A" w14:paraId="24C3E9D4" w14:textId="77777777" w:rsidTr="004C0946">
        <w:trPr>
          <w:cantSplit/>
        </w:trPr>
        <w:tc>
          <w:tcPr>
            <w:tcW w:w="606" w:type="dxa"/>
          </w:tcPr>
          <w:p w14:paraId="794D0149" w14:textId="77777777" w:rsidR="000A6B49" w:rsidRDefault="000A6B49" w:rsidP="007413DA">
            <w:r>
              <w:t>31</w:t>
            </w:r>
          </w:p>
        </w:tc>
        <w:tc>
          <w:tcPr>
            <w:tcW w:w="1240" w:type="dxa"/>
          </w:tcPr>
          <w:p w14:paraId="1A374076" w14:textId="77777777" w:rsidR="000A6B49" w:rsidRDefault="000A6B49" w:rsidP="007413DA">
            <w:r>
              <w:t>W2</w:t>
            </w:r>
          </w:p>
        </w:tc>
        <w:tc>
          <w:tcPr>
            <w:tcW w:w="1484" w:type="dxa"/>
          </w:tcPr>
          <w:p w14:paraId="54B0BAEB" w14:textId="77777777" w:rsidR="000A6B49" w:rsidRDefault="000A6B49" w:rsidP="007413DA">
            <w:r>
              <w:t>TSR output</w:t>
            </w:r>
          </w:p>
        </w:tc>
        <w:tc>
          <w:tcPr>
            <w:tcW w:w="4158" w:type="dxa"/>
          </w:tcPr>
          <w:p w14:paraId="1AFFB139" w14:textId="77777777" w:rsidR="000A6B49" w:rsidRDefault="000A6B49" w:rsidP="007413DA">
            <w:pPr>
              <w:autoSpaceDE w:val="0"/>
              <w:autoSpaceDN w:val="0"/>
              <w:adjustRightInd w:val="0"/>
              <w:rPr>
                <w:sz w:val="18"/>
                <w:szCs w:val="16"/>
              </w:rPr>
            </w:pPr>
            <w:r>
              <w:rPr>
                <w:sz w:val="18"/>
                <w:szCs w:val="16"/>
              </w:rPr>
              <w:t>Refined the TSR output so that flux terms that were not specified are no longer written out. This cleans up the TSR output and reduces the active number of flux variables when sediment diagenesis is not on.</w:t>
            </w:r>
          </w:p>
        </w:tc>
        <w:tc>
          <w:tcPr>
            <w:tcW w:w="1355" w:type="dxa"/>
          </w:tcPr>
          <w:p w14:paraId="5E3EA81B" w14:textId="77777777" w:rsidR="000A6B49" w:rsidRDefault="000A6B49" w:rsidP="007413DA">
            <w:r>
              <w:t>4/15/2017</w:t>
            </w:r>
          </w:p>
        </w:tc>
      </w:tr>
      <w:tr w:rsidR="000A6B49" w:rsidRPr="00A8639A" w14:paraId="1C6E3F79" w14:textId="77777777" w:rsidTr="004C0946">
        <w:trPr>
          <w:cantSplit/>
        </w:trPr>
        <w:tc>
          <w:tcPr>
            <w:tcW w:w="606" w:type="dxa"/>
          </w:tcPr>
          <w:p w14:paraId="0AEE3193" w14:textId="77777777" w:rsidR="000A6B49" w:rsidRDefault="000A6B49" w:rsidP="007413DA">
            <w:r>
              <w:t>32</w:t>
            </w:r>
          </w:p>
        </w:tc>
        <w:tc>
          <w:tcPr>
            <w:tcW w:w="1240" w:type="dxa"/>
          </w:tcPr>
          <w:p w14:paraId="6EF099C9" w14:textId="77777777" w:rsidR="000A6B49" w:rsidRDefault="000A6B49" w:rsidP="007413DA">
            <w:r>
              <w:t>W2</w:t>
            </w:r>
          </w:p>
        </w:tc>
        <w:tc>
          <w:tcPr>
            <w:tcW w:w="1484" w:type="dxa"/>
          </w:tcPr>
          <w:p w14:paraId="085422C7" w14:textId="77777777" w:rsidR="001064DA" w:rsidRDefault="000A6B49" w:rsidP="007413DA">
            <w:pPr>
              <w:rPr>
                <w:ins w:id="168" w:author="Honnalore Steissberg" w:date="2021-09-10T16:54:00Z"/>
              </w:rPr>
            </w:pPr>
            <w:r>
              <w:t xml:space="preserve">Derived </w:t>
            </w:r>
          </w:p>
          <w:p w14:paraId="1F489581" w14:textId="7DD5A627" w:rsidR="000A6B49" w:rsidRDefault="000A6B49" w:rsidP="007413DA">
            <w:r>
              <w:t>variables</w:t>
            </w:r>
          </w:p>
        </w:tc>
        <w:tc>
          <w:tcPr>
            <w:tcW w:w="4158" w:type="dxa"/>
          </w:tcPr>
          <w:p w14:paraId="3E9C357A" w14:textId="77777777" w:rsidR="000A6B49" w:rsidRDefault="000A6B49" w:rsidP="007413DA">
            <w:pPr>
              <w:pStyle w:val="PlainText"/>
              <w:rPr>
                <w:rFonts w:ascii="Calibri" w:hAnsi="Calibri"/>
                <w:sz w:val="18"/>
                <w:szCs w:val="16"/>
              </w:rPr>
            </w:pPr>
            <w:r>
              <w:rPr>
                <w:rFonts w:ascii="Calibri" w:hAnsi="Calibri"/>
                <w:sz w:val="18"/>
                <w:szCs w:val="16"/>
              </w:rPr>
              <w:t>Fixed a code regression for derived variable TDG when the user stopped the code and pressed restart</w:t>
            </w:r>
          </w:p>
        </w:tc>
        <w:tc>
          <w:tcPr>
            <w:tcW w:w="1355" w:type="dxa"/>
          </w:tcPr>
          <w:p w14:paraId="09BC6B55" w14:textId="77777777" w:rsidR="000A6B49" w:rsidRDefault="000A6B49" w:rsidP="007413DA">
            <w:r>
              <w:t>4/15/2017</w:t>
            </w:r>
          </w:p>
        </w:tc>
      </w:tr>
      <w:tr w:rsidR="000A6B49" w:rsidRPr="00A8639A" w14:paraId="642AAE63" w14:textId="77777777" w:rsidTr="004C0946">
        <w:trPr>
          <w:cantSplit/>
        </w:trPr>
        <w:tc>
          <w:tcPr>
            <w:tcW w:w="606" w:type="dxa"/>
          </w:tcPr>
          <w:p w14:paraId="4C85C326" w14:textId="77777777" w:rsidR="000A6B49" w:rsidRDefault="000A6B49" w:rsidP="007413DA">
            <w:r>
              <w:t>33</w:t>
            </w:r>
          </w:p>
        </w:tc>
        <w:tc>
          <w:tcPr>
            <w:tcW w:w="1240" w:type="dxa"/>
          </w:tcPr>
          <w:p w14:paraId="429C5981" w14:textId="77777777" w:rsidR="000A6B49" w:rsidRDefault="000A6B49" w:rsidP="007413DA">
            <w:r>
              <w:t>W2</w:t>
            </w:r>
          </w:p>
        </w:tc>
        <w:tc>
          <w:tcPr>
            <w:tcW w:w="1484" w:type="dxa"/>
          </w:tcPr>
          <w:p w14:paraId="03227565" w14:textId="77777777" w:rsidR="000A6B49" w:rsidRDefault="000A6B49" w:rsidP="007413DA">
            <w:r>
              <w:t>Withdrawal output</w:t>
            </w:r>
          </w:p>
        </w:tc>
        <w:tc>
          <w:tcPr>
            <w:tcW w:w="4158" w:type="dxa"/>
          </w:tcPr>
          <w:p w14:paraId="5BFE5AC3" w14:textId="77777777" w:rsidR="000A6B49" w:rsidRDefault="000A6B49" w:rsidP="007413DA">
            <w:pPr>
              <w:pStyle w:val="PlainText"/>
              <w:rPr>
                <w:rFonts w:ascii="Calibri" w:hAnsi="Calibri"/>
                <w:sz w:val="18"/>
                <w:szCs w:val="16"/>
              </w:rPr>
            </w:pPr>
            <w:r>
              <w:rPr>
                <w:rFonts w:ascii="Calibri" w:hAnsi="Calibri"/>
                <w:sz w:val="18"/>
                <w:szCs w:val="16"/>
              </w:rPr>
              <w:t xml:space="preserve">When a user pressed restart and he/she specified withdrawal output files, the restarted files ignored the filetype of the WDO specification in the control file and used ‘opt’. </w:t>
            </w:r>
          </w:p>
        </w:tc>
        <w:tc>
          <w:tcPr>
            <w:tcW w:w="1355" w:type="dxa"/>
          </w:tcPr>
          <w:p w14:paraId="47ECD816" w14:textId="77777777" w:rsidR="000A6B49" w:rsidRDefault="000A6B49" w:rsidP="007413DA">
            <w:r>
              <w:t>4/15/2017</w:t>
            </w:r>
          </w:p>
        </w:tc>
      </w:tr>
    </w:tbl>
    <w:p w14:paraId="54710978" w14:textId="77777777" w:rsidR="000A6B49" w:rsidRDefault="000A6B49" w:rsidP="000A6B49"/>
    <w:p w14:paraId="0F8523F4" w14:textId="77777777" w:rsidR="00BB27BB" w:rsidRDefault="00BB27BB">
      <w:pPr>
        <w:rPr>
          <w:rFonts w:ascii="Arial" w:hAnsi="Arial" w:cs="Arial"/>
          <w:b/>
          <w:bCs/>
          <w:sz w:val="40"/>
        </w:rPr>
      </w:pPr>
      <w:bookmarkStart w:id="169" w:name="_Toc12431467"/>
      <w:r>
        <w:br w:type="page"/>
      </w:r>
    </w:p>
    <w:p w14:paraId="01C0F593" w14:textId="2A699F25" w:rsidR="000A6B49" w:rsidRDefault="000A6B49" w:rsidP="000A6B49">
      <w:pPr>
        <w:pStyle w:val="Heading2"/>
      </w:pPr>
      <w:bookmarkStart w:id="170" w:name="_Toc48576304"/>
      <w:r>
        <w:lastRenderedPageBreak/>
        <w:t>W2 V3.7 Bug Fixes, Enhancements and User Manual Changes</w:t>
      </w:r>
      <w:bookmarkEnd w:id="169"/>
      <w:bookmarkEnd w:id="170"/>
    </w:p>
    <w:p w14:paraId="6299C923" w14:textId="78C8A3F3" w:rsidR="00BB27BB" w:rsidRPr="005C131A" w:rsidRDefault="00BB27BB" w:rsidP="00156989">
      <w:pPr>
        <w:pStyle w:val="Caption"/>
      </w:pPr>
      <w:bookmarkStart w:id="171" w:name="_Toc48576332"/>
      <w:r w:rsidRPr="005C131A">
        <w:t xml:space="preserve">Table </w:t>
      </w:r>
      <w:fldSimple w:instr=" SEQ Table \* ARABIC ">
        <w:r w:rsidR="006E3DC1" w:rsidRPr="005C131A">
          <w:t>4</w:t>
        </w:r>
      </w:fldSimple>
      <w:r w:rsidRPr="005C131A">
        <w:t>. Bug fixes and enhancements for Version 3.7.</w:t>
      </w:r>
      <w:bookmarkEnd w:id="171"/>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84"/>
        <w:gridCol w:w="4500"/>
        <w:gridCol w:w="1350"/>
      </w:tblGrid>
      <w:tr w:rsidR="000A6B49" w:rsidRPr="00A8639A" w14:paraId="299D52D7" w14:textId="77777777" w:rsidTr="00391691">
        <w:trPr>
          <w:cantSplit/>
          <w:tblHeader/>
        </w:trPr>
        <w:tc>
          <w:tcPr>
            <w:tcW w:w="606" w:type="dxa"/>
          </w:tcPr>
          <w:p w14:paraId="40C64186" w14:textId="77777777" w:rsidR="000A6B49" w:rsidRPr="00032A7C" w:rsidRDefault="000A6B49" w:rsidP="007413DA">
            <w:pPr>
              <w:rPr>
                <w:b/>
                <w:bCs/>
              </w:rPr>
            </w:pPr>
            <w:r w:rsidRPr="00032A7C">
              <w:rPr>
                <w:b/>
                <w:bCs/>
              </w:rPr>
              <w:t>#</w:t>
            </w:r>
          </w:p>
        </w:tc>
        <w:tc>
          <w:tcPr>
            <w:tcW w:w="1240" w:type="dxa"/>
          </w:tcPr>
          <w:p w14:paraId="10CC7B30" w14:textId="77777777" w:rsidR="000A6B49" w:rsidRPr="004C0946" w:rsidRDefault="000A6B49" w:rsidP="007413DA">
            <w:pPr>
              <w:rPr>
                <w:b/>
                <w:bCs/>
              </w:rPr>
            </w:pPr>
            <w:r w:rsidRPr="004C0946">
              <w:rPr>
                <w:b/>
                <w:bCs/>
              </w:rPr>
              <w:t>Code: W2 or PREW2 or GUI</w:t>
            </w:r>
          </w:p>
        </w:tc>
        <w:tc>
          <w:tcPr>
            <w:tcW w:w="1484" w:type="dxa"/>
          </w:tcPr>
          <w:p w14:paraId="0EC5BC5B" w14:textId="77777777" w:rsidR="00032A7C" w:rsidRDefault="000A6B49" w:rsidP="007413DA">
            <w:pPr>
              <w:rPr>
                <w:b/>
                <w:bCs/>
              </w:rPr>
            </w:pPr>
            <w:r w:rsidRPr="004C0946">
              <w:rPr>
                <w:b/>
                <w:bCs/>
              </w:rPr>
              <w:t xml:space="preserve">Fix or </w:t>
            </w:r>
          </w:p>
          <w:p w14:paraId="0F9E9B2F" w14:textId="2003BDAF" w:rsidR="000A6B49" w:rsidRPr="004C0946" w:rsidRDefault="000A6B49" w:rsidP="007413DA">
            <w:pPr>
              <w:rPr>
                <w:b/>
                <w:bCs/>
              </w:rPr>
            </w:pPr>
            <w:r w:rsidRPr="004C0946">
              <w:rPr>
                <w:b/>
                <w:bCs/>
              </w:rPr>
              <w:t>Enhanc</w:t>
            </w:r>
            <w:r w:rsidR="00032A7C">
              <w:rPr>
                <w:b/>
                <w:bCs/>
              </w:rPr>
              <w:t>e</w:t>
            </w:r>
            <w:r w:rsidRPr="004C0946">
              <w:rPr>
                <w:b/>
                <w:bCs/>
              </w:rPr>
              <w:t>ment Type</w:t>
            </w:r>
          </w:p>
        </w:tc>
        <w:tc>
          <w:tcPr>
            <w:tcW w:w="4500" w:type="dxa"/>
          </w:tcPr>
          <w:p w14:paraId="52B41D22" w14:textId="77777777" w:rsidR="000A6B49" w:rsidRPr="004C0946" w:rsidRDefault="000A6B49" w:rsidP="007413DA">
            <w:pPr>
              <w:rPr>
                <w:b/>
                <w:bCs/>
              </w:rPr>
            </w:pPr>
            <w:r w:rsidRPr="004C0946">
              <w:rPr>
                <w:b/>
                <w:bCs/>
              </w:rPr>
              <w:t>Description of Bug/Enhancement</w:t>
            </w:r>
          </w:p>
        </w:tc>
        <w:tc>
          <w:tcPr>
            <w:tcW w:w="1350" w:type="dxa"/>
          </w:tcPr>
          <w:p w14:paraId="62CE90FE" w14:textId="77777777" w:rsidR="000A6B49" w:rsidRPr="004C0946" w:rsidRDefault="000A6B49" w:rsidP="007413DA">
            <w:pPr>
              <w:rPr>
                <w:b/>
                <w:bCs/>
              </w:rPr>
            </w:pPr>
            <w:r w:rsidRPr="004C0946">
              <w:rPr>
                <w:b/>
                <w:bCs/>
              </w:rPr>
              <w:t>Date Bug Fixed or Enhancement added</w:t>
            </w:r>
          </w:p>
        </w:tc>
      </w:tr>
      <w:tr w:rsidR="000A6B49" w:rsidRPr="00A8639A" w14:paraId="04A3F94F" w14:textId="77777777" w:rsidTr="00391691">
        <w:trPr>
          <w:cantSplit/>
        </w:trPr>
        <w:tc>
          <w:tcPr>
            <w:tcW w:w="606" w:type="dxa"/>
          </w:tcPr>
          <w:p w14:paraId="137FD188" w14:textId="77777777" w:rsidR="000A6B49" w:rsidRPr="00BF3615" w:rsidRDefault="000A6B49" w:rsidP="007413DA">
            <w:r>
              <w:t>1</w:t>
            </w:r>
          </w:p>
        </w:tc>
        <w:tc>
          <w:tcPr>
            <w:tcW w:w="1240" w:type="dxa"/>
          </w:tcPr>
          <w:p w14:paraId="29961690" w14:textId="77777777" w:rsidR="000A6B49" w:rsidRPr="00BF3615" w:rsidRDefault="000A6B49" w:rsidP="007413DA">
            <w:r>
              <w:t>W2</w:t>
            </w:r>
          </w:p>
        </w:tc>
        <w:tc>
          <w:tcPr>
            <w:tcW w:w="1484" w:type="dxa"/>
          </w:tcPr>
          <w:p w14:paraId="7DEC6913" w14:textId="77777777" w:rsidR="000A6B49" w:rsidRPr="00BF3615" w:rsidRDefault="000A6B49" w:rsidP="00391691">
            <w:pPr>
              <w:jc w:val="center"/>
            </w:pPr>
            <w:r>
              <w:t>Fish habitat limits</w:t>
            </w:r>
          </w:p>
        </w:tc>
        <w:tc>
          <w:tcPr>
            <w:tcW w:w="4500" w:type="dxa"/>
          </w:tcPr>
          <w:p w14:paraId="71880B24" w14:textId="77777777" w:rsidR="000A6B49" w:rsidRPr="005C131A" w:rsidRDefault="000A6B49" w:rsidP="007413DA">
            <w:pPr>
              <w:rPr>
                <w:rFonts w:cstheme="minorHAnsi"/>
                <w:sz w:val="18"/>
                <w:szCs w:val="18"/>
              </w:rPr>
            </w:pPr>
            <w:r w:rsidRPr="005C131A">
              <w:rPr>
                <w:rFonts w:cstheme="minorHAnsi"/>
                <w:sz w:val="18"/>
                <w:szCs w:val="18"/>
              </w:rPr>
              <w:t xml:space="preserve">Changed temperature and DO criteria from </w:t>
            </w:r>
          </w:p>
          <w:p w14:paraId="7138D7FE" w14:textId="796CB059" w:rsidR="000A6B49" w:rsidRPr="005C131A" w:rsidRDefault="000A6B49" w:rsidP="005C131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t2(</w:t>
            </w:r>
            <w:proofErr w:type="gramStart"/>
            <w:r w:rsidRPr="005C131A">
              <w:rPr>
                <w:rFonts w:ascii="Courier New" w:hAnsi="Courier New" w:cs="Courier New"/>
                <w:sz w:val="16"/>
                <w:szCs w:val="16"/>
              </w:rPr>
              <w:t>k,i</w:t>
            </w:r>
            <w:proofErr w:type="gramEnd"/>
            <w:r w:rsidRPr="005C131A">
              <w:rPr>
                <w:rFonts w:ascii="Courier New" w:hAnsi="Courier New" w:cs="Courier New"/>
                <w:sz w:val="16"/>
                <w:szCs w:val="16"/>
              </w:rPr>
              <w:t>)&lt;fishtemph(ii).and.t2(k,i)&gt;fishtempl(ii).and.o2(k,i)&gt;fishdo(ii)</w:t>
            </w:r>
          </w:p>
          <w:p w14:paraId="2CC3172C"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to</w:t>
            </w:r>
          </w:p>
          <w:p w14:paraId="27A6A94C" w14:textId="59B64BA1" w:rsidR="000A6B49" w:rsidRPr="005C131A" w:rsidRDefault="000A6B49" w:rsidP="005C131A">
            <w:pPr>
              <w:autoSpaceDE w:val="0"/>
              <w:autoSpaceDN w:val="0"/>
              <w:adjustRightInd w:val="0"/>
              <w:rPr>
                <w:rFonts w:cstheme="minorHAnsi"/>
                <w:sz w:val="18"/>
                <w:szCs w:val="18"/>
              </w:rPr>
            </w:pPr>
            <w:r w:rsidRPr="005C131A">
              <w:rPr>
                <w:rFonts w:ascii="Courier New" w:hAnsi="Courier New" w:cs="Courier New"/>
                <w:sz w:val="16"/>
                <w:szCs w:val="16"/>
              </w:rPr>
              <w:t>t2(</w:t>
            </w:r>
            <w:proofErr w:type="gramStart"/>
            <w:r w:rsidRPr="005C131A">
              <w:rPr>
                <w:rFonts w:ascii="Courier New" w:hAnsi="Courier New" w:cs="Courier New"/>
                <w:sz w:val="16"/>
                <w:szCs w:val="16"/>
              </w:rPr>
              <w:t>k,i</w:t>
            </w:r>
            <w:proofErr w:type="gramEnd"/>
            <w:r w:rsidRPr="005C131A">
              <w:rPr>
                <w:rFonts w:ascii="Courier New" w:hAnsi="Courier New" w:cs="Courier New"/>
                <w:sz w:val="16"/>
                <w:szCs w:val="16"/>
              </w:rPr>
              <w:t>)&lt;=fishtemph(ii).and.t2(k,i)&gt;fishtempl(ii).and.o2(k,i)&gt;=fishdo(ii)</w:t>
            </w:r>
          </w:p>
          <w:p w14:paraId="3FB97E09" w14:textId="77777777" w:rsidR="000A6B49" w:rsidRPr="005C131A" w:rsidRDefault="000A6B49" w:rsidP="007413DA">
            <w:pPr>
              <w:rPr>
                <w:rFonts w:cstheme="minorHAnsi"/>
                <w:sz w:val="18"/>
                <w:szCs w:val="18"/>
              </w:rPr>
            </w:pPr>
            <w:r w:rsidRPr="005C131A">
              <w:rPr>
                <w:rFonts w:cstheme="minorHAnsi"/>
                <w:sz w:val="18"/>
                <w:szCs w:val="18"/>
              </w:rPr>
              <w:t>This update is reflected in the manual. Hence the high temperature limit and the dissolved oxygen minimum is less than or equal to given value rather than less than.</w:t>
            </w:r>
          </w:p>
        </w:tc>
        <w:tc>
          <w:tcPr>
            <w:tcW w:w="1350" w:type="dxa"/>
          </w:tcPr>
          <w:p w14:paraId="4A24E64D" w14:textId="77777777" w:rsidR="000A6B49" w:rsidRPr="00BF3615" w:rsidRDefault="000A6B49" w:rsidP="007413DA">
            <w:r>
              <w:t>8/7/2012</w:t>
            </w:r>
          </w:p>
        </w:tc>
      </w:tr>
      <w:tr w:rsidR="000A6B49" w:rsidRPr="00A8639A" w14:paraId="6667BB18" w14:textId="77777777" w:rsidTr="00391691">
        <w:trPr>
          <w:cantSplit/>
        </w:trPr>
        <w:tc>
          <w:tcPr>
            <w:tcW w:w="606" w:type="dxa"/>
          </w:tcPr>
          <w:p w14:paraId="219FFD4E" w14:textId="77777777" w:rsidR="000A6B49" w:rsidRPr="00BF3615" w:rsidRDefault="000A6B49" w:rsidP="007413DA">
            <w:r>
              <w:t>2</w:t>
            </w:r>
          </w:p>
        </w:tc>
        <w:tc>
          <w:tcPr>
            <w:tcW w:w="1240" w:type="dxa"/>
          </w:tcPr>
          <w:p w14:paraId="11C55641" w14:textId="77777777" w:rsidR="000A6B49" w:rsidRPr="00BF3615" w:rsidRDefault="000A6B49" w:rsidP="007413DA">
            <w:r>
              <w:t>W2</w:t>
            </w:r>
          </w:p>
        </w:tc>
        <w:tc>
          <w:tcPr>
            <w:tcW w:w="1484" w:type="dxa"/>
          </w:tcPr>
          <w:p w14:paraId="5A8AC8F0" w14:textId="77777777" w:rsidR="000A6B49" w:rsidRPr="00BF3615" w:rsidRDefault="000A6B49" w:rsidP="007413DA">
            <w:r>
              <w:t>Structure, gate, pump, pipe, withdrawal output files</w:t>
            </w:r>
          </w:p>
        </w:tc>
        <w:tc>
          <w:tcPr>
            <w:tcW w:w="4500" w:type="dxa"/>
          </w:tcPr>
          <w:p w14:paraId="194B8A6A" w14:textId="77777777" w:rsidR="000A6B49" w:rsidRPr="005C131A" w:rsidRDefault="000A6B49" w:rsidP="007413DA">
            <w:pPr>
              <w:rPr>
                <w:rFonts w:cstheme="minorHAnsi"/>
                <w:sz w:val="18"/>
                <w:szCs w:val="18"/>
              </w:rPr>
            </w:pPr>
            <w:r w:rsidRPr="005C131A">
              <w:rPr>
                <w:rFonts w:cstheme="minorHAnsi"/>
                <w:sz w:val="18"/>
                <w:szCs w:val="18"/>
              </w:rPr>
              <w:t xml:space="preserve">Added code to ensure that if flow is ‘0’ in an outlet structure, that the corresponding temperature and concentration in the outlet file is written as ‘-99.0’. Previously this was not fully implemented in the code. Code such as this was inserted in several places in the subroutine </w:t>
            </w:r>
            <w:r w:rsidRPr="005C131A">
              <w:rPr>
                <w:rFonts w:cstheme="minorHAnsi"/>
                <w:b/>
                <w:bCs/>
                <w:sz w:val="18"/>
                <w:szCs w:val="18"/>
              </w:rPr>
              <w:t>outputa2.f90</w:t>
            </w:r>
            <w:r w:rsidRPr="005C131A">
              <w:rPr>
                <w:rFonts w:cstheme="minorHAnsi"/>
                <w:sz w:val="18"/>
                <w:szCs w:val="18"/>
              </w:rPr>
              <w:t>:</w:t>
            </w:r>
          </w:p>
          <w:p w14:paraId="0209B537"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(QGT(JS)==0.</w:t>
            </w:r>
            <w:proofErr w:type="gramStart"/>
            <w:r w:rsidRPr="005C131A">
              <w:rPr>
                <w:rFonts w:ascii="Courier New" w:hAnsi="Courier New" w:cs="Courier New"/>
                <w:sz w:val="16"/>
                <w:szCs w:val="16"/>
              </w:rPr>
              <w:t>0)</w:t>
            </w:r>
            <w:r w:rsidRPr="005C131A">
              <w:rPr>
                <w:rFonts w:ascii="Courier New" w:hAnsi="Courier New" w:cs="Courier New"/>
                <w:color w:val="0000FF"/>
                <w:sz w:val="16"/>
                <w:szCs w:val="16"/>
              </w:rPr>
              <w:t>THEN</w:t>
            </w:r>
            <w:proofErr w:type="gramEnd"/>
          </w:p>
          <w:p w14:paraId="4979B501"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TAVGW(JWD)=-99.0</w:t>
            </w:r>
          </w:p>
          <w:p w14:paraId="5D21BFC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CAVGW(</w:t>
            </w:r>
            <w:proofErr w:type="gramEnd"/>
            <w:r w:rsidRPr="005C131A">
              <w:rPr>
                <w:rFonts w:ascii="Courier New" w:hAnsi="Courier New" w:cs="Courier New"/>
                <w:sz w:val="16"/>
                <w:szCs w:val="16"/>
              </w:rPr>
              <w:t>JWD,:)=-99.0</w:t>
            </w:r>
          </w:p>
          <w:p w14:paraId="72C73305"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CDAVGW(</w:t>
            </w:r>
            <w:proofErr w:type="gramEnd"/>
            <w:r w:rsidRPr="005C131A">
              <w:rPr>
                <w:rFonts w:ascii="Courier New" w:hAnsi="Courier New" w:cs="Courier New"/>
                <w:sz w:val="16"/>
                <w:szCs w:val="16"/>
              </w:rPr>
              <w:t>JWD,:)=-99.0</w:t>
            </w:r>
          </w:p>
          <w:p w14:paraId="3469AA46" w14:textId="41803EB9" w:rsidR="000A6B49" w:rsidRPr="005C131A" w:rsidRDefault="000A6B49" w:rsidP="005C131A">
            <w:pPr>
              <w:autoSpaceDE w:val="0"/>
              <w:autoSpaceDN w:val="0"/>
              <w:adjustRightInd w:val="0"/>
              <w:rPr>
                <w:rFonts w:cstheme="minorHAnsi"/>
                <w:sz w:val="18"/>
                <w:szCs w:val="18"/>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ENDIF</w:t>
            </w:r>
          </w:p>
        </w:tc>
        <w:tc>
          <w:tcPr>
            <w:tcW w:w="1350" w:type="dxa"/>
          </w:tcPr>
          <w:p w14:paraId="54B60842" w14:textId="77777777" w:rsidR="000A6B49" w:rsidRPr="00BF3615" w:rsidRDefault="000A6B49" w:rsidP="007413DA">
            <w:r>
              <w:t>8/13/2012</w:t>
            </w:r>
          </w:p>
        </w:tc>
      </w:tr>
      <w:tr w:rsidR="000A6B49" w:rsidRPr="00A8639A" w14:paraId="1F491565" w14:textId="77777777" w:rsidTr="00391691">
        <w:trPr>
          <w:cantSplit/>
        </w:trPr>
        <w:tc>
          <w:tcPr>
            <w:tcW w:w="606" w:type="dxa"/>
          </w:tcPr>
          <w:p w14:paraId="34816FDF" w14:textId="77777777" w:rsidR="000A6B49" w:rsidRPr="00BF3615" w:rsidRDefault="000A6B49" w:rsidP="007413DA">
            <w:r>
              <w:t>3</w:t>
            </w:r>
          </w:p>
        </w:tc>
        <w:tc>
          <w:tcPr>
            <w:tcW w:w="1240" w:type="dxa"/>
          </w:tcPr>
          <w:p w14:paraId="64AD83EB" w14:textId="77777777" w:rsidR="000A6B49" w:rsidRPr="00BF3615" w:rsidRDefault="000A6B49" w:rsidP="007413DA">
            <w:r>
              <w:t>PREW2</w:t>
            </w:r>
          </w:p>
        </w:tc>
        <w:tc>
          <w:tcPr>
            <w:tcW w:w="1484" w:type="dxa"/>
          </w:tcPr>
          <w:p w14:paraId="6FAABA44" w14:textId="77777777" w:rsidR="000A6B49" w:rsidRPr="00BF3615" w:rsidRDefault="000A6B49" w:rsidP="007413DA">
            <w:r>
              <w:t>Format updates</w:t>
            </w:r>
          </w:p>
        </w:tc>
        <w:tc>
          <w:tcPr>
            <w:tcW w:w="4500" w:type="dxa"/>
          </w:tcPr>
          <w:p w14:paraId="03B8B220" w14:textId="77777777" w:rsidR="000A6B49" w:rsidRPr="005C131A" w:rsidRDefault="000A6B49" w:rsidP="007413DA">
            <w:pPr>
              <w:rPr>
                <w:rFonts w:cstheme="minorHAnsi"/>
                <w:sz w:val="18"/>
                <w:szCs w:val="18"/>
              </w:rPr>
            </w:pPr>
            <w:r w:rsidRPr="005C131A">
              <w:rPr>
                <w:rFonts w:cstheme="minorHAnsi"/>
                <w:sz w:val="18"/>
                <w:szCs w:val="18"/>
              </w:rPr>
              <w:t>Several output updates were made for warnings and errors</w:t>
            </w:r>
          </w:p>
        </w:tc>
        <w:tc>
          <w:tcPr>
            <w:tcW w:w="1350" w:type="dxa"/>
          </w:tcPr>
          <w:p w14:paraId="5F962CFF" w14:textId="77777777" w:rsidR="000A6B49" w:rsidRPr="00BF3615" w:rsidRDefault="000A6B49" w:rsidP="007413DA">
            <w:r>
              <w:t>8/16/2012</w:t>
            </w:r>
          </w:p>
        </w:tc>
      </w:tr>
      <w:tr w:rsidR="000A6B49" w:rsidRPr="00A8639A" w14:paraId="7E1FB289" w14:textId="77777777" w:rsidTr="00391691">
        <w:trPr>
          <w:cantSplit/>
        </w:trPr>
        <w:tc>
          <w:tcPr>
            <w:tcW w:w="606" w:type="dxa"/>
          </w:tcPr>
          <w:p w14:paraId="51C6869A" w14:textId="77777777" w:rsidR="000A6B49" w:rsidRPr="00BF3615" w:rsidRDefault="000A6B49" w:rsidP="007413DA">
            <w:r>
              <w:t>4</w:t>
            </w:r>
          </w:p>
        </w:tc>
        <w:tc>
          <w:tcPr>
            <w:tcW w:w="1240" w:type="dxa"/>
          </w:tcPr>
          <w:p w14:paraId="4826A3A7" w14:textId="77777777" w:rsidR="000A6B49" w:rsidRPr="00BF3615" w:rsidRDefault="000A6B49" w:rsidP="007413DA">
            <w:r>
              <w:t>Resource files for W2</w:t>
            </w:r>
          </w:p>
        </w:tc>
        <w:tc>
          <w:tcPr>
            <w:tcW w:w="1484" w:type="dxa"/>
          </w:tcPr>
          <w:p w14:paraId="0D61121E" w14:textId="77777777" w:rsidR="000A6B49" w:rsidRPr="00BF3615" w:rsidRDefault="000A6B49" w:rsidP="007413DA">
            <w:r>
              <w:t>Compiling files</w:t>
            </w:r>
          </w:p>
        </w:tc>
        <w:tc>
          <w:tcPr>
            <w:tcW w:w="4500" w:type="dxa"/>
          </w:tcPr>
          <w:p w14:paraId="6000B135" w14:textId="77777777" w:rsidR="000A6B49" w:rsidRPr="005C131A" w:rsidRDefault="000A6B49" w:rsidP="007413DA">
            <w:pPr>
              <w:rPr>
                <w:rFonts w:cstheme="minorHAnsi"/>
                <w:sz w:val="18"/>
                <w:szCs w:val="18"/>
              </w:rPr>
            </w:pPr>
            <w:r w:rsidRPr="005C131A">
              <w:rPr>
                <w:rFonts w:cstheme="minorHAnsi"/>
                <w:sz w:val="18"/>
                <w:szCs w:val="18"/>
              </w:rPr>
              <w:t>Updated some corrupted resource files that were used to compile the source code. Also, zipped up source code and compiler settings together so that file locations are correct for using the Intel compiler.</w:t>
            </w:r>
          </w:p>
        </w:tc>
        <w:tc>
          <w:tcPr>
            <w:tcW w:w="1350" w:type="dxa"/>
          </w:tcPr>
          <w:p w14:paraId="159B33D2" w14:textId="77777777" w:rsidR="000A6B49" w:rsidRPr="00BF3615" w:rsidRDefault="000A6B49" w:rsidP="007413DA">
            <w:r>
              <w:t>9/12/2012</w:t>
            </w:r>
          </w:p>
        </w:tc>
      </w:tr>
      <w:tr w:rsidR="000A6B49" w:rsidRPr="00A8639A" w14:paraId="6361544A" w14:textId="77777777" w:rsidTr="00391691">
        <w:trPr>
          <w:cantSplit/>
        </w:trPr>
        <w:tc>
          <w:tcPr>
            <w:tcW w:w="606" w:type="dxa"/>
          </w:tcPr>
          <w:p w14:paraId="21113B44" w14:textId="77777777" w:rsidR="000A6B49" w:rsidRDefault="000A6B49" w:rsidP="007413DA">
            <w:r>
              <w:t>5</w:t>
            </w:r>
          </w:p>
        </w:tc>
        <w:tc>
          <w:tcPr>
            <w:tcW w:w="1240" w:type="dxa"/>
          </w:tcPr>
          <w:p w14:paraId="2D1B5F2B" w14:textId="77777777" w:rsidR="000A6B49" w:rsidRDefault="000A6B49" w:rsidP="007413DA">
            <w:r>
              <w:t>W2 and PREW2</w:t>
            </w:r>
          </w:p>
        </w:tc>
        <w:tc>
          <w:tcPr>
            <w:tcW w:w="1484" w:type="dxa"/>
          </w:tcPr>
          <w:p w14:paraId="0E1EC8B2" w14:textId="77777777" w:rsidR="000A6B49" w:rsidRDefault="000A6B49" w:rsidP="007413DA">
            <w:r>
              <w:t>Read csv files</w:t>
            </w:r>
          </w:p>
        </w:tc>
        <w:tc>
          <w:tcPr>
            <w:tcW w:w="4500" w:type="dxa"/>
          </w:tcPr>
          <w:p w14:paraId="4E06007F" w14:textId="77777777" w:rsidR="000A6B49" w:rsidRPr="005C131A" w:rsidRDefault="000A6B49" w:rsidP="007413DA">
            <w:pPr>
              <w:rPr>
                <w:rFonts w:cstheme="minorHAnsi"/>
                <w:sz w:val="18"/>
                <w:szCs w:val="18"/>
              </w:rPr>
            </w:pPr>
            <w:r w:rsidRPr="005C131A">
              <w:rPr>
                <w:rFonts w:cstheme="minorHAnsi"/>
                <w:sz w:val="18"/>
                <w:szCs w:val="18"/>
              </w:rPr>
              <w:t xml:space="preserve">By inserting the character ‘$’ as the first character of the first line, the following files can now be read in free-format or csv format: met, </w:t>
            </w:r>
            <w:proofErr w:type="spellStart"/>
            <w:r w:rsidRPr="005C131A">
              <w:rPr>
                <w:rFonts w:cstheme="minorHAnsi"/>
                <w:sz w:val="18"/>
                <w:szCs w:val="18"/>
              </w:rPr>
              <w:t>lpr</w:t>
            </w:r>
            <w:proofErr w:type="spellEnd"/>
            <w:r w:rsidRPr="005C131A">
              <w:rPr>
                <w:rFonts w:cstheme="minorHAnsi"/>
                <w:sz w:val="18"/>
                <w:szCs w:val="18"/>
              </w:rPr>
              <w:t xml:space="preserve">, </w:t>
            </w:r>
            <w:proofErr w:type="spellStart"/>
            <w:r w:rsidRPr="005C131A">
              <w:rPr>
                <w:rFonts w:cstheme="minorHAnsi"/>
                <w:sz w:val="18"/>
                <w:szCs w:val="18"/>
              </w:rPr>
              <w:t>vpr</w:t>
            </w:r>
            <w:proofErr w:type="spellEnd"/>
            <w:r w:rsidRPr="005C131A">
              <w:rPr>
                <w:rFonts w:cstheme="minorHAnsi"/>
                <w:sz w:val="18"/>
                <w:szCs w:val="18"/>
              </w:rPr>
              <w:t xml:space="preserve">, </w:t>
            </w:r>
            <w:proofErr w:type="spellStart"/>
            <w:r w:rsidRPr="005C131A">
              <w:rPr>
                <w:rFonts w:cstheme="minorHAnsi"/>
                <w:sz w:val="18"/>
                <w:szCs w:val="18"/>
              </w:rPr>
              <w:t>wsc</w:t>
            </w:r>
            <w:proofErr w:type="spellEnd"/>
            <w:r w:rsidRPr="005C131A">
              <w:rPr>
                <w:rFonts w:cstheme="minorHAnsi"/>
                <w:sz w:val="18"/>
                <w:szCs w:val="18"/>
              </w:rPr>
              <w:t xml:space="preserve">, met, </w:t>
            </w:r>
            <w:proofErr w:type="spellStart"/>
            <w:r w:rsidRPr="005C131A">
              <w:rPr>
                <w:rFonts w:cstheme="minorHAnsi"/>
                <w:sz w:val="18"/>
                <w:szCs w:val="18"/>
              </w:rPr>
              <w:t>cin</w:t>
            </w:r>
            <w:proofErr w:type="spellEnd"/>
            <w:r w:rsidRPr="005C131A">
              <w:rPr>
                <w:rFonts w:cstheme="minorHAnsi"/>
                <w:sz w:val="18"/>
                <w:szCs w:val="18"/>
              </w:rPr>
              <w:t xml:space="preserve">, ctr, </w:t>
            </w:r>
            <w:proofErr w:type="spellStart"/>
            <w:r w:rsidRPr="005C131A">
              <w:rPr>
                <w:rFonts w:cstheme="minorHAnsi"/>
                <w:sz w:val="18"/>
                <w:szCs w:val="18"/>
              </w:rPr>
              <w:t>cdtr</w:t>
            </w:r>
            <w:proofErr w:type="spellEnd"/>
            <w:r w:rsidRPr="005C131A">
              <w:rPr>
                <w:rFonts w:cstheme="minorHAnsi"/>
                <w:sz w:val="18"/>
                <w:szCs w:val="18"/>
              </w:rPr>
              <w:t xml:space="preserve">, </w:t>
            </w:r>
            <w:proofErr w:type="spellStart"/>
            <w:r w:rsidRPr="005C131A">
              <w:rPr>
                <w:rFonts w:cstheme="minorHAnsi"/>
                <w:sz w:val="18"/>
                <w:szCs w:val="18"/>
              </w:rPr>
              <w:t>cpre</w:t>
            </w:r>
            <w:proofErr w:type="spellEnd"/>
            <w:r w:rsidRPr="005C131A">
              <w:rPr>
                <w:rFonts w:cstheme="minorHAnsi"/>
                <w:sz w:val="18"/>
                <w:szCs w:val="18"/>
              </w:rPr>
              <w:t xml:space="preserve">, </w:t>
            </w:r>
            <w:proofErr w:type="spellStart"/>
            <w:r w:rsidRPr="005C131A">
              <w:rPr>
                <w:rFonts w:cstheme="minorHAnsi"/>
                <w:sz w:val="18"/>
                <w:szCs w:val="18"/>
              </w:rPr>
              <w:t>qot</w:t>
            </w:r>
            <w:proofErr w:type="spellEnd"/>
            <w:r w:rsidRPr="005C131A">
              <w:rPr>
                <w:rFonts w:cstheme="minorHAnsi"/>
                <w:sz w:val="18"/>
                <w:szCs w:val="18"/>
              </w:rPr>
              <w:t xml:space="preserve">, and </w:t>
            </w:r>
            <w:proofErr w:type="spellStart"/>
            <w:r w:rsidRPr="005C131A">
              <w:rPr>
                <w:rFonts w:cstheme="minorHAnsi"/>
                <w:sz w:val="18"/>
                <w:szCs w:val="18"/>
              </w:rPr>
              <w:t>qwd</w:t>
            </w:r>
            <w:proofErr w:type="spellEnd"/>
            <w:r w:rsidRPr="005C131A">
              <w:rPr>
                <w:rFonts w:cstheme="minorHAnsi"/>
                <w:sz w:val="18"/>
                <w:szCs w:val="18"/>
              </w:rPr>
              <w:t xml:space="preserve">. This is described in a Word document that accompanies the download package. The preprocessor has also been updated for file checks. This is part of the Version 3.71 update. </w:t>
            </w:r>
          </w:p>
        </w:tc>
        <w:tc>
          <w:tcPr>
            <w:tcW w:w="1350" w:type="dxa"/>
          </w:tcPr>
          <w:p w14:paraId="574DEBF1" w14:textId="77777777" w:rsidR="000A6B49" w:rsidRDefault="000A6B49" w:rsidP="007413DA">
            <w:r>
              <w:t>9/12/2012</w:t>
            </w:r>
          </w:p>
        </w:tc>
      </w:tr>
      <w:tr w:rsidR="000A6B49" w:rsidRPr="00A8639A" w14:paraId="024A3700" w14:textId="77777777" w:rsidTr="00391691">
        <w:trPr>
          <w:cantSplit/>
        </w:trPr>
        <w:tc>
          <w:tcPr>
            <w:tcW w:w="606" w:type="dxa"/>
          </w:tcPr>
          <w:p w14:paraId="27EB8F9F" w14:textId="77777777" w:rsidR="000A6B49" w:rsidRPr="00BF3615" w:rsidRDefault="000A6B49" w:rsidP="007413DA">
            <w:r>
              <w:lastRenderedPageBreak/>
              <w:t>6</w:t>
            </w:r>
          </w:p>
        </w:tc>
        <w:tc>
          <w:tcPr>
            <w:tcW w:w="1240" w:type="dxa"/>
          </w:tcPr>
          <w:p w14:paraId="12F1A074" w14:textId="77777777" w:rsidR="000A6B49" w:rsidRPr="00BF3615" w:rsidRDefault="000A6B49" w:rsidP="007413DA">
            <w:r>
              <w:t>W2</w:t>
            </w:r>
          </w:p>
        </w:tc>
        <w:tc>
          <w:tcPr>
            <w:tcW w:w="1484" w:type="dxa"/>
          </w:tcPr>
          <w:p w14:paraId="5AA545E0" w14:textId="77777777" w:rsidR="000A6B49" w:rsidRPr="00BF3615" w:rsidRDefault="000A6B49" w:rsidP="007413DA">
            <w:r>
              <w:t>Read input file</w:t>
            </w:r>
          </w:p>
        </w:tc>
        <w:tc>
          <w:tcPr>
            <w:tcW w:w="4500" w:type="dxa"/>
          </w:tcPr>
          <w:p w14:paraId="11768402" w14:textId="77777777" w:rsidR="000A6B49" w:rsidRPr="005C131A" w:rsidRDefault="000A6B49" w:rsidP="007413DA">
            <w:pPr>
              <w:rPr>
                <w:rFonts w:cstheme="minorHAnsi"/>
                <w:sz w:val="18"/>
                <w:szCs w:val="18"/>
              </w:rPr>
            </w:pPr>
            <w:r w:rsidRPr="005C131A">
              <w:rPr>
                <w:rFonts w:cstheme="minorHAnsi"/>
                <w:sz w:val="18"/>
                <w:szCs w:val="18"/>
              </w:rPr>
              <w:t>An input format bug was fixed for a system with more than 9 waterbodies.</w:t>
            </w:r>
          </w:p>
          <w:p w14:paraId="0AB30E35" w14:textId="77777777" w:rsidR="000A6B49" w:rsidRPr="007F0EA0" w:rsidRDefault="000A6B49" w:rsidP="007413DA">
            <w:pPr>
              <w:rPr>
                <w:rFonts w:ascii="Courier New" w:hAnsi="Courier New" w:cs="Courier New"/>
                <w:sz w:val="16"/>
                <w:szCs w:val="16"/>
              </w:rPr>
            </w:pPr>
            <w:r w:rsidRPr="005C131A">
              <w:rPr>
                <w:rFonts w:ascii="Courier New" w:hAnsi="Courier New" w:cs="Courier New"/>
                <w:sz w:val="14"/>
                <w:szCs w:val="14"/>
              </w:rPr>
              <w:t xml:space="preserve">  </w:t>
            </w:r>
            <w:r w:rsidRPr="007F0EA0">
              <w:rPr>
                <w:rFonts w:ascii="Courier New" w:hAnsi="Courier New" w:cs="Courier New"/>
                <w:sz w:val="16"/>
                <w:szCs w:val="16"/>
              </w:rPr>
              <w:t>DO JD=</w:t>
            </w:r>
            <w:proofErr w:type="gramStart"/>
            <w:r w:rsidRPr="007F0EA0">
              <w:rPr>
                <w:rFonts w:ascii="Courier New" w:hAnsi="Courier New" w:cs="Courier New"/>
                <w:sz w:val="16"/>
                <w:szCs w:val="16"/>
              </w:rPr>
              <w:t>1,NDC</w:t>
            </w:r>
            <w:proofErr w:type="gramEnd"/>
          </w:p>
          <w:p w14:paraId="1234B3B1"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w:t>
            </w:r>
            <w:proofErr w:type="gramStart"/>
            <w:r w:rsidRPr="007F0EA0">
              <w:rPr>
                <w:rFonts w:ascii="Courier New" w:hAnsi="Courier New" w:cs="Courier New"/>
                <w:sz w:val="16"/>
                <w:szCs w:val="16"/>
              </w:rPr>
              <w:t>!READ</w:t>
            </w:r>
            <w:proofErr w:type="gramEnd"/>
            <w:r w:rsidRPr="007F0EA0">
              <w:rPr>
                <w:rFonts w:ascii="Courier New" w:hAnsi="Courier New" w:cs="Courier New"/>
                <w:sz w:val="16"/>
                <w:szCs w:val="16"/>
              </w:rPr>
              <w:t xml:space="preserve"> (CON,'(A8,(:9A8))')           CDNAME2(JD),(CDWBC(JD,JW), JW=1,NWB)</w:t>
            </w:r>
          </w:p>
          <w:p w14:paraId="0ADE35C4"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(CON,'(A</w:t>
            </w:r>
            <w:proofErr w:type="gramStart"/>
            <w:r w:rsidRPr="007F0EA0">
              <w:rPr>
                <w:rFonts w:ascii="Courier New" w:hAnsi="Courier New" w:cs="Courier New"/>
                <w:sz w:val="16"/>
                <w:szCs w:val="16"/>
              </w:rPr>
              <w:t>8,(</w:t>
            </w:r>
            <w:proofErr w:type="gramEnd"/>
            <w:r w:rsidRPr="007F0EA0">
              <w:rPr>
                <w:rFonts w:ascii="Courier New" w:hAnsi="Courier New" w:cs="Courier New"/>
                <w:sz w:val="16"/>
                <w:szCs w:val="16"/>
              </w:rPr>
              <w:t>:9A8):/(8X,(:9A8)))')           CDNAME2(JD),(CDWBC(JD,JW), JW=1,NWB)          !</w:t>
            </w:r>
            <w:proofErr w:type="spellStart"/>
            <w:r w:rsidRPr="007F0EA0">
              <w:rPr>
                <w:rFonts w:ascii="Courier New" w:hAnsi="Courier New" w:cs="Courier New"/>
                <w:sz w:val="16"/>
                <w:szCs w:val="16"/>
              </w:rPr>
              <w:t>cb</w:t>
            </w:r>
            <w:proofErr w:type="spellEnd"/>
            <w:r w:rsidRPr="007F0EA0">
              <w:rPr>
                <w:rFonts w:ascii="Courier New" w:hAnsi="Courier New" w:cs="Courier New"/>
                <w:sz w:val="16"/>
                <w:szCs w:val="16"/>
              </w:rPr>
              <w:t xml:space="preserve"> 9/13/12</w:t>
            </w:r>
          </w:p>
          <w:p w14:paraId="09C156FB"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END DO</w:t>
            </w:r>
          </w:p>
          <w:p w14:paraId="59328631"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w:t>
            </w:r>
          </w:p>
          <w:p w14:paraId="0252E9AF"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DO JF=</w:t>
            </w:r>
            <w:proofErr w:type="gramStart"/>
            <w:r w:rsidRPr="007F0EA0">
              <w:rPr>
                <w:rFonts w:ascii="Courier New" w:hAnsi="Courier New" w:cs="Courier New"/>
                <w:sz w:val="16"/>
                <w:szCs w:val="16"/>
              </w:rPr>
              <w:t>1,NFL</w:t>
            </w:r>
            <w:proofErr w:type="gramEnd"/>
          </w:p>
          <w:p w14:paraId="41DB96EC"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do </w:t>
            </w:r>
            <w:proofErr w:type="spellStart"/>
            <w:r w:rsidRPr="007F0EA0">
              <w:rPr>
                <w:rFonts w:ascii="Courier New" w:hAnsi="Courier New" w:cs="Courier New"/>
                <w:sz w:val="16"/>
                <w:szCs w:val="16"/>
              </w:rPr>
              <w:t>jf</w:t>
            </w:r>
            <w:proofErr w:type="spellEnd"/>
            <w:r w:rsidRPr="007F0EA0">
              <w:rPr>
                <w:rFonts w:ascii="Courier New" w:hAnsi="Courier New" w:cs="Courier New"/>
                <w:sz w:val="16"/>
                <w:szCs w:val="16"/>
              </w:rPr>
              <w:t xml:space="preserve">=1,73 </w:t>
            </w:r>
            <w:proofErr w:type="gramStart"/>
            <w:r w:rsidRPr="007F0EA0">
              <w:rPr>
                <w:rFonts w:ascii="Courier New" w:hAnsi="Courier New" w:cs="Courier New"/>
                <w:sz w:val="16"/>
                <w:szCs w:val="16"/>
              </w:rPr>
              <w:t xml:space="preserve">  !</w:t>
            </w:r>
            <w:proofErr w:type="gramEnd"/>
            <w:r w:rsidRPr="007F0EA0">
              <w:rPr>
                <w:rFonts w:ascii="Courier New" w:hAnsi="Courier New" w:cs="Courier New"/>
                <w:sz w:val="16"/>
                <w:szCs w:val="16"/>
              </w:rPr>
              <w:t xml:space="preserve"> Fix this later</w:t>
            </w:r>
          </w:p>
          <w:p w14:paraId="2039A5FE"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w:t>
            </w:r>
            <w:proofErr w:type="gramStart"/>
            <w:r w:rsidRPr="007F0EA0">
              <w:rPr>
                <w:rFonts w:ascii="Courier New" w:hAnsi="Courier New" w:cs="Courier New"/>
                <w:sz w:val="16"/>
                <w:szCs w:val="16"/>
              </w:rPr>
              <w:t>!READ</w:t>
            </w:r>
            <w:proofErr w:type="gramEnd"/>
            <w:r w:rsidRPr="007F0EA0">
              <w:rPr>
                <w:rFonts w:ascii="Courier New" w:hAnsi="Courier New" w:cs="Courier New"/>
                <w:sz w:val="16"/>
                <w:szCs w:val="16"/>
              </w:rPr>
              <w:t xml:space="preserve"> (CON,'(A8,(:9A8))')         KFNAME2(JF),(KFWBC(JF,JW),  JW=1,NWB)</w:t>
            </w:r>
          </w:p>
          <w:p w14:paraId="5EA1CBFA"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(CON,'(A</w:t>
            </w:r>
            <w:proofErr w:type="gramStart"/>
            <w:r w:rsidRPr="007F0EA0">
              <w:rPr>
                <w:rFonts w:ascii="Courier New" w:hAnsi="Courier New" w:cs="Courier New"/>
                <w:sz w:val="16"/>
                <w:szCs w:val="16"/>
              </w:rPr>
              <w:t>8,(</w:t>
            </w:r>
            <w:proofErr w:type="gramEnd"/>
            <w:r w:rsidRPr="007F0EA0">
              <w:rPr>
                <w:rFonts w:ascii="Courier New" w:hAnsi="Courier New" w:cs="Courier New"/>
                <w:sz w:val="16"/>
                <w:szCs w:val="16"/>
              </w:rPr>
              <w:t>:9A8):/(8X,(:9A8)))')         KFNAME2(JF),(KFWBC(JF,JW),  JW=1,NWB)          !</w:t>
            </w:r>
            <w:proofErr w:type="spellStart"/>
            <w:r w:rsidRPr="007F0EA0">
              <w:rPr>
                <w:rFonts w:ascii="Courier New" w:hAnsi="Courier New" w:cs="Courier New"/>
                <w:sz w:val="16"/>
                <w:szCs w:val="16"/>
              </w:rPr>
              <w:t>cb</w:t>
            </w:r>
            <w:proofErr w:type="spellEnd"/>
            <w:r w:rsidRPr="007F0EA0">
              <w:rPr>
                <w:rFonts w:ascii="Courier New" w:hAnsi="Courier New" w:cs="Courier New"/>
                <w:sz w:val="16"/>
                <w:szCs w:val="16"/>
              </w:rPr>
              <w:t xml:space="preserve"> 9/13/12</w:t>
            </w:r>
          </w:p>
          <w:p w14:paraId="29C171BB" w14:textId="6FF313E0" w:rsidR="000A6B49" w:rsidRPr="005C131A" w:rsidRDefault="000A6B49" w:rsidP="007413DA">
            <w:pPr>
              <w:rPr>
                <w:rFonts w:cstheme="minorHAnsi"/>
                <w:sz w:val="18"/>
                <w:szCs w:val="18"/>
              </w:rPr>
            </w:pPr>
            <w:r w:rsidRPr="007F0EA0">
              <w:rPr>
                <w:rFonts w:ascii="Courier New" w:hAnsi="Courier New" w:cs="Courier New"/>
                <w:sz w:val="16"/>
                <w:szCs w:val="16"/>
              </w:rPr>
              <w:t xml:space="preserve">  END DO</w:t>
            </w:r>
          </w:p>
          <w:p w14:paraId="7D34E235" w14:textId="77777777" w:rsidR="000A6B49" w:rsidRPr="005C131A" w:rsidRDefault="000A6B49" w:rsidP="007413DA">
            <w:pPr>
              <w:rPr>
                <w:rFonts w:cstheme="minorHAnsi"/>
                <w:sz w:val="18"/>
                <w:szCs w:val="18"/>
              </w:rPr>
            </w:pPr>
            <w:r w:rsidRPr="005C131A">
              <w:rPr>
                <w:rFonts w:cstheme="minorHAnsi"/>
                <w:sz w:val="18"/>
                <w:szCs w:val="18"/>
              </w:rPr>
              <w:t>This had the effect of turning OFF output for derived constituents for waterbody 10.</w:t>
            </w:r>
          </w:p>
        </w:tc>
        <w:tc>
          <w:tcPr>
            <w:tcW w:w="1350" w:type="dxa"/>
          </w:tcPr>
          <w:p w14:paraId="70D6FA38" w14:textId="77777777" w:rsidR="000A6B49" w:rsidRPr="00BF3615" w:rsidRDefault="000A6B49" w:rsidP="007413DA">
            <w:r>
              <w:t>9/13/2012</w:t>
            </w:r>
          </w:p>
        </w:tc>
      </w:tr>
      <w:tr w:rsidR="000A6B49" w:rsidRPr="00A8639A" w14:paraId="2919C818" w14:textId="77777777" w:rsidTr="00391691">
        <w:trPr>
          <w:cantSplit/>
        </w:trPr>
        <w:tc>
          <w:tcPr>
            <w:tcW w:w="606" w:type="dxa"/>
          </w:tcPr>
          <w:p w14:paraId="742CA9D4" w14:textId="77777777" w:rsidR="000A6B49" w:rsidRDefault="000A6B49" w:rsidP="007413DA">
            <w:r>
              <w:t>7</w:t>
            </w:r>
          </w:p>
        </w:tc>
        <w:tc>
          <w:tcPr>
            <w:tcW w:w="1240" w:type="dxa"/>
          </w:tcPr>
          <w:p w14:paraId="707C1803" w14:textId="77777777" w:rsidR="000A6B49" w:rsidRDefault="000A6B49" w:rsidP="007413DA">
            <w:r>
              <w:t>GUI</w:t>
            </w:r>
          </w:p>
        </w:tc>
        <w:tc>
          <w:tcPr>
            <w:tcW w:w="1484" w:type="dxa"/>
          </w:tcPr>
          <w:p w14:paraId="63B20E85" w14:textId="77777777" w:rsidR="000A6B49" w:rsidRDefault="000A6B49" w:rsidP="007413DA">
            <w:r>
              <w:t>Time series elevation</w:t>
            </w:r>
          </w:p>
        </w:tc>
        <w:tc>
          <w:tcPr>
            <w:tcW w:w="4500" w:type="dxa"/>
          </w:tcPr>
          <w:p w14:paraId="40E3DFA7" w14:textId="77777777" w:rsidR="000A6B49" w:rsidRPr="005C131A" w:rsidRDefault="000A6B49" w:rsidP="007413DA">
            <w:pPr>
              <w:rPr>
                <w:rFonts w:cstheme="minorHAnsi"/>
                <w:sz w:val="18"/>
                <w:szCs w:val="18"/>
              </w:rPr>
            </w:pPr>
            <w:r w:rsidRPr="005C131A">
              <w:rPr>
                <w:rFonts w:cstheme="minorHAnsi"/>
                <w:sz w:val="18"/>
                <w:szCs w:val="18"/>
              </w:rPr>
              <w:t>The GUI read in values of ETSR as integers rather than real numbers. This was fixed.</w:t>
            </w:r>
          </w:p>
        </w:tc>
        <w:tc>
          <w:tcPr>
            <w:tcW w:w="1350" w:type="dxa"/>
          </w:tcPr>
          <w:p w14:paraId="0107F39F" w14:textId="77777777" w:rsidR="000A6B49" w:rsidRDefault="000A6B49" w:rsidP="007413DA">
            <w:r>
              <w:t>10/30/12</w:t>
            </w:r>
          </w:p>
        </w:tc>
      </w:tr>
      <w:tr w:rsidR="000A6B49" w:rsidRPr="00A8639A" w14:paraId="370C7AC8" w14:textId="77777777" w:rsidTr="00391691">
        <w:trPr>
          <w:cantSplit/>
        </w:trPr>
        <w:tc>
          <w:tcPr>
            <w:tcW w:w="606" w:type="dxa"/>
          </w:tcPr>
          <w:p w14:paraId="5D1E1670" w14:textId="77777777" w:rsidR="000A6B49" w:rsidRDefault="000A6B49" w:rsidP="007413DA">
            <w:r>
              <w:t>8</w:t>
            </w:r>
          </w:p>
        </w:tc>
        <w:tc>
          <w:tcPr>
            <w:tcW w:w="1240" w:type="dxa"/>
          </w:tcPr>
          <w:p w14:paraId="664FA43C" w14:textId="77777777" w:rsidR="000A6B49" w:rsidRDefault="000A6B49" w:rsidP="007413DA">
            <w:r>
              <w:t>W2</w:t>
            </w:r>
          </w:p>
        </w:tc>
        <w:tc>
          <w:tcPr>
            <w:tcW w:w="1484" w:type="dxa"/>
          </w:tcPr>
          <w:p w14:paraId="185C765A" w14:textId="77777777" w:rsidR="000A6B49" w:rsidRDefault="000A6B49" w:rsidP="007413DA">
            <w:r>
              <w:t>Spillways Lateral</w:t>
            </w:r>
          </w:p>
        </w:tc>
        <w:tc>
          <w:tcPr>
            <w:tcW w:w="4500" w:type="dxa"/>
          </w:tcPr>
          <w:p w14:paraId="2E352B65" w14:textId="77777777" w:rsidR="000A6B49" w:rsidRPr="005C131A" w:rsidRDefault="000A6B49" w:rsidP="007413DA">
            <w:pPr>
              <w:rPr>
                <w:rFonts w:cstheme="minorHAnsi"/>
                <w:sz w:val="18"/>
                <w:szCs w:val="18"/>
              </w:rPr>
            </w:pPr>
            <w:r w:rsidRPr="005C131A">
              <w:rPr>
                <w:rFonts w:cstheme="minorHAnsi"/>
                <w:sz w:val="18"/>
                <w:szCs w:val="18"/>
              </w:rPr>
              <w:t>Lateral spillways when connected to other model segments were sometimes not connecting as a tributary to the downstream segment. This has been fixed.</w:t>
            </w:r>
          </w:p>
        </w:tc>
        <w:tc>
          <w:tcPr>
            <w:tcW w:w="1350" w:type="dxa"/>
          </w:tcPr>
          <w:p w14:paraId="48CE8D38" w14:textId="77777777" w:rsidR="000A6B49" w:rsidRDefault="000A6B49" w:rsidP="007413DA">
            <w:r>
              <w:t>10/30/12</w:t>
            </w:r>
          </w:p>
        </w:tc>
      </w:tr>
      <w:tr w:rsidR="000A6B49" w:rsidRPr="00A8639A" w14:paraId="237C3374" w14:textId="77777777" w:rsidTr="00391691">
        <w:trPr>
          <w:cantSplit/>
        </w:trPr>
        <w:tc>
          <w:tcPr>
            <w:tcW w:w="606" w:type="dxa"/>
          </w:tcPr>
          <w:p w14:paraId="74CF1189" w14:textId="77777777" w:rsidR="000A6B49" w:rsidRDefault="000A6B49" w:rsidP="007413DA">
            <w:r>
              <w:t>9</w:t>
            </w:r>
          </w:p>
        </w:tc>
        <w:tc>
          <w:tcPr>
            <w:tcW w:w="1240" w:type="dxa"/>
          </w:tcPr>
          <w:p w14:paraId="46E0AE87" w14:textId="77777777" w:rsidR="000A6B49" w:rsidRDefault="000A6B49" w:rsidP="007413DA">
            <w:r>
              <w:t>W2</w:t>
            </w:r>
          </w:p>
        </w:tc>
        <w:tc>
          <w:tcPr>
            <w:tcW w:w="1484" w:type="dxa"/>
          </w:tcPr>
          <w:p w14:paraId="34945154" w14:textId="77777777" w:rsidR="000A6B49" w:rsidRDefault="000A6B49" w:rsidP="007413DA">
            <w:r>
              <w:t>W2Tools output</w:t>
            </w:r>
          </w:p>
        </w:tc>
        <w:tc>
          <w:tcPr>
            <w:tcW w:w="4500" w:type="dxa"/>
          </w:tcPr>
          <w:p w14:paraId="3900C6A7" w14:textId="77777777" w:rsidR="000A6B49" w:rsidRPr="005C131A" w:rsidRDefault="000A6B49" w:rsidP="007413DA">
            <w:pPr>
              <w:rPr>
                <w:rFonts w:cstheme="minorHAnsi"/>
                <w:sz w:val="18"/>
                <w:szCs w:val="18"/>
              </w:rPr>
            </w:pPr>
            <w:r w:rsidRPr="005C131A">
              <w:rPr>
                <w:rFonts w:cstheme="minorHAnsi"/>
                <w:sz w:val="18"/>
                <w:szCs w:val="18"/>
              </w:rPr>
              <w:t>In place of the Vector Plot Output (VPL), a new output was added that allows use of the W2Tools post-processing package. This is part of the Version 3.71 update.</w:t>
            </w:r>
          </w:p>
        </w:tc>
        <w:tc>
          <w:tcPr>
            <w:tcW w:w="1350" w:type="dxa"/>
          </w:tcPr>
          <w:p w14:paraId="6DD1C4EA" w14:textId="77777777" w:rsidR="000A6B49" w:rsidRDefault="000A6B49" w:rsidP="007413DA">
            <w:r>
              <w:t>10/30/12</w:t>
            </w:r>
          </w:p>
        </w:tc>
      </w:tr>
      <w:tr w:rsidR="000A6B49" w:rsidRPr="00A8639A" w14:paraId="3D6EF9C5" w14:textId="77777777" w:rsidTr="00391691">
        <w:trPr>
          <w:cantSplit/>
        </w:trPr>
        <w:tc>
          <w:tcPr>
            <w:tcW w:w="606" w:type="dxa"/>
          </w:tcPr>
          <w:p w14:paraId="6ECEB916" w14:textId="77777777" w:rsidR="000A6B49" w:rsidRDefault="000A6B49" w:rsidP="007413DA">
            <w:r>
              <w:t>10</w:t>
            </w:r>
          </w:p>
        </w:tc>
        <w:tc>
          <w:tcPr>
            <w:tcW w:w="1240" w:type="dxa"/>
          </w:tcPr>
          <w:p w14:paraId="0B9F79EE" w14:textId="77777777" w:rsidR="000A6B49" w:rsidRDefault="000A6B49" w:rsidP="007413DA">
            <w:r>
              <w:t>W2</w:t>
            </w:r>
          </w:p>
        </w:tc>
        <w:tc>
          <w:tcPr>
            <w:tcW w:w="1484" w:type="dxa"/>
          </w:tcPr>
          <w:p w14:paraId="00155989" w14:textId="77777777" w:rsidR="000A6B49" w:rsidRDefault="000A6B49" w:rsidP="007413DA">
            <w:r>
              <w:t>User Manual</w:t>
            </w:r>
          </w:p>
        </w:tc>
        <w:tc>
          <w:tcPr>
            <w:tcW w:w="4500" w:type="dxa"/>
          </w:tcPr>
          <w:p w14:paraId="4E18877A" w14:textId="065D6915" w:rsidR="000A6B49" w:rsidRPr="005C131A" w:rsidRDefault="000A6B49" w:rsidP="007413DA">
            <w:pPr>
              <w:rPr>
                <w:rFonts w:cstheme="minorHAnsi"/>
                <w:sz w:val="18"/>
                <w:szCs w:val="18"/>
              </w:rPr>
            </w:pPr>
            <w:r w:rsidRPr="005C131A">
              <w:rPr>
                <w:rFonts w:cstheme="minorHAnsi"/>
                <w:sz w:val="18"/>
                <w:szCs w:val="18"/>
              </w:rPr>
              <w:t>The User Manual has been updated with the new model features as shown in 5 and 9 above. In addition</w:t>
            </w:r>
            <w:r w:rsidR="00EA4922">
              <w:rPr>
                <w:rFonts w:cstheme="minorHAnsi"/>
                <w:sz w:val="18"/>
                <w:szCs w:val="18"/>
              </w:rPr>
              <w:t>,</w:t>
            </w:r>
            <w:r w:rsidRPr="005C131A">
              <w:rPr>
                <w:rFonts w:cstheme="minorHAnsi"/>
                <w:sz w:val="18"/>
                <w:szCs w:val="18"/>
              </w:rPr>
              <w:t xml:space="preserve"> a separate user manual file shows how to use the w2tools post-processor. This is in the directory for W2tools. This is the version 3.71 update.</w:t>
            </w:r>
          </w:p>
        </w:tc>
        <w:tc>
          <w:tcPr>
            <w:tcW w:w="1350" w:type="dxa"/>
          </w:tcPr>
          <w:p w14:paraId="1E1241B2" w14:textId="77777777" w:rsidR="000A6B49" w:rsidRDefault="000A6B49" w:rsidP="007413DA">
            <w:r>
              <w:t>10/30/12</w:t>
            </w:r>
          </w:p>
        </w:tc>
      </w:tr>
      <w:tr w:rsidR="000A6B49" w:rsidRPr="00A8639A" w14:paraId="6A6AF98D" w14:textId="77777777" w:rsidTr="00391691">
        <w:trPr>
          <w:cantSplit/>
        </w:trPr>
        <w:tc>
          <w:tcPr>
            <w:tcW w:w="606" w:type="dxa"/>
          </w:tcPr>
          <w:p w14:paraId="6570C591" w14:textId="77777777" w:rsidR="000A6B49" w:rsidRDefault="000A6B49" w:rsidP="007413DA">
            <w:r>
              <w:t>11</w:t>
            </w:r>
          </w:p>
        </w:tc>
        <w:tc>
          <w:tcPr>
            <w:tcW w:w="1240" w:type="dxa"/>
          </w:tcPr>
          <w:p w14:paraId="32584510" w14:textId="77777777" w:rsidR="000A6B49" w:rsidRDefault="000A6B49" w:rsidP="007413DA">
            <w:r>
              <w:t>W2</w:t>
            </w:r>
          </w:p>
        </w:tc>
        <w:tc>
          <w:tcPr>
            <w:tcW w:w="1484" w:type="dxa"/>
          </w:tcPr>
          <w:p w14:paraId="7F5E342D" w14:textId="77777777" w:rsidR="000A6B49" w:rsidRDefault="000A6B49" w:rsidP="007413DA">
            <w:r>
              <w:t>Water quality and temperature</w:t>
            </w:r>
          </w:p>
        </w:tc>
        <w:tc>
          <w:tcPr>
            <w:tcW w:w="4500" w:type="dxa"/>
          </w:tcPr>
          <w:p w14:paraId="5C04997B" w14:textId="77777777" w:rsidR="000A6B49" w:rsidRPr="005C131A" w:rsidRDefault="000A6B49" w:rsidP="007413DA">
            <w:pPr>
              <w:rPr>
                <w:rFonts w:cstheme="minorHAnsi"/>
                <w:sz w:val="18"/>
                <w:szCs w:val="18"/>
              </w:rPr>
            </w:pPr>
            <w:r w:rsidRPr="005C131A">
              <w:rPr>
                <w:rFonts w:cstheme="minorHAnsi"/>
                <w:sz w:val="18"/>
                <w:szCs w:val="18"/>
              </w:rPr>
              <w:t>A new calculation technique was added that eliminates calling the Tri-diagonal subroutine. These were built into the temperature and water quality subroutines. This change results in improvements in computational speed of from less than 5% to over 20% for water quality models with lots of water quality state variables.</w:t>
            </w:r>
          </w:p>
        </w:tc>
        <w:tc>
          <w:tcPr>
            <w:tcW w:w="1350" w:type="dxa"/>
          </w:tcPr>
          <w:p w14:paraId="3780FCB2" w14:textId="77777777" w:rsidR="000A6B49" w:rsidRDefault="000A6B49" w:rsidP="007413DA">
            <w:r>
              <w:t>10/30/2012</w:t>
            </w:r>
          </w:p>
        </w:tc>
      </w:tr>
      <w:tr w:rsidR="000A6B49" w:rsidRPr="00A8639A" w14:paraId="658A9198" w14:textId="77777777" w:rsidTr="00391691">
        <w:trPr>
          <w:cantSplit/>
        </w:trPr>
        <w:tc>
          <w:tcPr>
            <w:tcW w:w="606" w:type="dxa"/>
          </w:tcPr>
          <w:p w14:paraId="24F47B9A" w14:textId="77777777" w:rsidR="000A6B49" w:rsidRDefault="000A6B49" w:rsidP="007413DA">
            <w:r>
              <w:t>12</w:t>
            </w:r>
          </w:p>
        </w:tc>
        <w:tc>
          <w:tcPr>
            <w:tcW w:w="1240" w:type="dxa"/>
          </w:tcPr>
          <w:p w14:paraId="52369391" w14:textId="77777777" w:rsidR="000A6B49" w:rsidRDefault="000A6B49" w:rsidP="007413DA">
            <w:r>
              <w:t>PREW2</w:t>
            </w:r>
          </w:p>
        </w:tc>
        <w:tc>
          <w:tcPr>
            <w:tcW w:w="1484" w:type="dxa"/>
          </w:tcPr>
          <w:p w14:paraId="12C80C9A" w14:textId="77777777" w:rsidR="000A6B49" w:rsidRDefault="000A6B49" w:rsidP="007413DA">
            <w:r>
              <w:t xml:space="preserve">More checks </w:t>
            </w:r>
          </w:p>
        </w:tc>
        <w:tc>
          <w:tcPr>
            <w:tcW w:w="4500" w:type="dxa"/>
          </w:tcPr>
          <w:p w14:paraId="1F982B24" w14:textId="77777777" w:rsidR="000A6B49" w:rsidRPr="005C131A" w:rsidRDefault="000A6B49" w:rsidP="005C131A">
            <w:pPr>
              <w:rPr>
                <w:rFonts w:cstheme="minorHAnsi"/>
                <w:sz w:val="18"/>
                <w:szCs w:val="18"/>
              </w:rPr>
            </w:pPr>
            <w:r w:rsidRPr="005C131A">
              <w:rPr>
                <w:rFonts w:cstheme="minorHAnsi"/>
                <w:sz w:val="18"/>
                <w:szCs w:val="18"/>
              </w:rPr>
              <w:t>Added more error trapping for input files. This is an effort for the error trapping to occur before the code bombs. Fixed a couple of regression errors as a result of this fix.</w:t>
            </w:r>
          </w:p>
        </w:tc>
        <w:tc>
          <w:tcPr>
            <w:tcW w:w="1350" w:type="dxa"/>
          </w:tcPr>
          <w:p w14:paraId="2BBBCA96" w14:textId="77777777" w:rsidR="000A6B49" w:rsidRDefault="000A6B49" w:rsidP="007413DA">
            <w:r>
              <w:t>11/2/2012,</w:t>
            </w:r>
          </w:p>
          <w:p w14:paraId="5E57B368" w14:textId="77777777" w:rsidR="000A6B49" w:rsidRDefault="000A6B49" w:rsidP="007413DA">
            <w:r>
              <w:t>11/5/2012</w:t>
            </w:r>
          </w:p>
        </w:tc>
      </w:tr>
      <w:tr w:rsidR="000A6B49" w:rsidRPr="00A8639A" w14:paraId="00830562" w14:textId="77777777" w:rsidTr="00391691">
        <w:trPr>
          <w:cantSplit/>
        </w:trPr>
        <w:tc>
          <w:tcPr>
            <w:tcW w:w="606" w:type="dxa"/>
          </w:tcPr>
          <w:p w14:paraId="100054E1" w14:textId="77777777" w:rsidR="000A6B49" w:rsidRDefault="000A6B49" w:rsidP="007413DA">
            <w:r>
              <w:t>13</w:t>
            </w:r>
          </w:p>
        </w:tc>
        <w:tc>
          <w:tcPr>
            <w:tcW w:w="1240" w:type="dxa"/>
          </w:tcPr>
          <w:p w14:paraId="77C4FB59" w14:textId="77777777" w:rsidR="000A6B49" w:rsidRDefault="000A6B49" w:rsidP="007413DA">
            <w:r>
              <w:t>Excel macro utility</w:t>
            </w:r>
          </w:p>
        </w:tc>
        <w:tc>
          <w:tcPr>
            <w:tcW w:w="1484" w:type="dxa"/>
          </w:tcPr>
          <w:p w14:paraId="5AEB8DB3" w14:textId="77777777" w:rsidR="000A6B49" w:rsidRDefault="000A6B49" w:rsidP="007413DA"/>
        </w:tc>
        <w:tc>
          <w:tcPr>
            <w:tcW w:w="4500" w:type="dxa"/>
          </w:tcPr>
          <w:p w14:paraId="19A7FC59" w14:textId="77777777" w:rsidR="000A6B49" w:rsidRPr="00EA4922" w:rsidRDefault="000A6B49" w:rsidP="005C131A">
            <w:pPr>
              <w:rPr>
                <w:rFonts w:cstheme="minorHAnsi"/>
                <w:sz w:val="18"/>
                <w:szCs w:val="18"/>
              </w:rPr>
            </w:pPr>
            <w:r w:rsidRPr="005C131A">
              <w:rPr>
                <w:rFonts w:cstheme="minorHAnsi"/>
                <w:sz w:val="18"/>
                <w:szCs w:val="18"/>
              </w:rPr>
              <w:t>Added an Excel macro utility to aid in writing out input files to CE-QUAL-W2</w:t>
            </w:r>
          </w:p>
        </w:tc>
        <w:tc>
          <w:tcPr>
            <w:tcW w:w="1350" w:type="dxa"/>
          </w:tcPr>
          <w:p w14:paraId="5C88A085" w14:textId="77777777" w:rsidR="000A6B49" w:rsidRDefault="000A6B49" w:rsidP="007413DA">
            <w:r>
              <w:t>11/5/2012</w:t>
            </w:r>
          </w:p>
        </w:tc>
      </w:tr>
      <w:tr w:rsidR="000A6B49" w:rsidRPr="00A8639A" w14:paraId="0FDEE95C" w14:textId="77777777" w:rsidTr="00391691">
        <w:trPr>
          <w:cantSplit/>
        </w:trPr>
        <w:tc>
          <w:tcPr>
            <w:tcW w:w="606" w:type="dxa"/>
          </w:tcPr>
          <w:p w14:paraId="3D7225C4" w14:textId="77777777" w:rsidR="000A6B49" w:rsidRDefault="000A6B49" w:rsidP="007413DA">
            <w:r>
              <w:lastRenderedPageBreak/>
              <w:t>14</w:t>
            </w:r>
          </w:p>
        </w:tc>
        <w:tc>
          <w:tcPr>
            <w:tcW w:w="1240" w:type="dxa"/>
          </w:tcPr>
          <w:p w14:paraId="5F1FADA3" w14:textId="77777777" w:rsidR="000A6B49" w:rsidRDefault="000A6B49" w:rsidP="007413DA">
            <w:r>
              <w:t>W2</w:t>
            </w:r>
          </w:p>
        </w:tc>
        <w:tc>
          <w:tcPr>
            <w:tcW w:w="1484" w:type="dxa"/>
          </w:tcPr>
          <w:p w14:paraId="5D553EEC" w14:textId="77777777" w:rsidR="000A6B49" w:rsidRDefault="000A6B49" w:rsidP="007413DA">
            <w:r>
              <w:t>Withdrawal subroutine</w:t>
            </w:r>
          </w:p>
        </w:tc>
        <w:tc>
          <w:tcPr>
            <w:tcW w:w="4500" w:type="dxa"/>
          </w:tcPr>
          <w:p w14:paraId="201978D2" w14:textId="5B4E5BF4" w:rsidR="000A6B49" w:rsidRDefault="000A6B49" w:rsidP="005C131A">
            <w:pPr>
              <w:pStyle w:val="TableText0"/>
            </w:pPr>
            <w:r>
              <w:t>Fixed an IF test that used the wrong variable in the dynamic port allocation algorithm. Also added code to allow the code to test for temperatures at the outlet levels specified.</w:t>
            </w:r>
          </w:p>
          <w:p w14:paraId="1653B828" w14:textId="682A88EA" w:rsidR="000A6B49" w:rsidRPr="0002005C" w:rsidRDefault="000A6B49" w:rsidP="005C131A">
            <w:pPr>
              <w:pStyle w:val="TableText0"/>
              <w:rPr>
                <w:sz w:val="16"/>
              </w:rPr>
            </w:pPr>
            <w:r>
              <w:t>Deleted line of code is underlined</w:t>
            </w:r>
            <w:r w:rsidR="00EA4922">
              <w:t>,</w:t>
            </w:r>
            <w:r>
              <w:t xml:space="preserve"> followed by the fix.</w:t>
            </w:r>
          </w:p>
          <w:p w14:paraId="24CC976C" w14:textId="77777777" w:rsidR="000A6B49" w:rsidRPr="005C131A" w:rsidRDefault="000A6B49" w:rsidP="007413DA">
            <w:pPr>
              <w:pStyle w:val="PlainText"/>
              <w:rPr>
                <w:sz w:val="16"/>
                <w:szCs w:val="16"/>
              </w:rPr>
            </w:pPr>
            <w:r w:rsidRPr="0002005C">
              <w:rPr>
                <w:sz w:val="14"/>
                <w:szCs w:val="16"/>
              </w:rPr>
              <w:t xml:space="preserve">      </w:t>
            </w:r>
            <w:r w:rsidRPr="005C131A">
              <w:rPr>
                <w:sz w:val="16"/>
                <w:szCs w:val="16"/>
              </w:rPr>
              <w:t>DO J=</w:t>
            </w:r>
            <w:proofErr w:type="gramStart"/>
            <w:r w:rsidRPr="005C131A">
              <w:rPr>
                <w:sz w:val="16"/>
                <w:szCs w:val="16"/>
              </w:rPr>
              <w:t>1,NUMTSPLT</w:t>
            </w:r>
            <w:proofErr w:type="gramEnd"/>
            <w:r w:rsidRPr="005C131A">
              <w:rPr>
                <w:sz w:val="16"/>
                <w:szCs w:val="16"/>
              </w:rPr>
              <w:t xml:space="preserve">  !REODERING OUTLETS SO THAT HIGHEST ELEVATION STRUCTURE ON TOP (ASSUMING 2 SPLIT OUTLETS) </w:t>
            </w:r>
          </w:p>
          <w:p w14:paraId="57D9C93F" w14:textId="77777777" w:rsidR="000A6B49" w:rsidRPr="005C131A" w:rsidRDefault="000A6B49" w:rsidP="007413DA">
            <w:pPr>
              <w:pStyle w:val="PlainText"/>
              <w:rPr>
                <w:sz w:val="16"/>
                <w:szCs w:val="16"/>
                <w:u w:val="single"/>
              </w:rPr>
            </w:pPr>
            <w:r w:rsidRPr="005C131A">
              <w:rPr>
                <w:sz w:val="16"/>
                <w:szCs w:val="16"/>
                <w:u w:val="single"/>
              </w:rPr>
              <w:t>!        IF(TCNTR(J) == '      ST</w:t>
            </w:r>
            <w:proofErr w:type="gramStart"/>
            <w:r w:rsidRPr="005C131A">
              <w:rPr>
                <w:sz w:val="16"/>
                <w:szCs w:val="16"/>
                <w:u w:val="single"/>
              </w:rPr>
              <w:t>')THEN</w:t>
            </w:r>
            <w:proofErr w:type="gramEnd"/>
          </w:p>
          <w:p w14:paraId="590A6CDF" w14:textId="77777777" w:rsidR="000A6B49" w:rsidRPr="005C131A" w:rsidRDefault="000A6B49" w:rsidP="007413DA">
            <w:pPr>
              <w:pStyle w:val="PlainText"/>
              <w:rPr>
                <w:sz w:val="16"/>
                <w:szCs w:val="16"/>
              </w:rPr>
            </w:pPr>
            <w:r w:rsidRPr="005C131A">
              <w:rPr>
                <w:sz w:val="16"/>
                <w:szCs w:val="16"/>
              </w:rPr>
              <w:t xml:space="preserve">        IF(TSPLTCNTR(J) == '      ST</w:t>
            </w:r>
            <w:proofErr w:type="gramStart"/>
            <w:r w:rsidRPr="005C131A">
              <w:rPr>
                <w:sz w:val="16"/>
                <w:szCs w:val="16"/>
              </w:rPr>
              <w:t>')THEN</w:t>
            </w:r>
            <w:proofErr w:type="gramEnd"/>
            <w:r w:rsidRPr="005C131A">
              <w:rPr>
                <w:sz w:val="16"/>
                <w:szCs w:val="16"/>
              </w:rPr>
              <w:t xml:space="preserve">                                                                        ! </w:t>
            </w:r>
            <w:proofErr w:type="spellStart"/>
            <w:r w:rsidRPr="005C131A">
              <w:rPr>
                <w:sz w:val="16"/>
                <w:szCs w:val="16"/>
              </w:rPr>
              <w:t>cb</w:t>
            </w:r>
            <w:proofErr w:type="spellEnd"/>
            <w:r w:rsidRPr="005C131A">
              <w:rPr>
                <w:sz w:val="16"/>
                <w:szCs w:val="16"/>
              </w:rPr>
              <w:t xml:space="preserve"> 11/11/12 </w:t>
            </w:r>
          </w:p>
          <w:p w14:paraId="7FFF91EE" w14:textId="77777777" w:rsidR="000A6B49" w:rsidRPr="005C131A" w:rsidRDefault="000A6B49" w:rsidP="007413DA">
            <w:pPr>
              <w:pStyle w:val="PlainText"/>
              <w:rPr>
                <w:sz w:val="16"/>
                <w:szCs w:val="16"/>
              </w:rPr>
            </w:pPr>
            <w:r w:rsidRPr="005C131A">
              <w:rPr>
                <w:sz w:val="16"/>
                <w:szCs w:val="16"/>
              </w:rPr>
              <w:t xml:space="preserve">          IF(ESTR(JSTSPLTT(J,1</w:t>
            </w:r>
            <w:proofErr w:type="gramStart"/>
            <w:r w:rsidRPr="005C131A">
              <w:rPr>
                <w:sz w:val="16"/>
                <w:szCs w:val="16"/>
              </w:rPr>
              <w:t>),TSPLTJB</w:t>
            </w:r>
            <w:proofErr w:type="gramEnd"/>
            <w:r w:rsidRPr="005C131A">
              <w:rPr>
                <w:sz w:val="16"/>
                <w:szCs w:val="16"/>
              </w:rPr>
              <w:t xml:space="preserve">(J)) &lt; ESTR(JSTSPLTT(J,2),TSPLTJB(J)))THEN                               </w:t>
            </w:r>
          </w:p>
          <w:p w14:paraId="0A8E5F62" w14:textId="77777777" w:rsidR="000A6B49" w:rsidRPr="005C131A" w:rsidRDefault="000A6B49" w:rsidP="007413DA">
            <w:pPr>
              <w:pStyle w:val="PlainText"/>
              <w:rPr>
                <w:sz w:val="16"/>
                <w:szCs w:val="16"/>
              </w:rPr>
            </w:pPr>
            <w:r w:rsidRPr="005C131A">
              <w:rPr>
                <w:sz w:val="16"/>
                <w:szCs w:val="16"/>
              </w:rPr>
              <w:t xml:space="preserve">            JSTSPLT(J,</w:t>
            </w:r>
            <w:proofErr w:type="gramStart"/>
            <w:r w:rsidRPr="005C131A">
              <w:rPr>
                <w:sz w:val="16"/>
                <w:szCs w:val="16"/>
              </w:rPr>
              <w:t>1)=</w:t>
            </w:r>
            <w:proofErr w:type="gramEnd"/>
            <w:r w:rsidRPr="005C131A">
              <w:rPr>
                <w:sz w:val="16"/>
                <w:szCs w:val="16"/>
              </w:rPr>
              <w:t xml:space="preserve">JSTSPLTT(J,2)                                                                          </w:t>
            </w:r>
          </w:p>
          <w:p w14:paraId="12EDF943" w14:textId="77777777" w:rsidR="000A6B49" w:rsidRPr="005C131A" w:rsidRDefault="000A6B49" w:rsidP="007413DA">
            <w:pPr>
              <w:pStyle w:val="PlainText"/>
              <w:rPr>
                <w:sz w:val="16"/>
                <w:szCs w:val="16"/>
              </w:rPr>
            </w:pPr>
            <w:r w:rsidRPr="005C131A">
              <w:rPr>
                <w:sz w:val="16"/>
                <w:szCs w:val="16"/>
              </w:rPr>
              <w:t xml:space="preserve">            JSTSPLT(J,</w:t>
            </w:r>
            <w:proofErr w:type="gramStart"/>
            <w:r w:rsidRPr="005C131A">
              <w:rPr>
                <w:sz w:val="16"/>
                <w:szCs w:val="16"/>
              </w:rPr>
              <w:t>2)=</w:t>
            </w:r>
            <w:proofErr w:type="gramEnd"/>
            <w:r w:rsidRPr="005C131A">
              <w:rPr>
                <w:sz w:val="16"/>
                <w:szCs w:val="16"/>
              </w:rPr>
              <w:t xml:space="preserve">JSTSPLTT(J,1)                                                                          </w:t>
            </w:r>
          </w:p>
          <w:p w14:paraId="4E803DD4" w14:textId="77777777" w:rsidR="000A6B49" w:rsidRPr="005C131A" w:rsidRDefault="000A6B49" w:rsidP="007413DA">
            <w:pPr>
              <w:pStyle w:val="PlainText"/>
              <w:rPr>
                <w:sz w:val="16"/>
                <w:szCs w:val="16"/>
              </w:rPr>
            </w:pPr>
            <w:r w:rsidRPr="005C131A">
              <w:rPr>
                <w:sz w:val="16"/>
                <w:szCs w:val="16"/>
              </w:rPr>
              <w:t xml:space="preserve">          END IF                                                                                                </w:t>
            </w:r>
          </w:p>
          <w:p w14:paraId="28D0DA97" w14:textId="77777777" w:rsidR="000A6B49" w:rsidRPr="005C131A" w:rsidRDefault="000A6B49" w:rsidP="007413DA">
            <w:pPr>
              <w:pStyle w:val="PlainText"/>
              <w:rPr>
                <w:sz w:val="16"/>
                <w:szCs w:val="16"/>
                <w:u w:val="single"/>
              </w:rPr>
            </w:pPr>
            <w:r w:rsidRPr="005C131A">
              <w:rPr>
                <w:sz w:val="16"/>
                <w:szCs w:val="16"/>
                <w:u w:val="single"/>
              </w:rPr>
              <w:t>!        ELSE IF(TCNTR(J) == '      WD</w:t>
            </w:r>
            <w:proofErr w:type="gramStart"/>
            <w:r w:rsidRPr="005C131A">
              <w:rPr>
                <w:sz w:val="16"/>
                <w:szCs w:val="16"/>
                <w:u w:val="single"/>
              </w:rPr>
              <w:t>')THEN</w:t>
            </w:r>
            <w:proofErr w:type="gramEnd"/>
          </w:p>
          <w:p w14:paraId="6F5E8DE5" w14:textId="77777777" w:rsidR="000A6B49" w:rsidRPr="005C131A" w:rsidRDefault="000A6B49" w:rsidP="007413DA">
            <w:pPr>
              <w:pStyle w:val="PlainText"/>
              <w:rPr>
                <w:sz w:val="16"/>
                <w:szCs w:val="16"/>
              </w:rPr>
            </w:pPr>
            <w:r w:rsidRPr="005C131A">
              <w:rPr>
                <w:sz w:val="16"/>
                <w:szCs w:val="16"/>
              </w:rPr>
              <w:t xml:space="preserve">        ELSE IF(TSPLTCNTR(J) == '      WD</w:t>
            </w:r>
            <w:proofErr w:type="gramStart"/>
            <w:r w:rsidRPr="005C131A">
              <w:rPr>
                <w:sz w:val="16"/>
                <w:szCs w:val="16"/>
              </w:rPr>
              <w:t>')THEN</w:t>
            </w:r>
            <w:proofErr w:type="gramEnd"/>
            <w:r w:rsidRPr="005C131A">
              <w:rPr>
                <w:sz w:val="16"/>
                <w:szCs w:val="16"/>
              </w:rPr>
              <w:t xml:space="preserve">                                                                        ! </w:t>
            </w:r>
            <w:proofErr w:type="spellStart"/>
            <w:r w:rsidRPr="005C131A">
              <w:rPr>
                <w:sz w:val="16"/>
                <w:szCs w:val="16"/>
              </w:rPr>
              <w:t>cb</w:t>
            </w:r>
            <w:proofErr w:type="spellEnd"/>
            <w:r w:rsidRPr="005C131A">
              <w:rPr>
                <w:sz w:val="16"/>
                <w:szCs w:val="16"/>
              </w:rPr>
              <w:t xml:space="preserve"> 11/11/12</w:t>
            </w:r>
          </w:p>
          <w:p w14:paraId="746B8DA4" w14:textId="42D35AB7" w:rsidR="000A6B49" w:rsidRPr="005C131A" w:rsidRDefault="000A6B49" w:rsidP="007413DA">
            <w:pPr>
              <w:pStyle w:val="PlainText"/>
              <w:rPr>
                <w:sz w:val="16"/>
                <w:szCs w:val="16"/>
              </w:rPr>
            </w:pPr>
            <w:r w:rsidRPr="005C131A">
              <w:rPr>
                <w:sz w:val="16"/>
                <w:szCs w:val="16"/>
              </w:rPr>
              <w:t xml:space="preserve">          IF(EWD(JSTSPLTT(J,1)) &lt; EWD(JSTSPLTT(J,2)</w:t>
            </w:r>
            <w:proofErr w:type="gramStart"/>
            <w:r w:rsidRPr="005C131A">
              <w:rPr>
                <w:sz w:val="16"/>
                <w:szCs w:val="16"/>
              </w:rPr>
              <w:t>))THEN</w:t>
            </w:r>
            <w:proofErr w:type="gramEnd"/>
            <w:r w:rsidRPr="005C131A">
              <w:rPr>
                <w:sz w:val="16"/>
                <w:szCs w:val="16"/>
              </w:rPr>
              <w:t xml:space="preserve">   </w:t>
            </w:r>
          </w:p>
          <w:p w14:paraId="5D25C79C" w14:textId="77777777" w:rsidR="000A6B49" w:rsidRPr="005C131A" w:rsidRDefault="000A6B49" w:rsidP="007413DA">
            <w:pPr>
              <w:pStyle w:val="PlainText"/>
              <w:rPr>
                <w:sz w:val="16"/>
                <w:szCs w:val="16"/>
              </w:rPr>
            </w:pPr>
            <w:r w:rsidRPr="005C131A">
              <w:rPr>
                <w:sz w:val="16"/>
                <w:szCs w:val="16"/>
              </w:rPr>
              <w:t>…</w:t>
            </w:r>
          </w:p>
          <w:p w14:paraId="0D678F68" w14:textId="77777777" w:rsidR="000A6B49" w:rsidRPr="005C131A" w:rsidRDefault="000A6B49" w:rsidP="007413DA">
            <w:pPr>
              <w:pStyle w:val="PlainText"/>
              <w:rPr>
                <w:sz w:val="16"/>
                <w:szCs w:val="16"/>
              </w:rPr>
            </w:pPr>
            <w:r w:rsidRPr="005C131A">
              <w:rPr>
                <w:sz w:val="16"/>
                <w:szCs w:val="16"/>
              </w:rPr>
              <w:t xml:space="preserve">   IF(TSPLTJB(J) == </w:t>
            </w:r>
            <w:proofErr w:type="gramStart"/>
            <w:r w:rsidRPr="005C131A">
              <w:rPr>
                <w:sz w:val="16"/>
                <w:szCs w:val="16"/>
              </w:rPr>
              <w:t>JB .</w:t>
            </w:r>
            <w:proofErr w:type="gramEnd"/>
            <w:r w:rsidRPr="005C131A">
              <w:rPr>
                <w:sz w:val="16"/>
                <w:szCs w:val="16"/>
              </w:rPr>
              <w:t>AND. TSPLTCNTR(J) == '      ST')THEN</w:t>
            </w:r>
          </w:p>
          <w:p w14:paraId="58F53331" w14:textId="77777777" w:rsidR="000A6B49" w:rsidRPr="005C131A" w:rsidRDefault="000A6B49" w:rsidP="007413DA">
            <w:pPr>
              <w:pStyle w:val="PlainText"/>
              <w:rPr>
                <w:sz w:val="16"/>
                <w:szCs w:val="16"/>
              </w:rPr>
            </w:pPr>
            <w:r w:rsidRPr="005C131A">
              <w:rPr>
                <w:sz w:val="16"/>
                <w:szCs w:val="16"/>
              </w:rPr>
              <w:t xml:space="preserve">                QALL=0.0</w:t>
            </w:r>
          </w:p>
          <w:p w14:paraId="51B9B14C" w14:textId="77777777" w:rsidR="000A6B49" w:rsidRPr="005C131A" w:rsidRDefault="000A6B49" w:rsidP="007413DA">
            <w:pPr>
              <w:pStyle w:val="PlainText"/>
              <w:rPr>
                <w:sz w:val="16"/>
                <w:szCs w:val="16"/>
              </w:rPr>
            </w:pPr>
            <w:r w:rsidRPr="005C131A">
              <w:rPr>
                <w:sz w:val="16"/>
                <w:szCs w:val="16"/>
              </w:rPr>
              <w:t xml:space="preserve">                DO JJ=</w:t>
            </w:r>
            <w:proofErr w:type="gramStart"/>
            <w:r w:rsidRPr="005C131A">
              <w:rPr>
                <w:sz w:val="16"/>
                <w:szCs w:val="16"/>
              </w:rPr>
              <w:t>1,NOUTS</w:t>
            </w:r>
            <w:proofErr w:type="gramEnd"/>
            <w:r w:rsidRPr="005C131A">
              <w:rPr>
                <w:sz w:val="16"/>
                <w:szCs w:val="16"/>
              </w:rPr>
              <w:t>(J)</w:t>
            </w:r>
          </w:p>
          <w:p w14:paraId="5BD389EC" w14:textId="77777777" w:rsidR="000A6B49" w:rsidRPr="005C131A" w:rsidRDefault="000A6B49" w:rsidP="007413DA">
            <w:pPr>
              <w:pStyle w:val="PlainText"/>
              <w:rPr>
                <w:sz w:val="16"/>
                <w:szCs w:val="16"/>
              </w:rPr>
            </w:pPr>
            <w:r w:rsidRPr="005C131A">
              <w:rPr>
                <w:sz w:val="16"/>
                <w:szCs w:val="16"/>
              </w:rPr>
              <w:t xml:space="preserve">                QALL=QALL+QSTR(JSTSPLT(</w:t>
            </w:r>
            <w:proofErr w:type="gramStart"/>
            <w:r w:rsidRPr="005C131A">
              <w:rPr>
                <w:sz w:val="16"/>
                <w:szCs w:val="16"/>
              </w:rPr>
              <w:t>J,JJ</w:t>
            </w:r>
            <w:proofErr w:type="gramEnd"/>
            <w:r w:rsidRPr="005C131A">
              <w:rPr>
                <w:sz w:val="16"/>
                <w:szCs w:val="16"/>
              </w:rPr>
              <w:t>),TSPLTJB(J))   ! SUM UP ALL THE FLOWS</w:t>
            </w:r>
          </w:p>
          <w:p w14:paraId="5D5F105A"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ELR  =</w:t>
            </w:r>
            <w:proofErr w:type="gramEnd"/>
            <w:r w:rsidRPr="005C131A">
              <w:rPr>
                <w:sz w:val="16"/>
                <w:szCs w:val="16"/>
              </w:rPr>
              <w:t xml:space="preserve"> SINA(JB)*DLX(DS(JB))*0.5</w:t>
            </w:r>
          </w:p>
          <w:p w14:paraId="230342EF" w14:textId="77777777" w:rsidR="000A6B49" w:rsidRPr="005C131A" w:rsidRDefault="000A6B49" w:rsidP="007413DA">
            <w:pPr>
              <w:pStyle w:val="PlainText"/>
              <w:rPr>
                <w:sz w:val="16"/>
                <w:szCs w:val="16"/>
              </w:rPr>
            </w:pPr>
            <w:r w:rsidRPr="005C131A">
              <w:rPr>
                <w:sz w:val="16"/>
                <w:szCs w:val="16"/>
              </w:rPr>
              <w:t xml:space="preserve">                    DO K=KTWB(JW</w:t>
            </w:r>
            <w:proofErr w:type="gramStart"/>
            <w:r w:rsidRPr="005C131A">
              <w:rPr>
                <w:sz w:val="16"/>
                <w:szCs w:val="16"/>
              </w:rPr>
              <w:t>),KB</w:t>
            </w:r>
            <w:proofErr w:type="gramEnd"/>
            <w:r w:rsidRPr="005C131A">
              <w:rPr>
                <w:sz w:val="16"/>
                <w:szCs w:val="16"/>
              </w:rPr>
              <w:t>(DS(JB))</w:t>
            </w:r>
          </w:p>
          <w:p w14:paraId="4F2B966D" w14:textId="77777777" w:rsidR="000A6B49" w:rsidRPr="005C131A" w:rsidRDefault="000A6B49" w:rsidP="007413DA">
            <w:pPr>
              <w:pStyle w:val="PlainText"/>
              <w:rPr>
                <w:sz w:val="16"/>
                <w:szCs w:val="16"/>
              </w:rPr>
            </w:pPr>
            <w:r w:rsidRPr="005C131A">
              <w:rPr>
                <w:sz w:val="16"/>
                <w:szCs w:val="16"/>
              </w:rPr>
              <w:t xml:space="preserve">                    IF (EL(</w:t>
            </w:r>
            <w:proofErr w:type="gramStart"/>
            <w:r w:rsidRPr="005C131A">
              <w:rPr>
                <w:sz w:val="16"/>
                <w:szCs w:val="16"/>
              </w:rPr>
              <w:t>K,DS</w:t>
            </w:r>
            <w:proofErr w:type="gramEnd"/>
            <w:r w:rsidRPr="005C131A">
              <w:rPr>
                <w:sz w:val="16"/>
                <w:szCs w:val="16"/>
              </w:rPr>
              <w:t>(JB))-ELR &lt; ESTR(JSTSPLT(J,JJ),TSPLTJB(J))) EXIT                                                                               !SW 10/17/01</w:t>
            </w:r>
          </w:p>
          <w:p w14:paraId="5636B800" w14:textId="77777777" w:rsidR="000A6B49" w:rsidRPr="005C131A" w:rsidRDefault="000A6B49" w:rsidP="007413DA">
            <w:pPr>
              <w:pStyle w:val="PlainText"/>
              <w:rPr>
                <w:sz w:val="16"/>
                <w:szCs w:val="16"/>
              </w:rPr>
            </w:pPr>
            <w:r w:rsidRPr="005C131A">
              <w:rPr>
                <w:sz w:val="16"/>
                <w:szCs w:val="16"/>
              </w:rPr>
              <w:t xml:space="preserve">                    END DO</w:t>
            </w:r>
          </w:p>
          <w:p w14:paraId="0C3DC121" w14:textId="77777777" w:rsidR="000A6B49" w:rsidRPr="005C131A" w:rsidRDefault="000A6B49" w:rsidP="007413DA">
            <w:pPr>
              <w:pStyle w:val="PlainText"/>
              <w:rPr>
                <w:sz w:val="16"/>
                <w:szCs w:val="16"/>
              </w:rPr>
            </w:pPr>
            <w:r w:rsidRPr="005C131A">
              <w:rPr>
                <w:sz w:val="16"/>
                <w:szCs w:val="16"/>
              </w:rPr>
              <w:t xml:space="preserve">                KSTR = K-1</w:t>
            </w:r>
          </w:p>
          <w:p w14:paraId="3826BC65" w14:textId="77777777" w:rsidR="000A6B49" w:rsidRPr="005C131A" w:rsidRDefault="000A6B49" w:rsidP="007413DA">
            <w:pPr>
              <w:pStyle w:val="PlainText"/>
              <w:rPr>
                <w:sz w:val="16"/>
                <w:szCs w:val="16"/>
              </w:rPr>
            </w:pPr>
            <w:r w:rsidRPr="005C131A">
              <w:rPr>
                <w:sz w:val="16"/>
                <w:szCs w:val="16"/>
              </w:rPr>
              <w:t xml:space="preserve">                KSTRSPLT(JJ) = MIN(</w:t>
            </w:r>
            <w:proofErr w:type="gramStart"/>
            <w:r w:rsidRPr="005C131A">
              <w:rPr>
                <w:sz w:val="16"/>
                <w:szCs w:val="16"/>
              </w:rPr>
              <w:t>KSTR,KB</w:t>
            </w:r>
            <w:proofErr w:type="gramEnd"/>
            <w:r w:rsidRPr="005C131A">
              <w:rPr>
                <w:sz w:val="16"/>
                <w:szCs w:val="16"/>
              </w:rPr>
              <w:t>(DS(JB)))</w:t>
            </w:r>
          </w:p>
          <w:p w14:paraId="41164B61" w14:textId="77777777" w:rsidR="000A6B49" w:rsidRPr="005C131A" w:rsidRDefault="000A6B49" w:rsidP="007413DA">
            <w:pPr>
              <w:pStyle w:val="PlainText"/>
              <w:rPr>
                <w:sz w:val="16"/>
                <w:szCs w:val="16"/>
              </w:rPr>
            </w:pPr>
            <w:r w:rsidRPr="005C131A">
              <w:rPr>
                <w:sz w:val="16"/>
                <w:szCs w:val="16"/>
              </w:rPr>
              <w:t xml:space="preserve">                ENDDO</w:t>
            </w:r>
          </w:p>
          <w:p w14:paraId="0F56962B" w14:textId="77777777" w:rsidR="000A6B49" w:rsidRPr="005C131A" w:rsidRDefault="000A6B49" w:rsidP="007413DA">
            <w:pPr>
              <w:pStyle w:val="PlainText"/>
              <w:rPr>
                <w:sz w:val="16"/>
                <w:szCs w:val="16"/>
              </w:rPr>
            </w:pPr>
            <w:r w:rsidRPr="005C131A">
              <w:rPr>
                <w:sz w:val="16"/>
                <w:szCs w:val="16"/>
              </w:rPr>
              <w:t xml:space="preserve">              DO JJ=</w:t>
            </w:r>
            <w:proofErr w:type="gramStart"/>
            <w:r w:rsidRPr="005C131A">
              <w:rPr>
                <w:sz w:val="16"/>
                <w:szCs w:val="16"/>
              </w:rPr>
              <w:t>1,NOUTS</w:t>
            </w:r>
            <w:proofErr w:type="gramEnd"/>
            <w:r w:rsidRPr="005C131A">
              <w:rPr>
                <w:sz w:val="16"/>
                <w:szCs w:val="16"/>
              </w:rPr>
              <w:t xml:space="preserve">(J)               ! </w:t>
            </w:r>
            <w:proofErr w:type="spellStart"/>
            <w:r w:rsidRPr="005C131A">
              <w:rPr>
                <w:sz w:val="16"/>
                <w:szCs w:val="16"/>
              </w:rPr>
              <w:t>cb</w:t>
            </w:r>
            <w:proofErr w:type="spellEnd"/>
            <w:r w:rsidRPr="005C131A">
              <w:rPr>
                <w:sz w:val="16"/>
                <w:szCs w:val="16"/>
              </w:rPr>
              <w:t xml:space="preserve"> 11/11/12 dividing total flow between outlets for temperature test</w:t>
            </w:r>
          </w:p>
          <w:p w14:paraId="07CB9F81" w14:textId="77777777" w:rsidR="000A6B49" w:rsidRPr="005C131A" w:rsidRDefault="000A6B49" w:rsidP="007413DA">
            <w:pPr>
              <w:pStyle w:val="PlainText"/>
              <w:rPr>
                <w:sz w:val="16"/>
                <w:szCs w:val="16"/>
              </w:rPr>
            </w:pPr>
            <w:r w:rsidRPr="005C131A">
              <w:rPr>
                <w:sz w:val="16"/>
                <w:szCs w:val="16"/>
              </w:rPr>
              <w:t xml:space="preserve">                  QSTR(JSTSPLT(</w:t>
            </w:r>
            <w:proofErr w:type="gramStart"/>
            <w:r w:rsidRPr="005C131A">
              <w:rPr>
                <w:sz w:val="16"/>
                <w:szCs w:val="16"/>
              </w:rPr>
              <w:t>J,JJ</w:t>
            </w:r>
            <w:proofErr w:type="gramEnd"/>
            <w:r w:rsidRPr="005C131A">
              <w:rPr>
                <w:sz w:val="16"/>
                <w:szCs w:val="16"/>
              </w:rPr>
              <w:t xml:space="preserve">),TSPLTJB(J)) = </w:t>
            </w:r>
            <w:proofErr w:type="spellStart"/>
            <w:r w:rsidRPr="005C131A">
              <w:rPr>
                <w:sz w:val="16"/>
                <w:szCs w:val="16"/>
              </w:rPr>
              <w:t>qall</w:t>
            </w:r>
            <w:proofErr w:type="spellEnd"/>
            <w:r w:rsidRPr="005C131A">
              <w:rPr>
                <w:sz w:val="16"/>
                <w:szCs w:val="16"/>
              </w:rPr>
              <w:t>/real(</w:t>
            </w:r>
            <w:proofErr w:type="spellStart"/>
            <w:r w:rsidRPr="005C131A">
              <w:rPr>
                <w:sz w:val="16"/>
                <w:szCs w:val="16"/>
              </w:rPr>
              <w:t>nouts</w:t>
            </w:r>
            <w:proofErr w:type="spellEnd"/>
            <w:r w:rsidRPr="005C131A">
              <w:rPr>
                <w:sz w:val="16"/>
                <w:szCs w:val="16"/>
              </w:rPr>
              <w:t>(j))</w:t>
            </w:r>
          </w:p>
          <w:p w14:paraId="29B2CDF7" w14:textId="77777777" w:rsidR="000A6B49" w:rsidRDefault="000A6B49" w:rsidP="007413DA">
            <w:pPr>
              <w:pStyle w:val="PlainText"/>
              <w:rPr>
                <w:rFonts w:ascii="Calibri" w:hAnsi="Calibri"/>
                <w:sz w:val="18"/>
                <w:szCs w:val="16"/>
              </w:rPr>
            </w:pPr>
            <w:r w:rsidRPr="005C131A">
              <w:rPr>
                <w:sz w:val="16"/>
                <w:szCs w:val="16"/>
              </w:rPr>
              <w:t xml:space="preserve">              ENDDO</w:t>
            </w:r>
            <w:r w:rsidRPr="0002005C">
              <w:rPr>
                <w:rFonts w:ascii="Calibri" w:hAnsi="Calibri"/>
                <w:sz w:val="14"/>
                <w:szCs w:val="16"/>
              </w:rPr>
              <w:t xml:space="preserve">               </w:t>
            </w:r>
          </w:p>
        </w:tc>
        <w:tc>
          <w:tcPr>
            <w:tcW w:w="1350" w:type="dxa"/>
          </w:tcPr>
          <w:p w14:paraId="4B9435C0" w14:textId="77777777" w:rsidR="000A6B49" w:rsidRDefault="000A6B49" w:rsidP="007413DA">
            <w:r>
              <w:t>11/13/12</w:t>
            </w:r>
          </w:p>
        </w:tc>
      </w:tr>
      <w:tr w:rsidR="000A6B49" w:rsidRPr="00A8639A" w14:paraId="7DDF41CD" w14:textId="77777777" w:rsidTr="00391691">
        <w:trPr>
          <w:cantSplit/>
        </w:trPr>
        <w:tc>
          <w:tcPr>
            <w:tcW w:w="606" w:type="dxa"/>
          </w:tcPr>
          <w:p w14:paraId="75AB2365" w14:textId="77777777" w:rsidR="000A6B49" w:rsidRDefault="000A6B49" w:rsidP="007413DA">
            <w:r>
              <w:lastRenderedPageBreak/>
              <w:t>15</w:t>
            </w:r>
          </w:p>
        </w:tc>
        <w:tc>
          <w:tcPr>
            <w:tcW w:w="1240" w:type="dxa"/>
          </w:tcPr>
          <w:p w14:paraId="4179C3A4" w14:textId="77777777" w:rsidR="000A6B49" w:rsidRDefault="000A6B49" w:rsidP="007413DA">
            <w:r>
              <w:t>W2</w:t>
            </w:r>
          </w:p>
        </w:tc>
        <w:tc>
          <w:tcPr>
            <w:tcW w:w="1484" w:type="dxa"/>
          </w:tcPr>
          <w:p w14:paraId="77533E6B" w14:textId="77777777" w:rsidR="000A6B49" w:rsidRDefault="000A6B49" w:rsidP="007413DA">
            <w:r>
              <w:t>Reading in names of WQ variables</w:t>
            </w:r>
          </w:p>
        </w:tc>
        <w:tc>
          <w:tcPr>
            <w:tcW w:w="4500" w:type="dxa"/>
          </w:tcPr>
          <w:p w14:paraId="2C8C2CC9" w14:textId="414BF2ED" w:rsidR="000A6B49" w:rsidRPr="009D17AD" w:rsidRDefault="000A6B49" w:rsidP="005C131A">
            <w:pPr>
              <w:pStyle w:val="PlainText"/>
            </w:pPr>
            <w:r w:rsidRPr="005C131A">
              <w:rPr>
                <w:rFonts w:ascii="Calibri" w:hAnsi="Calibri"/>
                <w:sz w:val="18"/>
                <w:szCs w:val="16"/>
              </w:rPr>
              <w:t xml:space="preserve">In case a user does not enter the units in </w:t>
            </w:r>
            <w:proofErr w:type="spellStart"/>
            <w:r w:rsidRPr="004C0946">
              <w:rPr>
                <w:rFonts w:ascii="Calibri" w:hAnsi="Calibri"/>
                <w:b/>
                <w:bCs/>
                <w:sz w:val="18"/>
                <w:szCs w:val="16"/>
              </w:rPr>
              <w:t>graph.npt</w:t>
            </w:r>
            <w:proofErr w:type="spellEnd"/>
            <w:r w:rsidRPr="005C131A">
              <w:rPr>
                <w:rFonts w:ascii="Calibri" w:hAnsi="Calibri"/>
                <w:sz w:val="18"/>
                <w:szCs w:val="16"/>
              </w:rPr>
              <w:t xml:space="preserve">, the code improperly parses the WQ variable name. In this case the output name is a blank. To avoid this issue, extra code was added to preserve the variable name even if no units were added to the </w:t>
            </w:r>
            <w:proofErr w:type="spellStart"/>
            <w:r w:rsidRPr="004C0946">
              <w:rPr>
                <w:rFonts w:ascii="Calibri" w:hAnsi="Calibri"/>
                <w:b/>
                <w:bCs/>
                <w:sz w:val="18"/>
                <w:szCs w:val="16"/>
              </w:rPr>
              <w:t>graph.npt</w:t>
            </w:r>
            <w:proofErr w:type="spellEnd"/>
            <w:r w:rsidRPr="005C131A">
              <w:rPr>
                <w:rFonts w:ascii="Calibri" w:hAnsi="Calibri"/>
                <w:sz w:val="18"/>
                <w:szCs w:val="16"/>
              </w:rPr>
              <w:t xml:space="preserve"> list.</w:t>
            </w:r>
          </w:p>
          <w:p w14:paraId="189ED936" w14:textId="77777777" w:rsidR="000A6B49" w:rsidRPr="005C131A" w:rsidRDefault="000A6B49" w:rsidP="005C131A">
            <w:pPr>
              <w:pStyle w:val="PlainText"/>
              <w:rPr>
                <w:sz w:val="16"/>
                <w:szCs w:val="16"/>
              </w:rPr>
            </w:pPr>
            <w:r w:rsidRPr="007F0EA0">
              <w:rPr>
                <w:rFonts w:ascii="Consolas" w:hAnsi="Consolas" w:cs="Consolas"/>
                <w:sz w:val="16"/>
                <w:szCs w:val="16"/>
              </w:rPr>
              <w:t xml:space="preserve">  </w:t>
            </w:r>
            <w:r w:rsidRPr="005C131A">
              <w:rPr>
                <w:sz w:val="16"/>
                <w:szCs w:val="16"/>
              </w:rPr>
              <w:t>L1         = SCAN (CNAME(JC),',</w:t>
            </w:r>
            <w:proofErr w:type="gramStart"/>
            <w:r w:rsidRPr="005C131A">
              <w:rPr>
                <w:sz w:val="16"/>
                <w:szCs w:val="16"/>
              </w:rPr>
              <w:t>')+</w:t>
            </w:r>
            <w:proofErr w:type="gramEnd"/>
            <w:r w:rsidRPr="005C131A">
              <w:rPr>
                <w:sz w:val="16"/>
                <w:szCs w:val="16"/>
              </w:rPr>
              <w:t>2</w:t>
            </w:r>
          </w:p>
          <w:p w14:paraId="20FFBD51" w14:textId="77777777" w:rsidR="000A6B49" w:rsidRPr="005C131A" w:rsidRDefault="000A6B49" w:rsidP="005C131A">
            <w:pPr>
              <w:pStyle w:val="PlainText"/>
              <w:rPr>
                <w:sz w:val="16"/>
                <w:szCs w:val="16"/>
              </w:rPr>
            </w:pPr>
            <w:r w:rsidRPr="005C131A">
              <w:rPr>
                <w:sz w:val="16"/>
                <w:szCs w:val="16"/>
              </w:rPr>
              <w:t xml:space="preserve">      </w:t>
            </w:r>
            <w:proofErr w:type="gramStart"/>
            <w:r w:rsidRPr="005C131A">
              <w:rPr>
                <w:sz w:val="16"/>
                <w:szCs w:val="16"/>
              </w:rPr>
              <w:t>IF(</w:t>
            </w:r>
            <w:proofErr w:type="gramEnd"/>
            <w:r w:rsidRPr="005C131A">
              <w:rPr>
                <w:sz w:val="16"/>
                <w:szCs w:val="16"/>
              </w:rPr>
              <w:t>L1 == 2)L1=43          ! SW 12/3/2012   Implies no comma found</w:t>
            </w:r>
          </w:p>
          <w:p w14:paraId="0E0E97F5" w14:textId="77777777" w:rsidR="000A6B49" w:rsidRPr="005C131A" w:rsidRDefault="000A6B49" w:rsidP="005C131A">
            <w:pPr>
              <w:pStyle w:val="PlainText"/>
              <w:rPr>
                <w:sz w:val="16"/>
                <w:szCs w:val="16"/>
              </w:rPr>
            </w:pPr>
            <w:r w:rsidRPr="005C131A">
              <w:rPr>
                <w:sz w:val="16"/>
                <w:szCs w:val="16"/>
              </w:rPr>
              <w:t xml:space="preserve">    L2         = SCAN (CNAME(JC)(L1:43),</w:t>
            </w:r>
            <w:proofErr w:type="gramStart"/>
            <w:r w:rsidRPr="005C131A">
              <w:rPr>
                <w:sz w:val="16"/>
                <w:szCs w:val="16"/>
              </w:rPr>
              <w:t>'  '</w:t>
            </w:r>
            <w:proofErr w:type="gramEnd"/>
            <w:r w:rsidRPr="005C131A">
              <w:rPr>
                <w:sz w:val="16"/>
                <w:szCs w:val="16"/>
              </w:rPr>
              <w:t>)+L1</w:t>
            </w:r>
          </w:p>
          <w:p w14:paraId="60E84913" w14:textId="77777777" w:rsidR="000A6B49" w:rsidRPr="005C131A" w:rsidRDefault="000A6B49" w:rsidP="005C131A">
            <w:pPr>
              <w:pStyle w:val="PlainText"/>
              <w:rPr>
                <w:sz w:val="16"/>
                <w:szCs w:val="16"/>
              </w:rPr>
            </w:pPr>
            <w:r w:rsidRPr="005C131A">
              <w:rPr>
                <w:sz w:val="16"/>
                <w:szCs w:val="16"/>
              </w:rPr>
              <w:t xml:space="preserve">      </w:t>
            </w:r>
            <w:proofErr w:type="gramStart"/>
            <w:r w:rsidRPr="005C131A">
              <w:rPr>
                <w:sz w:val="16"/>
                <w:szCs w:val="16"/>
              </w:rPr>
              <w:t>IF(</w:t>
            </w:r>
            <w:proofErr w:type="gramEnd"/>
            <w:r w:rsidRPr="005C131A">
              <w:rPr>
                <w:sz w:val="16"/>
                <w:szCs w:val="16"/>
              </w:rPr>
              <w:t>L2 &gt; 43)L2=43          ! SW 12/3/2012</w:t>
            </w:r>
          </w:p>
          <w:p w14:paraId="4A484B26" w14:textId="77777777" w:rsidR="000A6B49" w:rsidRPr="005C131A" w:rsidRDefault="000A6B49" w:rsidP="005C131A">
            <w:pPr>
              <w:pStyle w:val="PlainText"/>
              <w:rPr>
                <w:sz w:val="16"/>
                <w:szCs w:val="16"/>
              </w:rPr>
            </w:pPr>
            <w:r w:rsidRPr="005C131A">
              <w:rPr>
                <w:sz w:val="16"/>
                <w:szCs w:val="16"/>
              </w:rPr>
              <w:t xml:space="preserve">    CUNIT(</w:t>
            </w:r>
            <w:proofErr w:type="gramStart"/>
            <w:r w:rsidRPr="005C131A">
              <w:rPr>
                <w:sz w:val="16"/>
                <w:szCs w:val="16"/>
              </w:rPr>
              <w:t>JC)  =</w:t>
            </w:r>
            <w:proofErr w:type="gramEnd"/>
            <w:r w:rsidRPr="005C131A">
              <w:rPr>
                <w:sz w:val="16"/>
                <w:szCs w:val="16"/>
              </w:rPr>
              <w:t xml:space="preserve"> CNAME(JC)(L1:L2)</w:t>
            </w:r>
          </w:p>
          <w:p w14:paraId="5277C433" w14:textId="77777777" w:rsidR="000A6B49" w:rsidRPr="005C131A" w:rsidRDefault="000A6B49" w:rsidP="005C131A">
            <w:pPr>
              <w:pStyle w:val="PlainText"/>
              <w:rPr>
                <w:sz w:val="16"/>
                <w:szCs w:val="16"/>
              </w:rPr>
            </w:pPr>
            <w:r w:rsidRPr="005C131A">
              <w:rPr>
                <w:sz w:val="16"/>
                <w:szCs w:val="16"/>
              </w:rPr>
              <w:t xml:space="preserve">    CNAME1(JC) = CNAME(JC)(</w:t>
            </w:r>
            <w:proofErr w:type="gramStart"/>
            <w:r w:rsidRPr="005C131A">
              <w:rPr>
                <w:sz w:val="16"/>
                <w:szCs w:val="16"/>
              </w:rPr>
              <w:t>1:L</w:t>
            </w:r>
            <w:proofErr w:type="gramEnd"/>
            <w:r w:rsidRPr="005C131A">
              <w:rPr>
                <w:sz w:val="16"/>
                <w:szCs w:val="16"/>
              </w:rPr>
              <w:t>1-3)</w:t>
            </w:r>
          </w:p>
          <w:p w14:paraId="57AEB8BC" w14:textId="77777777" w:rsidR="000A6B49" w:rsidRPr="005C131A" w:rsidRDefault="000A6B49" w:rsidP="005C131A">
            <w:pPr>
              <w:pStyle w:val="PlainText"/>
              <w:rPr>
                <w:sz w:val="16"/>
                <w:szCs w:val="16"/>
              </w:rPr>
            </w:pPr>
            <w:r w:rsidRPr="005C131A">
              <w:rPr>
                <w:sz w:val="16"/>
                <w:szCs w:val="16"/>
              </w:rPr>
              <w:t xml:space="preserve">    CNAME3(JC) = CNAME1(JC)</w:t>
            </w:r>
          </w:p>
          <w:p w14:paraId="2F312763" w14:textId="19B33CC6" w:rsidR="000A6B49" w:rsidRDefault="000A6B49" w:rsidP="007413DA">
            <w:pPr>
              <w:pStyle w:val="PlainText"/>
              <w:rPr>
                <w:rFonts w:ascii="Calibri" w:hAnsi="Calibri"/>
                <w:sz w:val="18"/>
                <w:szCs w:val="16"/>
              </w:rPr>
            </w:pPr>
            <w:r w:rsidRPr="005C131A">
              <w:rPr>
                <w:sz w:val="16"/>
                <w:szCs w:val="16"/>
              </w:rPr>
              <w:t xml:space="preserve">    DO WHILE (L3 &lt; L1-3)</w:t>
            </w:r>
          </w:p>
        </w:tc>
        <w:tc>
          <w:tcPr>
            <w:tcW w:w="1350" w:type="dxa"/>
          </w:tcPr>
          <w:p w14:paraId="0BC0C8AD" w14:textId="77777777" w:rsidR="000A6B49" w:rsidRDefault="000A6B49" w:rsidP="007413DA">
            <w:r>
              <w:t>12/3/2012</w:t>
            </w:r>
          </w:p>
        </w:tc>
      </w:tr>
      <w:tr w:rsidR="000A6B49" w:rsidRPr="00A8639A" w14:paraId="2310D74D" w14:textId="77777777" w:rsidTr="00391691">
        <w:trPr>
          <w:cantSplit/>
          <w:trHeight w:val="1430"/>
        </w:trPr>
        <w:tc>
          <w:tcPr>
            <w:tcW w:w="606" w:type="dxa"/>
          </w:tcPr>
          <w:p w14:paraId="78EC5513" w14:textId="77777777" w:rsidR="000A6B49" w:rsidRDefault="000A6B49" w:rsidP="007413DA">
            <w:r>
              <w:t>16</w:t>
            </w:r>
          </w:p>
        </w:tc>
        <w:tc>
          <w:tcPr>
            <w:tcW w:w="1240" w:type="dxa"/>
          </w:tcPr>
          <w:p w14:paraId="1D88A0A2" w14:textId="77777777" w:rsidR="000A6B49" w:rsidRDefault="000A6B49" w:rsidP="007413DA">
            <w:r>
              <w:t>PREW2</w:t>
            </w:r>
          </w:p>
        </w:tc>
        <w:tc>
          <w:tcPr>
            <w:tcW w:w="1484" w:type="dxa"/>
          </w:tcPr>
          <w:p w14:paraId="1D871B87" w14:textId="77777777" w:rsidR="000A6B49" w:rsidRDefault="000A6B49" w:rsidP="007413DA">
            <w:r>
              <w:t>SEDS and SEDK</w:t>
            </w:r>
          </w:p>
        </w:tc>
        <w:tc>
          <w:tcPr>
            <w:tcW w:w="4500" w:type="dxa"/>
          </w:tcPr>
          <w:p w14:paraId="6337D81E" w14:textId="77777777" w:rsidR="000A6B49" w:rsidRDefault="000A6B49" w:rsidP="007413DA">
            <w:pPr>
              <w:pStyle w:val="PlainText"/>
              <w:rPr>
                <w:rFonts w:ascii="Calibri" w:hAnsi="Calibri"/>
                <w:sz w:val="18"/>
                <w:szCs w:val="16"/>
              </w:rPr>
            </w:pPr>
            <w:r>
              <w:rPr>
                <w:rFonts w:ascii="Calibri" w:hAnsi="Calibri"/>
                <w:sz w:val="18"/>
                <w:szCs w:val="16"/>
              </w:rPr>
              <w:t>The variable names were switched in reading the control file in the preprocessor perhaps leading to incorrect warnings/errors being tagged.</w:t>
            </w:r>
          </w:p>
          <w:p w14:paraId="706ADB13" w14:textId="77777777" w:rsidR="000A6B49" w:rsidRDefault="000A6B49" w:rsidP="007413DA">
            <w:pPr>
              <w:pStyle w:val="PlainText"/>
              <w:rPr>
                <w:rFonts w:ascii="Calibri" w:hAnsi="Calibri"/>
                <w:sz w:val="18"/>
                <w:szCs w:val="16"/>
              </w:rPr>
            </w:pPr>
          </w:p>
          <w:p w14:paraId="4E63627C" w14:textId="77777777" w:rsidR="000A6B49" w:rsidRDefault="000A6B49" w:rsidP="007413DA">
            <w:pPr>
              <w:pStyle w:val="PlainText"/>
              <w:rPr>
                <w:rFonts w:ascii="Calibri" w:hAnsi="Calibri"/>
                <w:sz w:val="18"/>
                <w:szCs w:val="16"/>
              </w:rPr>
            </w:pPr>
            <w:r>
              <w:rPr>
                <w:rFonts w:ascii="Calibri" w:hAnsi="Calibri"/>
                <w:sz w:val="18"/>
                <w:szCs w:val="16"/>
              </w:rPr>
              <w:t>The proper order was restored:</w:t>
            </w:r>
          </w:p>
          <w:p w14:paraId="55C60F2E" w14:textId="77777777" w:rsidR="000A6B49" w:rsidRPr="007F0EA0" w:rsidRDefault="000A6B49" w:rsidP="007413DA">
            <w:pPr>
              <w:pStyle w:val="PlainText"/>
              <w:rPr>
                <w:sz w:val="16"/>
                <w:szCs w:val="16"/>
              </w:rPr>
            </w:pPr>
            <w:proofErr w:type="gramStart"/>
            <w:r w:rsidRPr="007F0EA0">
              <w:rPr>
                <w:sz w:val="16"/>
                <w:szCs w:val="16"/>
              </w:rPr>
              <w:t>!READ</w:t>
            </w:r>
            <w:proofErr w:type="gramEnd"/>
            <w:r w:rsidRPr="007F0EA0">
              <w:rPr>
                <w:sz w:val="16"/>
                <w:szCs w:val="16"/>
              </w:rPr>
              <w:t xml:space="preserve"> (CON,'(/A8/(8X,2A8,6F8.0,A8))',     ERR=400)  AID, (SEDC(JW),   PRNSC(JW),  SEDCI(JW),  </w:t>
            </w:r>
            <w:proofErr w:type="spellStart"/>
            <w:r w:rsidRPr="007F0EA0">
              <w:rPr>
                <w:sz w:val="16"/>
                <w:szCs w:val="16"/>
              </w:rPr>
              <w:t>seds</w:t>
            </w:r>
            <w:proofErr w:type="spellEnd"/>
            <w:r w:rsidRPr="007F0EA0">
              <w:rPr>
                <w:sz w:val="16"/>
                <w:szCs w:val="16"/>
              </w:rPr>
              <w:t>(</w:t>
            </w:r>
            <w:proofErr w:type="spellStart"/>
            <w:r w:rsidRPr="007F0EA0">
              <w:rPr>
                <w:sz w:val="16"/>
                <w:szCs w:val="16"/>
              </w:rPr>
              <w:t>jw</w:t>
            </w:r>
            <w:proofErr w:type="spellEnd"/>
            <w:r w:rsidRPr="007F0EA0">
              <w:rPr>
                <w:sz w:val="16"/>
                <w:szCs w:val="16"/>
              </w:rPr>
              <w:t>), SEDDK(JW),  FSOD(JW),                  &amp;</w:t>
            </w:r>
          </w:p>
          <w:p w14:paraId="2A413346" w14:textId="77777777" w:rsidR="000A6B49" w:rsidRPr="007F0EA0" w:rsidRDefault="000A6B49" w:rsidP="007413DA">
            <w:pPr>
              <w:pStyle w:val="PlainText"/>
              <w:rPr>
                <w:sz w:val="16"/>
                <w:szCs w:val="16"/>
              </w:rPr>
            </w:pPr>
            <w:r w:rsidRPr="007F0EA0">
              <w:rPr>
                <w:sz w:val="16"/>
                <w:szCs w:val="16"/>
              </w:rPr>
              <w:t xml:space="preserve">  !                                                      FSED(JW), </w:t>
            </w:r>
            <w:proofErr w:type="spellStart"/>
            <w:r w:rsidRPr="007F0EA0">
              <w:rPr>
                <w:sz w:val="16"/>
                <w:szCs w:val="16"/>
              </w:rPr>
              <w:t>sedbr</w:t>
            </w:r>
            <w:proofErr w:type="spellEnd"/>
            <w:r w:rsidRPr="007F0EA0">
              <w:rPr>
                <w:sz w:val="16"/>
                <w:szCs w:val="16"/>
              </w:rPr>
              <w:t>(</w:t>
            </w:r>
            <w:proofErr w:type="spellStart"/>
            <w:r w:rsidRPr="007F0EA0">
              <w:rPr>
                <w:sz w:val="16"/>
                <w:szCs w:val="16"/>
              </w:rPr>
              <w:t>jw</w:t>
            </w:r>
            <w:proofErr w:type="spellEnd"/>
            <w:r w:rsidRPr="007F0EA0">
              <w:rPr>
                <w:sz w:val="16"/>
                <w:szCs w:val="16"/>
              </w:rPr>
              <w:t>), DYNSEDK(JW), JW=</w:t>
            </w:r>
            <w:proofErr w:type="gramStart"/>
            <w:r w:rsidRPr="007F0EA0">
              <w:rPr>
                <w:sz w:val="16"/>
                <w:szCs w:val="16"/>
              </w:rPr>
              <w:t>1,NWB</w:t>
            </w:r>
            <w:proofErr w:type="gramEnd"/>
            <w:r w:rsidRPr="007F0EA0">
              <w:rPr>
                <w:sz w:val="16"/>
                <w:szCs w:val="16"/>
              </w:rPr>
              <w:t>)                                         ! SW 6/1/07</w:t>
            </w:r>
          </w:p>
          <w:p w14:paraId="2258DCEC" w14:textId="77777777" w:rsidR="000A6B49" w:rsidRPr="007F0EA0" w:rsidRDefault="000A6B49" w:rsidP="007413DA">
            <w:pPr>
              <w:pStyle w:val="PlainText"/>
              <w:rPr>
                <w:sz w:val="16"/>
                <w:szCs w:val="16"/>
              </w:rPr>
            </w:pPr>
            <w:r w:rsidRPr="007F0EA0">
              <w:rPr>
                <w:sz w:val="16"/>
                <w:szCs w:val="16"/>
              </w:rPr>
              <w:t xml:space="preserve">  READ (CON,'(/A8/(8X,2A8,6F8.</w:t>
            </w:r>
            <w:proofErr w:type="gramStart"/>
            <w:r w:rsidRPr="007F0EA0">
              <w:rPr>
                <w:sz w:val="16"/>
                <w:szCs w:val="16"/>
              </w:rPr>
              <w:t>0,A</w:t>
            </w:r>
            <w:proofErr w:type="gramEnd"/>
            <w:r w:rsidRPr="007F0EA0">
              <w:rPr>
                <w:sz w:val="16"/>
                <w:szCs w:val="16"/>
              </w:rPr>
              <w:t>8))',     ERR=400)  AID, (SEDC(JW),   PRNSC(JW),  SEDCI(JW),   SEDDK(JW),</w:t>
            </w:r>
            <w:proofErr w:type="spellStart"/>
            <w:r w:rsidRPr="007F0EA0">
              <w:rPr>
                <w:sz w:val="16"/>
                <w:szCs w:val="16"/>
              </w:rPr>
              <w:t>seds</w:t>
            </w:r>
            <w:proofErr w:type="spellEnd"/>
            <w:r w:rsidRPr="007F0EA0">
              <w:rPr>
                <w:sz w:val="16"/>
                <w:szCs w:val="16"/>
              </w:rPr>
              <w:t>(</w:t>
            </w:r>
            <w:proofErr w:type="spellStart"/>
            <w:r w:rsidRPr="007F0EA0">
              <w:rPr>
                <w:sz w:val="16"/>
                <w:szCs w:val="16"/>
              </w:rPr>
              <w:t>jw</w:t>
            </w:r>
            <w:proofErr w:type="spellEnd"/>
            <w:r w:rsidRPr="007F0EA0">
              <w:rPr>
                <w:sz w:val="16"/>
                <w:szCs w:val="16"/>
              </w:rPr>
              <w:t>),  FSOD(JW),                  &amp;</w:t>
            </w:r>
          </w:p>
          <w:p w14:paraId="46201111" w14:textId="77777777" w:rsidR="000A6B49" w:rsidRPr="005342F9" w:rsidRDefault="000A6B49" w:rsidP="007413DA">
            <w:pPr>
              <w:pStyle w:val="PlainText"/>
              <w:rPr>
                <w:rFonts w:ascii="Calibri" w:hAnsi="Calibri"/>
                <w:sz w:val="18"/>
                <w:szCs w:val="16"/>
              </w:rPr>
            </w:pPr>
            <w:r w:rsidRPr="007F0EA0">
              <w:rPr>
                <w:sz w:val="16"/>
                <w:szCs w:val="16"/>
              </w:rPr>
              <w:t xml:space="preserve">                                                        FSED(JW), </w:t>
            </w:r>
            <w:proofErr w:type="spellStart"/>
            <w:r w:rsidRPr="007F0EA0">
              <w:rPr>
                <w:sz w:val="16"/>
                <w:szCs w:val="16"/>
              </w:rPr>
              <w:t>sedbr</w:t>
            </w:r>
            <w:proofErr w:type="spellEnd"/>
            <w:r w:rsidRPr="007F0EA0">
              <w:rPr>
                <w:sz w:val="16"/>
                <w:szCs w:val="16"/>
              </w:rPr>
              <w:t>(</w:t>
            </w:r>
            <w:proofErr w:type="spellStart"/>
            <w:r w:rsidRPr="007F0EA0">
              <w:rPr>
                <w:sz w:val="16"/>
                <w:szCs w:val="16"/>
              </w:rPr>
              <w:t>jw</w:t>
            </w:r>
            <w:proofErr w:type="spellEnd"/>
            <w:r w:rsidRPr="007F0EA0">
              <w:rPr>
                <w:sz w:val="16"/>
                <w:szCs w:val="16"/>
              </w:rPr>
              <w:t>), DYNSEDK(JW), JW=</w:t>
            </w:r>
            <w:proofErr w:type="gramStart"/>
            <w:r w:rsidRPr="007F0EA0">
              <w:rPr>
                <w:sz w:val="16"/>
                <w:szCs w:val="16"/>
              </w:rPr>
              <w:t>1,NWB</w:t>
            </w:r>
            <w:proofErr w:type="gramEnd"/>
            <w:r w:rsidRPr="007F0EA0">
              <w:rPr>
                <w:sz w:val="16"/>
                <w:szCs w:val="16"/>
              </w:rPr>
              <w:t xml:space="preserve">)                                         ! </w:t>
            </w:r>
            <w:proofErr w:type="spellStart"/>
            <w:r w:rsidRPr="007F0EA0">
              <w:rPr>
                <w:sz w:val="16"/>
                <w:szCs w:val="16"/>
              </w:rPr>
              <w:t>cb</w:t>
            </w:r>
            <w:proofErr w:type="spellEnd"/>
            <w:r w:rsidRPr="007F0EA0">
              <w:rPr>
                <w:sz w:val="16"/>
                <w:szCs w:val="16"/>
              </w:rPr>
              <w:t xml:space="preserve"> 12/30/12</w:t>
            </w:r>
          </w:p>
        </w:tc>
        <w:tc>
          <w:tcPr>
            <w:tcW w:w="1350" w:type="dxa"/>
          </w:tcPr>
          <w:p w14:paraId="573B9004" w14:textId="77777777" w:rsidR="000A6B49" w:rsidRDefault="000A6B49" w:rsidP="007413DA">
            <w:r>
              <w:t>12/30/12</w:t>
            </w:r>
          </w:p>
        </w:tc>
      </w:tr>
      <w:tr w:rsidR="000A6B49" w:rsidRPr="00A8639A" w14:paraId="3E04DDB4" w14:textId="77777777" w:rsidTr="00391691">
        <w:trPr>
          <w:cantSplit/>
        </w:trPr>
        <w:tc>
          <w:tcPr>
            <w:tcW w:w="606" w:type="dxa"/>
          </w:tcPr>
          <w:p w14:paraId="58206363" w14:textId="77777777" w:rsidR="000A6B49" w:rsidRDefault="000A6B49" w:rsidP="007413DA">
            <w:r>
              <w:t>17</w:t>
            </w:r>
          </w:p>
        </w:tc>
        <w:tc>
          <w:tcPr>
            <w:tcW w:w="1240" w:type="dxa"/>
          </w:tcPr>
          <w:p w14:paraId="6D91B291" w14:textId="77777777" w:rsidR="000A6B49" w:rsidRDefault="000A6B49" w:rsidP="007413DA">
            <w:r>
              <w:t>Excel macro utility w2tool</w:t>
            </w:r>
          </w:p>
        </w:tc>
        <w:tc>
          <w:tcPr>
            <w:tcW w:w="1484" w:type="dxa"/>
          </w:tcPr>
          <w:p w14:paraId="097C4A35" w14:textId="77777777" w:rsidR="000A6B49" w:rsidRDefault="000A6B49" w:rsidP="007413DA">
            <w:r>
              <w:t>Integer/Long variables</w:t>
            </w:r>
          </w:p>
        </w:tc>
        <w:tc>
          <w:tcPr>
            <w:tcW w:w="4500" w:type="dxa"/>
          </w:tcPr>
          <w:p w14:paraId="00378B87" w14:textId="77777777" w:rsidR="000A6B49" w:rsidRDefault="000A6B49" w:rsidP="007413DA">
            <w:pPr>
              <w:pStyle w:val="PlainText"/>
              <w:rPr>
                <w:rFonts w:ascii="Calibri" w:hAnsi="Calibri"/>
                <w:sz w:val="18"/>
                <w:szCs w:val="16"/>
              </w:rPr>
            </w:pPr>
            <w:r>
              <w:rPr>
                <w:rFonts w:ascii="Calibri" w:hAnsi="Calibri"/>
                <w:sz w:val="18"/>
                <w:szCs w:val="16"/>
              </w:rPr>
              <w:t>Some loose ends were corrected in the Visual Basic code built into the Excel macros.</w:t>
            </w:r>
          </w:p>
        </w:tc>
        <w:tc>
          <w:tcPr>
            <w:tcW w:w="1350" w:type="dxa"/>
          </w:tcPr>
          <w:p w14:paraId="6DF07D53" w14:textId="77777777" w:rsidR="000A6B49" w:rsidRDefault="000A6B49" w:rsidP="007413DA">
            <w:r>
              <w:t>1/2/2013</w:t>
            </w:r>
          </w:p>
        </w:tc>
      </w:tr>
      <w:tr w:rsidR="000A6B49" w:rsidRPr="00A8639A" w14:paraId="12F92C09" w14:textId="77777777" w:rsidTr="00391691">
        <w:trPr>
          <w:cantSplit/>
        </w:trPr>
        <w:tc>
          <w:tcPr>
            <w:tcW w:w="606" w:type="dxa"/>
          </w:tcPr>
          <w:p w14:paraId="5BBA10B0" w14:textId="77777777" w:rsidR="000A6B49" w:rsidRDefault="000A6B49" w:rsidP="007413DA">
            <w:r>
              <w:t>18</w:t>
            </w:r>
          </w:p>
        </w:tc>
        <w:tc>
          <w:tcPr>
            <w:tcW w:w="1240" w:type="dxa"/>
          </w:tcPr>
          <w:p w14:paraId="0C1F2906" w14:textId="77777777" w:rsidR="000A6B49" w:rsidRDefault="000A6B49" w:rsidP="007413DA">
            <w:r>
              <w:t>W2</w:t>
            </w:r>
          </w:p>
        </w:tc>
        <w:tc>
          <w:tcPr>
            <w:tcW w:w="1484" w:type="dxa"/>
          </w:tcPr>
          <w:p w14:paraId="2275930A" w14:textId="77777777" w:rsidR="000A6B49" w:rsidRDefault="000A6B49" w:rsidP="007413DA">
            <w:r>
              <w:t>TDG output</w:t>
            </w:r>
          </w:p>
        </w:tc>
        <w:tc>
          <w:tcPr>
            <w:tcW w:w="4500" w:type="dxa"/>
          </w:tcPr>
          <w:p w14:paraId="1396A188" w14:textId="77777777" w:rsidR="000A6B49" w:rsidRPr="001576AA" w:rsidRDefault="000A6B49" w:rsidP="007413DA">
            <w:pPr>
              <w:pStyle w:val="PlainText"/>
              <w:rPr>
                <w:rFonts w:ascii="Calibri" w:hAnsi="Calibri"/>
                <w:sz w:val="18"/>
                <w:szCs w:val="18"/>
              </w:rPr>
            </w:pPr>
            <w:r>
              <w:rPr>
                <w:rFonts w:ascii="Calibri" w:hAnsi="Calibri"/>
                <w:sz w:val="18"/>
                <w:szCs w:val="18"/>
              </w:rPr>
              <w:t xml:space="preserve">A series of code changes were made to fix some issues that arose for computing the impact of a structure on downstream TDG. These fixes were made in subroutines Withdrawal, </w:t>
            </w:r>
            <w:r w:rsidRPr="005A50AB">
              <w:rPr>
                <w:rFonts w:ascii="Calibri" w:hAnsi="Calibri"/>
                <w:b/>
                <w:bCs/>
                <w:sz w:val="18"/>
                <w:szCs w:val="18"/>
              </w:rPr>
              <w:t>outputa2w2tools</w:t>
            </w:r>
            <w:r>
              <w:rPr>
                <w:rFonts w:ascii="Calibri" w:hAnsi="Calibri"/>
                <w:sz w:val="18"/>
                <w:szCs w:val="18"/>
              </w:rPr>
              <w:t xml:space="preserve">, w2modules, and </w:t>
            </w:r>
            <w:proofErr w:type="spellStart"/>
            <w:r>
              <w:rPr>
                <w:rFonts w:ascii="Calibri" w:hAnsi="Calibri"/>
                <w:sz w:val="18"/>
                <w:szCs w:val="18"/>
              </w:rPr>
              <w:t>hydroinout</w:t>
            </w:r>
            <w:proofErr w:type="spellEnd"/>
            <w:r>
              <w:rPr>
                <w:rFonts w:ascii="Calibri" w:hAnsi="Calibri"/>
                <w:sz w:val="18"/>
                <w:szCs w:val="18"/>
              </w:rPr>
              <w:t xml:space="preserve">. These affected calculation of output of dissolved gas concentration for output files for spillways or gates that had dissolved gas equation. </w:t>
            </w:r>
          </w:p>
        </w:tc>
        <w:tc>
          <w:tcPr>
            <w:tcW w:w="1350" w:type="dxa"/>
          </w:tcPr>
          <w:p w14:paraId="14BF890B" w14:textId="77777777" w:rsidR="000A6B49" w:rsidRDefault="000A6B49" w:rsidP="007413DA">
            <w:r>
              <w:t>1/23/2013</w:t>
            </w:r>
          </w:p>
        </w:tc>
      </w:tr>
      <w:tr w:rsidR="000A6B49" w:rsidRPr="00A8639A" w14:paraId="171CE932" w14:textId="77777777" w:rsidTr="00391691">
        <w:trPr>
          <w:cantSplit/>
        </w:trPr>
        <w:tc>
          <w:tcPr>
            <w:tcW w:w="606" w:type="dxa"/>
          </w:tcPr>
          <w:p w14:paraId="7C1B2238" w14:textId="77777777" w:rsidR="000A6B49" w:rsidRDefault="000A6B49" w:rsidP="007413DA">
            <w:r>
              <w:t>19</w:t>
            </w:r>
          </w:p>
        </w:tc>
        <w:tc>
          <w:tcPr>
            <w:tcW w:w="1240" w:type="dxa"/>
          </w:tcPr>
          <w:p w14:paraId="37FCAD17" w14:textId="77777777" w:rsidR="000A6B49" w:rsidRDefault="000A6B49" w:rsidP="007413DA">
            <w:r>
              <w:t>W2</w:t>
            </w:r>
          </w:p>
        </w:tc>
        <w:tc>
          <w:tcPr>
            <w:tcW w:w="1484" w:type="dxa"/>
          </w:tcPr>
          <w:p w14:paraId="2CC5583F" w14:textId="77777777" w:rsidR="001064DA" w:rsidRDefault="000A6B49" w:rsidP="007413DA">
            <w:r>
              <w:t xml:space="preserve">Reading in </w:t>
            </w:r>
          </w:p>
          <w:p w14:paraId="445E18E4" w14:textId="77777777" w:rsidR="001064DA" w:rsidRDefault="000A6B49" w:rsidP="007413DA">
            <w:r>
              <w:t xml:space="preserve">dynamic </w:t>
            </w:r>
          </w:p>
          <w:p w14:paraId="002794B7" w14:textId="77777777" w:rsidR="001064DA" w:rsidRDefault="000A6B49" w:rsidP="007413DA">
            <w:r>
              <w:t xml:space="preserve">extinction </w:t>
            </w:r>
          </w:p>
          <w:p w14:paraId="738910D0" w14:textId="55823B3E" w:rsidR="000A6B49" w:rsidRDefault="000A6B49" w:rsidP="007413DA">
            <w:r>
              <w:t>coefficient</w:t>
            </w:r>
          </w:p>
        </w:tc>
        <w:tc>
          <w:tcPr>
            <w:tcW w:w="4500" w:type="dxa"/>
          </w:tcPr>
          <w:p w14:paraId="3C108E3E" w14:textId="0CC8969B" w:rsidR="000A6B49" w:rsidRDefault="000A6B49" w:rsidP="005C131A">
            <w:pPr>
              <w:pStyle w:val="PlainText"/>
            </w:pPr>
            <w:r w:rsidRPr="00B02FCC">
              <w:rPr>
                <w:rFonts w:ascii="Calibri" w:hAnsi="Calibri"/>
                <w:sz w:val="18"/>
                <w:szCs w:val="18"/>
              </w:rPr>
              <w:t>For temperature only studies, the model did not update the dynamic light extinction coefficient correctly. This has been fixed by the added code below:</w:t>
            </w:r>
          </w:p>
          <w:p w14:paraId="622DA9CD"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color w:val="0000FF"/>
                <w:sz w:val="14"/>
                <w:szCs w:val="14"/>
              </w:rPr>
              <w:t>DO</w:t>
            </w:r>
            <w:r w:rsidRPr="005C131A">
              <w:rPr>
                <w:rFonts w:ascii="Courier New" w:hAnsi="Courier New" w:cs="Courier New"/>
                <w:sz w:val="14"/>
                <w:szCs w:val="14"/>
              </w:rPr>
              <w:t xml:space="preserve"> JW=</w:t>
            </w:r>
            <w:proofErr w:type="gramStart"/>
            <w:r w:rsidRPr="005C131A">
              <w:rPr>
                <w:rFonts w:ascii="Courier New" w:hAnsi="Courier New" w:cs="Courier New"/>
                <w:sz w:val="14"/>
                <w:szCs w:val="14"/>
              </w:rPr>
              <w:t>1,NWB</w:t>
            </w:r>
            <w:proofErr w:type="gramEnd"/>
          </w:p>
          <w:p w14:paraId="0CD8100B"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 xml:space="preserve"> (READ_EXTINCTION(JW</w:t>
            </w:r>
            <w:proofErr w:type="gramStart"/>
            <w:r w:rsidRPr="005C131A">
              <w:rPr>
                <w:rFonts w:ascii="Courier New" w:hAnsi="Courier New" w:cs="Courier New"/>
                <w:sz w:val="14"/>
                <w:szCs w:val="14"/>
              </w:rPr>
              <w:t>))GAMMA</w:t>
            </w:r>
            <w:proofErr w:type="gramEnd"/>
            <w:r w:rsidRPr="005C131A">
              <w:rPr>
                <w:rFonts w:ascii="Courier New" w:hAnsi="Courier New" w:cs="Courier New"/>
                <w:sz w:val="14"/>
                <w:szCs w:val="14"/>
              </w:rPr>
              <w:t xml:space="preserve">(:,US(BS(JW)):DS(BE(JW))) = EXH2O(JW)      </w:t>
            </w:r>
            <w:r w:rsidRPr="005C131A">
              <w:rPr>
                <w:rFonts w:ascii="Courier New" w:hAnsi="Courier New" w:cs="Courier New"/>
                <w:color w:val="008000"/>
                <w:sz w:val="14"/>
                <w:szCs w:val="14"/>
              </w:rPr>
              <w:t>! SW 1/28/13</w:t>
            </w:r>
          </w:p>
          <w:p w14:paraId="57EC1F0E"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KT = KTWB(JW)</w:t>
            </w:r>
          </w:p>
          <w:p w14:paraId="26EAF314" w14:textId="06467514" w:rsidR="000A6B49" w:rsidRPr="002F5F0B"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 xml:space="preserve"> </w:t>
            </w:r>
            <w:proofErr w:type="gramStart"/>
            <w:r w:rsidRPr="005C131A">
              <w:rPr>
                <w:rFonts w:ascii="Courier New" w:hAnsi="Courier New" w:cs="Courier New"/>
                <w:sz w:val="14"/>
                <w:szCs w:val="14"/>
              </w:rPr>
              <w:t>(.NOT</w:t>
            </w:r>
            <w:proofErr w:type="gramEnd"/>
            <w:r w:rsidRPr="005C131A">
              <w:rPr>
                <w:rFonts w:ascii="Courier New" w:hAnsi="Courier New" w:cs="Courier New"/>
                <w:sz w:val="14"/>
                <w:szCs w:val="14"/>
              </w:rPr>
              <w:t xml:space="preserve">. NO_HEAT(JW)) </w:t>
            </w:r>
            <w:r w:rsidRPr="005C131A">
              <w:rPr>
                <w:rFonts w:ascii="Courier New" w:hAnsi="Courier New" w:cs="Courier New"/>
                <w:color w:val="0000FF"/>
                <w:sz w:val="14"/>
                <w:szCs w:val="14"/>
              </w:rPr>
              <w:t>THEN</w:t>
            </w:r>
          </w:p>
        </w:tc>
        <w:tc>
          <w:tcPr>
            <w:tcW w:w="1350" w:type="dxa"/>
          </w:tcPr>
          <w:p w14:paraId="1E7C06C8" w14:textId="77777777" w:rsidR="000A6B49" w:rsidRDefault="000A6B49" w:rsidP="007413DA">
            <w:r>
              <w:t>1/28/2013</w:t>
            </w:r>
          </w:p>
        </w:tc>
      </w:tr>
      <w:tr w:rsidR="000A6B49" w:rsidRPr="00A8639A" w14:paraId="521C293D" w14:textId="77777777" w:rsidTr="00391691">
        <w:trPr>
          <w:cantSplit/>
        </w:trPr>
        <w:tc>
          <w:tcPr>
            <w:tcW w:w="606" w:type="dxa"/>
          </w:tcPr>
          <w:p w14:paraId="4B2AE207" w14:textId="77777777" w:rsidR="000A6B49" w:rsidRDefault="000A6B49" w:rsidP="007413DA">
            <w:r>
              <w:lastRenderedPageBreak/>
              <w:t>20</w:t>
            </w:r>
          </w:p>
        </w:tc>
        <w:tc>
          <w:tcPr>
            <w:tcW w:w="1240" w:type="dxa"/>
          </w:tcPr>
          <w:p w14:paraId="472E0F98" w14:textId="77777777" w:rsidR="000A6B49" w:rsidRDefault="000A6B49" w:rsidP="007413DA">
            <w:r>
              <w:t>W2</w:t>
            </w:r>
          </w:p>
        </w:tc>
        <w:tc>
          <w:tcPr>
            <w:tcW w:w="1484" w:type="dxa"/>
          </w:tcPr>
          <w:p w14:paraId="4D190705" w14:textId="77777777" w:rsidR="000A6B49" w:rsidRDefault="000A6B49" w:rsidP="007413DA">
            <w:r>
              <w:t>Input format when 9 WBs</w:t>
            </w:r>
          </w:p>
        </w:tc>
        <w:tc>
          <w:tcPr>
            <w:tcW w:w="4500" w:type="dxa"/>
          </w:tcPr>
          <w:p w14:paraId="30A966AD" w14:textId="4B674A60" w:rsidR="000A6B49" w:rsidRPr="00D25490" w:rsidRDefault="000A6B49" w:rsidP="005C131A">
            <w:pPr>
              <w:pStyle w:val="PlainText"/>
            </w:pPr>
            <w:r w:rsidRPr="005C131A">
              <w:rPr>
                <w:rFonts w:ascii="Calibri" w:hAnsi="Calibri"/>
                <w:sz w:val="18"/>
                <w:szCs w:val="16"/>
              </w:rPr>
              <w:t xml:space="preserve">A specific input read error occurred when </w:t>
            </w:r>
            <w:r w:rsidR="005A50AB">
              <w:rPr>
                <w:rFonts w:ascii="Calibri" w:hAnsi="Calibri"/>
                <w:sz w:val="18"/>
                <w:szCs w:val="16"/>
              </w:rPr>
              <w:t>nine</w:t>
            </w:r>
            <w:r w:rsidRPr="005C131A">
              <w:rPr>
                <w:rFonts w:ascii="Calibri" w:hAnsi="Calibri"/>
                <w:sz w:val="18"/>
                <w:szCs w:val="16"/>
              </w:rPr>
              <w:t xml:space="preserve"> waterbodies were present as a result of an earlier bug fix: The new read statements occur in 2 places:</w:t>
            </w:r>
          </w:p>
          <w:p w14:paraId="6DD4D49C" w14:textId="77777777" w:rsidR="000A6B49" w:rsidRPr="005C131A" w:rsidRDefault="000A6B49" w:rsidP="007413DA">
            <w:pPr>
              <w:autoSpaceDE w:val="0"/>
              <w:autoSpaceDN w:val="0"/>
              <w:adjustRightInd w:val="0"/>
              <w:rPr>
                <w:rFonts w:ascii="Courier New" w:hAnsi="Courier New" w:cs="Courier New"/>
                <w:color w:val="008000"/>
                <w:sz w:val="14"/>
                <w:szCs w:val="14"/>
              </w:rPr>
            </w:pPr>
            <w:r w:rsidRPr="00D25490">
              <w:rPr>
                <w:rFonts w:ascii="Consolas" w:hAnsi="Consolas" w:cs="Consolas"/>
                <w:sz w:val="16"/>
                <w:szCs w:val="16"/>
              </w:rPr>
              <w:t xml:space="preserve">   </w:t>
            </w:r>
            <w:r w:rsidRPr="005C131A">
              <w:rPr>
                <w:rFonts w:ascii="Courier New" w:hAnsi="Courier New" w:cs="Courier New"/>
                <w:color w:val="0000FF"/>
                <w:sz w:val="14"/>
                <w:szCs w:val="14"/>
              </w:rPr>
              <w:t>READ (CON,'(A8,9A</w:t>
            </w:r>
            <w:proofErr w:type="gramStart"/>
            <w:r w:rsidRPr="005C131A">
              <w:rPr>
                <w:rFonts w:ascii="Courier New" w:hAnsi="Courier New" w:cs="Courier New"/>
                <w:color w:val="0000FF"/>
                <w:sz w:val="14"/>
                <w:szCs w:val="14"/>
              </w:rPr>
              <w:t>8,/</w:t>
            </w:r>
            <w:proofErr w:type="gramEnd"/>
            <w:r w:rsidRPr="005C131A">
              <w:rPr>
                <w:rFonts w:ascii="Courier New" w:hAnsi="Courier New" w:cs="Courier New"/>
                <w:color w:val="0000FF"/>
                <w:sz w:val="14"/>
                <w:szCs w:val="14"/>
              </w:rPr>
              <w:t xml:space="preserve">(:8X,9A8)))') </w:t>
            </w:r>
            <w:r w:rsidRPr="005C131A">
              <w:rPr>
                <w:rFonts w:ascii="Courier New" w:hAnsi="Courier New" w:cs="Courier New"/>
                <w:sz w:val="14"/>
                <w:szCs w:val="14"/>
              </w:rPr>
              <w:t xml:space="preserve">           CDNAME2(JD),(CDWBC(JD,JW), JW=1,NWB)          </w:t>
            </w:r>
            <w:r w:rsidRPr="005C131A">
              <w:rPr>
                <w:rFonts w:ascii="Courier New" w:hAnsi="Courier New" w:cs="Courier New"/>
                <w:color w:val="008000"/>
                <w:sz w:val="14"/>
                <w:szCs w:val="14"/>
              </w:rPr>
              <w:t>!</w:t>
            </w:r>
            <w:proofErr w:type="spellStart"/>
            <w:r w:rsidRPr="005C131A">
              <w:rPr>
                <w:rFonts w:ascii="Courier New" w:hAnsi="Courier New" w:cs="Courier New"/>
                <w:color w:val="008000"/>
                <w:sz w:val="14"/>
                <w:szCs w:val="14"/>
              </w:rPr>
              <w:t>cb</w:t>
            </w:r>
            <w:proofErr w:type="spellEnd"/>
            <w:r w:rsidRPr="005C131A">
              <w:rPr>
                <w:rFonts w:ascii="Courier New" w:hAnsi="Courier New" w:cs="Courier New"/>
                <w:color w:val="008000"/>
                <w:sz w:val="14"/>
                <w:szCs w:val="14"/>
              </w:rPr>
              <w:t xml:space="preserve"> 9/13/12  </w:t>
            </w:r>
            <w:proofErr w:type="spellStart"/>
            <w:r w:rsidRPr="005C131A">
              <w:rPr>
                <w:rFonts w:ascii="Courier New" w:hAnsi="Courier New" w:cs="Courier New"/>
                <w:color w:val="008000"/>
                <w:sz w:val="14"/>
                <w:szCs w:val="14"/>
              </w:rPr>
              <w:t>sw</w:t>
            </w:r>
            <w:proofErr w:type="spellEnd"/>
            <w:r w:rsidRPr="005C131A">
              <w:rPr>
                <w:rFonts w:ascii="Courier New" w:hAnsi="Courier New" w:cs="Courier New"/>
                <w:color w:val="008000"/>
                <w:sz w:val="14"/>
                <w:szCs w:val="14"/>
              </w:rPr>
              <w:t xml:space="preserve"> 2/18/13</w:t>
            </w:r>
          </w:p>
          <w:p w14:paraId="18ED55BE" w14:textId="77777777" w:rsidR="000A6B49" w:rsidRPr="005C131A" w:rsidRDefault="000A6B49" w:rsidP="007413DA">
            <w:pPr>
              <w:pStyle w:val="PlainText"/>
              <w:rPr>
                <w:sz w:val="14"/>
                <w:szCs w:val="14"/>
              </w:rPr>
            </w:pPr>
          </w:p>
          <w:p w14:paraId="4B4572B5" w14:textId="02C4DD23" w:rsidR="000A6B49" w:rsidRDefault="000A6B49" w:rsidP="005C131A">
            <w:pPr>
              <w:autoSpaceDE w:val="0"/>
              <w:autoSpaceDN w:val="0"/>
              <w:adjustRightInd w:val="0"/>
            </w:pPr>
            <w:r w:rsidRPr="005C131A">
              <w:rPr>
                <w:rFonts w:ascii="Courier New" w:hAnsi="Courier New" w:cs="Courier New"/>
                <w:sz w:val="14"/>
                <w:szCs w:val="14"/>
              </w:rPr>
              <w:t>READ (CON,'(A8,9A</w:t>
            </w:r>
            <w:proofErr w:type="gramStart"/>
            <w:r w:rsidRPr="005C131A">
              <w:rPr>
                <w:rFonts w:ascii="Courier New" w:hAnsi="Courier New" w:cs="Courier New"/>
                <w:sz w:val="14"/>
                <w:szCs w:val="14"/>
              </w:rPr>
              <w:t>8,/</w:t>
            </w:r>
            <w:proofErr w:type="gramEnd"/>
            <w:r w:rsidRPr="005C131A">
              <w:rPr>
                <w:rFonts w:ascii="Courier New" w:hAnsi="Courier New" w:cs="Courier New"/>
                <w:sz w:val="14"/>
                <w:szCs w:val="14"/>
              </w:rPr>
              <w:t xml:space="preserve">(:8X,9A8)))') KFNAME2(JF),(KFWBC(JF,JW),  JW=1,NWB)          </w:t>
            </w:r>
            <w:r w:rsidRPr="005C131A">
              <w:rPr>
                <w:rFonts w:ascii="Courier New" w:hAnsi="Courier New" w:cs="Courier New"/>
                <w:color w:val="008000"/>
                <w:sz w:val="14"/>
                <w:szCs w:val="14"/>
              </w:rPr>
              <w:t>!</w:t>
            </w:r>
            <w:proofErr w:type="spellStart"/>
            <w:r w:rsidRPr="005C131A">
              <w:rPr>
                <w:rFonts w:ascii="Courier New" w:hAnsi="Courier New" w:cs="Courier New"/>
                <w:color w:val="008000"/>
                <w:sz w:val="14"/>
                <w:szCs w:val="14"/>
              </w:rPr>
              <w:t>cb</w:t>
            </w:r>
            <w:proofErr w:type="spellEnd"/>
            <w:r w:rsidRPr="005C131A">
              <w:rPr>
                <w:rFonts w:ascii="Courier New" w:hAnsi="Courier New" w:cs="Courier New"/>
                <w:color w:val="008000"/>
                <w:sz w:val="14"/>
                <w:szCs w:val="14"/>
              </w:rPr>
              <w:t xml:space="preserve"> 9/13/12  sw2/18/13</w:t>
            </w:r>
          </w:p>
        </w:tc>
        <w:tc>
          <w:tcPr>
            <w:tcW w:w="1350" w:type="dxa"/>
          </w:tcPr>
          <w:p w14:paraId="424E54E8" w14:textId="77777777" w:rsidR="000A6B49" w:rsidRDefault="000A6B49" w:rsidP="007413DA">
            <w:r>
              <w:t>2/18/13</w:t>
            </w:r>
          </w:p>
        </w:tc>
      </w:tr>
      <w:tr w:rsidR="000A6B49" w:rsidRPr="00A8639A" w14:paraId="2719DBF3" w14:textId="77777777" w:rsidTr="00391691">
        <w:trPr>
          <w:cantSplit/>
        </w:trPr>
        <w:tc>
          <w:tcPr>
            <w:tcW w:w="606" w:type="dxa"/>
          </w:tcPr>
          <w:p w14:paraId="1D66E4A6" w14:textId="77777777" w:rsidR="000A6B49" w:rsidRDefault="000A6B49" w:rsidP="007413DA">
            <w:r>
              <w:t>21</w:t>
            </w:r>
          </w:p>
        </w:tc>
        <w:tc>
          <w:tcPr>
            <w:tcW w:w="1240" w:type="dxa"/>
          </w:tcPr>
          <w:p w14:paraId="0F5E85D4" w14:textId="77777777" w:rsidR="000A6B49" w:rsidRDefault="000A6B49" w:rsidP="007413DA">
            <w:r>
              <w:t>PREW2</w:t>
            </w:r>
          </w:p>
        </w:tc>
        <w:tc>
          <w:tcPr>
            <w:tcW w:w="1484" w:type="dxa"/>
          </w:tcPr>
          <w:p w14:paraId="3840E178" w14:textId="77777777" w:rsidR="000A6B49" w:rsidRDefault="000A6B49" w:rsidP="007413DA">
            <w:r>
              <w:t>More checks added</w:t>
            </w:r>
          </w:p>
        </w:tc>
        <w:tc>
          <w:tcPr>
            <w:tcW w:w="4500" w:type="dxa"/>
          </w:tcPr>
          <w:p w14:paraId="2C168F10" w14:textId="556437AB" w:rsidR="000A6B49" w:rsidRDefault="007F0EA0" w:rsidP="007413DA">
            <w:pPr>
              <w:pStyle w:val="PlainText"/>
              <w:rPr>
                <w:rFonts w:ascii="Calibri" w:hAnsi="Calibri"/>
                <w:sz w:val="18"/>
                <w:szCs w:val="16"/>
              </w:rPr>
            </w:pPr>
            <w:r>
              <w:rPr>
                <w:rFonts w:ascii="Calibri" w:hAnsi="Calibri"/>
                <w:sz w:val="18"/>
                <w:szCs w:val="16"/>
              </w:rPr>
              <w:t xml:space="preserve">Added </w:t>
            </w:r>
            <w:r w:rsidR="000A6B49">
              <w:rPr>
                <w:rFonts w:ascii="Calibri" w:hAnsi="Calibri"/>
                <w:sz w:val="18"/>
                <w:szCs w:val="16"/>
              </w:rPr>
              <w:t>Additional checks to warn users of gaps in meteorological data when interpolation may be inappropriate.</w:t>
            </w:r>
          </w:p>
        </w:tc>
        <w:tc>
          <w:tcPr>
            <w:tcW w:w="1350" w:type="dxa"/>
          </w:tcPr>
          <w:p w14:paraId="787B23D0" w14:textId="77777777" w:rsidR="000A6B49" w:rsidRDefault="000A6B49" w:rsidP="007413DA">
            <w:r>
              <w:t>2/20/2013</w:t>
            </w:r>
          </w:p>
        </w:tc>
      </w:tr>
      <w:tr w:rsidR="000A6B49" w:rsidRPr="00A8639A" w14:paraId="33538939" w14:textId="77777777" w:rsidTr="00391691">
        <w:trPr>
          <w:cantSplit/>
        </w:trPr>
        <w:tc>
          <w:tcPr>
            <w:tcW w:w="606" w:type="dxa"/>
          </w:tcPr>
          <w:p w14:paraId="2617B6A5" w14:textId="77777777" w:rsidR="000A6B49" w:rsidRDefault="000A6B49" w:rsidP="007413DA">
            <w:r>
              <w:t>22</w:t>
            </w:r>
          </w:p>
        </w:tc>
        <w:tc>
          <w:tcPr>
            <w:tcW w:w="1240" w:type="dxa"/>
          </w:tcPr>
          <w:p w14:paraId="76C6A8B6" w14:textId="77777777" w:rsidR="000A6B49" w:rsidRDefault="000A6B49" w:rsidP="007413DA">
            <w:r>
              <w:t>W2 User Manual</w:t>
            </w:r>
          </w:p>
        </w:tc>
        <w:tc>
          <w:tcPr>
            <w:tcW w:w="1484" w:type="dxa"/>
          </w:tcPr>
          <w:p w14:paraId="3E4346FA" w14:textId="77777777" w:rsidR="000A6B49" w:rsidRDefault="000A6B49" w:rsidP="007413DA">
            <w:r>
              <w:t>Updated</w:t>
            </w:r>
          </w:p>
        </w:tc>
        <w:tc>
          <w:tcPr>
            <w:tcW w:w="4500" w:type="dxa"/>
          </w:tcPr>
          <w:p w14:paraId="3606BE36" w14:textId="77777777" w:rsidR="000A6B49" w:rsidRDefault="000A6B49" w:rsidP="007413DA">
            <w:pPr>
              <w:pStyle w:val="PlainText"/>
              <w:rPr>
                <w:rFonts w:ascii="Calibri" w:hAnsi="Calibri"/>
                <w:sz w:val="18"/>
                <w:szCs w:val="16"/>
              </w:rPr>
            </w:pPr>
            <w:r>
              <w:rPr>
                <w:rFonts w:ascii="Calibri" w:hAnsi="Calibri"/>
                <w:sz w:val="18"/>
                <w:szCs w:val="16"/>
              </w:rPr>
              <w:t>Updated User Manual – many small additions and edits – REV3.</w:t>
            </w:r>
          </w:p>
        </w:tc>
        <w:tc>
          <w:tcPr>
            <w:tcW w:w="1350" w:type="dxa"/>
          </w:tcPr>
          <w:p w14:paraId="3BBBEBD8" w14:textId="77777777" w:rsidR="000A6B49" w:rsidRDefault="000A6B49" w:rsidP="007413DA">
            <w:r>
              <w:t>2/20/2013</w:t>
            </w:r>
          </w:p>
        </w:tc>
      </w:tr>
      <w:tr w:rsidR="000A6B49" w:rsidRPr="00A8639A" w14:paraId="46BAE1EC" w14:textId="77777777" w:rsidTr="00391691">
        <w:trPr>
          <w:cantSplit/>
        </w:trPr>
        <w:tc>
          <w:tcPr>
            <w:tcW w:w="606" w:type="dxa"/>
          </w:tcPr>
          <w:p w14:paraId="26C41BB0" w14:textId="77777777" w:rsidR="000A6B49" w:rsidRDefault="000A6B49" w:rsidP="007413DA">
            <w:r>
              <w:t>23</w:t>
            </w:r>
          </w:p>
        </w:tc>
        <w:tc>
          <w:tcPr>
            <w:tcW w:w="1240" w:type="dxa"/>
          </w:tcPr>
          <w:p w14:paraId="4C66E975" w14:textId="77777777" w:rsidR="000A6B49" w:rsidRDefault="000A6B49" w:rsidP="007413DA">
            <w:r>
              <w:t>PREW2</w:t>
            </w:r>
          </w:p>
        </w:tc>
        <w:tc>
          <w:tcPr>
            <w:tcW w:w="1484" w:type="dxa"/>
          </w:tcPr>
          <w:p w14:paraId="23170206" w14:textId="77777777" w:rsidR="000A6B49" w:rsidRDefault="000A6B49" w:rsidP="007413DA">
            <w:r>
              <w:t>Improved an error check</w:t>
            </w:r>
          </w:p>
        </w:tc>
        <w:tc>
          <w:tcPr>
            <w:tcW w:w="4500" w:type="dxa"/>
          </w:tcPr>
          <w:p w14:paraId="44B575D3" w14:textId="6FAF2F9F" w:rsidR="000A6B49" w:rsidRDefault="000A6B49" w:rsidP="007413DA">
            <w:pPr>
              <w:pStyle w:val="PlainText"/>
              <w:rPr>
                <w:rFonts w:ascii="Calibri" w:hAnsi="Calibri"/>
                <w:sz w:val="18"/>
                <w:szCs w:val="16"/>
              </w:rPr>
            </w:pPr>
            <w:r>
              <w:rPr>
                <w:rFonts w:ascii="Calibri" w:hAnsi="Calibri"/>
                <w:sz w:val="18"/>
                <w:szCs w:val="16"/>
              </w:rPr>
              <w:t>Updated an error check for choosing inactive segments for ISNP output</w:t>
            </w:r>
            <w:r w:rsidR="007F0EA0">
              <w:rPr>
                <w:rFonts w:ascii="Calibri" w:hAnsi="Calibri"/>
                <w:sz w:val="18"/>
                <w:szCs w:val="16"/>
              </w:rPr>
              <w:t>.</w:t>
            </w:r>
          </w:p>
        </w:tc>
        <w:tc>
          <w:tcPr>
            <w:tcW w:w="1350" w:type="dxa"/>
          </w:tcPr>
          <w:p w14:paraId="0075EABC" w14:textId="77777777" w:rsidR="000A6B49" w:rsidRDefault="000A6B49" w:rsidP="007413DA">
            <w:r>
              <w:t>3/21/2013</w:t>
            </w:r>
          </w:p>
        </w:tc>
      </w:tr>
      <w:tr w:rsidR="000A6B49" w:rsidRPr="00A8639A" w14:paraId="6BAC2C58" w14:textId="77777777" w:rsidTr="00391691">
        <w:trPr>
          <w:cantSplit/>
        </w:trPr>
        <w:tc>
          <w:tcPr>
            <w:tcW w:w="606" w:type="dxa"/>
          </w:tcPr>
          <w:p w14:paraId="0A79FA59" w14:textId="77777777" w:rsidR="000A6B49" w:rsidRDefault="000A6B49" w:rsidP="007413DA">
            <w:r>
              <w:t>24</w:t>
            </w:r>
          </w:p>
        </w:tc>
        <w:tc>
          <w:tcPr>
            <w:tcW w:w="1240" w:type="dxa"/>
          </w:tcPr>
          <w:p w14:paraId="0485DE96" w14:textId="77777777" w:rsidR="000A6B49" w:rsidRDefault="000A6B49" w:rsidP="007413DA">
            <w:r>
              <w:t>PREW2</w:t>
            </w:r>
          </w:p>
        </w:tc>
        <w:tc>
          <w:tcPr>
            <w:tcW w:w="1484" w:type="dxa"/>
          </w:tcPr>
          <w:p w14:paraId="1EB8C117" w14:textId="77777777" w:rsidR="000A6B49" w:rsidRDefault="000A6B49" w:rsidP="007413DA">
            <w:r>
              <w:t>More checks added</w:t>
            </w:r>
          </w:p>
        </w:tc>
        <w:tc>
          <w:tcPr>
            <w:tcW w:w="4500" w:type="dxa"/>
          </w:tcPr>
          <w:p w14:paraId="30D4435B" w14:textId="0EFBE982" w:rsidR="000A6B49" w:rsidRDefault="000A6B49" w:rsidP="007413DA">
            <w:pPr>
              <w:pStyle w:val="PlainText"/>
              <w:rPr>
                <w:rFonts w:ascii="Calibri" w:hAnsi="Calibri"/>
                <w:sz w:val="18"/>
                <w:szCs w:val="16"/>
              </w:rPr>
            </w:pPr>
            <w:r>
              <w:rPr>
                <w:rFonts w:ascii="Calibri" w:hAnsi="Calibri"/>
                <w:sz w:val="18"/>
                <w:szCs w:val="16"/>
              </w:rPr>
              <w:t>Added checks for inflow temperature and tributary temperatures</w:t>
            </w:r>
            <w:r w:rsidR="007F0EA0">
              <w:rPr>
                <w:rFonts w:ascii="Calibri" w:hAnsi="Calibri"/>
                <w:sz w:val="18"/>
                <w:szCs w:val="16"/>
              </w:rPr>
              <w:t>.</w:t>
            </w:r>
          </w:p>
        </w:tc>
        <w:tc>
          <w:tcPr>
            <w:tcW w:w="1350" w:type="dxa"/>
          </w:tcPr>
          <w:p w14:paraId="5A28D625" w14:textId="77777777" w:rsidR="000A6B49" w:rsidRDefault="000A6B49" w:rsidP="007413DA">
            <w:r>
              <w:t>3/28/2013</w:t>
            </w:r>
          </w:p>
        </w:tc>
      </w:tr>
      <w:tr w:rsidR="000A6B49" w:rsidRPr="00A8639A" w14:paraId="2235D2FC" w14:textId="77777777" w:rsidTr="00391691">
        <w:trPr>
          <w:cantSplit/>
        </w:trPr>
        <w:tc>
          <w:tcPr>
            <w:tcW w:w="606" w:type="dxa"/>
          </w:tcPr>
          <w:p w14:paraId="472E232E" w14:textId="77777777" w:rsidR="000A6B49" w:rsidRDefault="000A6B49" w:rsidP="007413DA">
            <w:r>
              <w:t>25</w:t>
            </w:r>
          </w:p>
        </w:tc>
        <w:tc>
          <w:tcPr>
            <w:tcW w:w="1240" w:type="dxa"/>
          </w:tcPr>
          <w:p w14:paraId="50087540" w14:textId="77777777" w:rsidR="000A6B49" w:rsidRDefault="000A6B49" w:rsidP="007413DA">
            <w:r>
              <w:t>W2</w:t>
            </w:r>
          </w:p>
        </w:tc>
        <w:tc>
          <w:tcPr>
            <w:tcW w:w="1484" w:type="dxa"/>
          </w:tcPr>
          <w:p w14:paraId="02A6645E" w14:textId="77777777" w:rsidR="001064DA" w:rsidRDefault="000A6B49" w:rsidP="007413DA">
            <w:r>
              <w:t xml:space="preserve">Initial WL </w:t>
            </w:r>
          </w:p>
          <w:p w14:paraId="6F86F469" w14:textId="3F823E8C" w:rsidR="000A6B49" w:rsidRDefault="000A6B49" w:rsidP="007413DA">
            <w:r>
              <w:t>Calculation</w:t>
            </w:r>
          </w:p>
        </w:tc>
        <w:tc>
          <w:tcPr>
            <w:tcW w:w="4500" w:type="dxa"/>
          </w:tcPr>
          <w:p w14:paraId="74336E9D" w14:textId="00B87E8F" w:rsidR="000A6B49" w:rsidRDefault="000A6B49" w:rsidP="007413DA">
            <w:pPr>
              <w:pStyle w:val="PlainText"/>
              <w:rPr>
                <w:rFonts w:ascii="Calibri" w:hAnsi="Calibri"/>
                <w:sz w:val="18"/>
                <w:szCs w:val="16"/>
              </w:rPr>
            </w:pPr>
            <w:r>
              <w:rPr>
                <w:rFonts w:ascii="Calibri" w:hAnsi="Calibri"/>
                <w:sz w:val="18"/>
                <w:szCs w:val="16"/>
              </w:rPr>
              <w:t xml:space="preserve">Changed SLOPE to SLOPEC in </w:t>
            </w:r>
            <w:proofErr w:type="spellStart"/>
            <w:r>
              <w:rPr>
                <w:rFonts w:ascii="Calibri" w:hAnsi="Calibri"/>
                <w:sz w:val="18"/>
                <w:szCs w:val="16"/>
              </w:rPr>
              <w:t>init</w:t>
            </w:r>
            <w:proofErr w:type="spellEnd"/>
            <w:r>
              <w:rPr>
                <w:rFonts w:ascii="Calibri" w:hAnsi="Calibri"/>
                <w:sz w:val="18"/>
                <w:szCs w:val="16"/>
              </w:rPr>
              <w:t>—u-</w:t>
            </w:r>
            <w:proofErr w:type="gramStart"/>
            <w:r>
              <w:rPr>
                <w:rFonts w:ascii="Calibri" w:hAnsi="Calibri"/>
                <w:sz w:val="18"/>
                <w:szCs w:val="16"/>
              </w:rPr>
              <w:t>elws.f</w:t>
            </w:r>
            <w:proofErr w:type="gramEnd"/>
            <w:r>
              <w:rPr>
                <w:rFonts w:ascii="Calibri" w:hAnsi="Calibri"/>
                <w:sz w:val="18"/>
                <w:szCs w:val="16"/>
              </w:rPr>
              <w:t>90 routine since the normal depth should be based on SLOPEC.</w:t>
            </w:r>
          </w:p>
          <w:p w14:paraId="74278434"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color w:val="0000FF"/>
                <w:sz w:val="14"/>
                <w:szCs w:val="14"/>
              </w:rPr>
              <w:t>END IF</w:t>
            </w:r>
          </w:p>
          <w:p w14:paraId="616362AC" w14:textId="4D336A53"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FUNCVALUE=FLOW-XAREA*HRAD**0.6667*SLOPEC(JB)**0.5/FMANN          </w:t>
            </w:r>
            <w:proofErr w:type="gramStart"/>
            <w:r w:rsidRPr="005C131A">
              <w:rPr>
                <w:rFonts w:ascii="Courier New" w:hAnsi="Courier New" w:cs="Courier New"/>
                <w:sz w:val="14"/>
                <w:szCs w:val="14"/>
              </w:rPr>
              <w:t xml:space="preserve">  </w:t>
            </w:r>
            <w:r w:rsidRPr="005C131A">
              <w:rPr>
                <w:rFonts w:ascii="Courier New" w:hAnsi="Courier New" w:cs="Courier New"/>
                <w:color w:val="008000"/>
                <w:sz w:val="14"/>
                <w:szCs w:val="14"/>
              </w:rPr>
              <w:t>!</w:t>
            </w:r>
            <w:proofErr w:type="gramEnd"/>
            <w:r w:rsidRPr="005C131A">
              <w:rPr>
                <w:rFonts w:ascii="Courier New" w:hAnsi="Courier New" w:cs="Courier New"/>
                <w:color w:val="008000"/>
                <w:sz w:val="14"/>
                <w:szCs w:val="14"/>
              </w:rPr>
              <w:t xml:space="preserve"> SW 4/5/2013</w:t>
            </w:r>
          </w:p>
          <w:p w14:paraId="3CCD5885"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RETURN</w:t>
            </w:r>
          </w:p>
          <w:p w14:paraId="52CC50FA" w14:textId="4882D642" w:rsidR="000A6B49"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END SUBROUTINE</w:t>
            </w:r>
            <w:r w:rsidRPr="005C131A">
              <w:rPr>
                <w:rFonts w:ascii="Courier New" w:hAnsi="Courier New" w:cs="Courier New"/>
                <w:sz w:val="14"/>
                <w:szCs w:val="14"/>
              </w:rPr>
              <w:t xml:space="preserve"> MANNINGS_EQN</w:t>
            </w:r>
          </w:p>
          <w:p w14:paraId="016B5B2B" w14:textId="5E626F3A" w:rsidR="000A6B49" w:rsidRDefault="000A6B49" w:rsidP="007413DA">
            <w:pPr>
              <w:pStyle w:val="PlainText"/>
              <w:rPr>
                <w:rFonts w:ascii="Calibri" w:hAnsi="Calibri"/>
                <w:sz w:val="18"/>
                <w:szCs w:val="16"/>
              </w:rPr>
            </w:pPr>
            <w:r>
              <w:rPr>
                <w:rFonts w:ascii="Calibri" w:hAnsi="Calibri"/>
                <w:sz w:val="18"/>
                <w:szCs w:val="16"/>
              </w:rPr>
              <w:t>Also changed KB(I)-1 to KB(I)+1 for ELWS:</w:t>
            </w:r>
          </w:p>
          <w:p w14:paraId="0E953B25"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w:t>
            </w:r>
            <w:r w:rsidRPr="005C131A">
              <w:rPr>
                <w:rFonts w:ascii="Courier New" w:hAnsi="Courier New" w:cs="Courier New"/>
                <w:color w:val="0000FF"/>
                <w:sz w:val="14"/>
                <w:szCs w:val="14"/>
              </w:rPr>
              <w:t>ABS</w:t>
            </w:r>
            <w:r w:rsidRPr="005C131A">
              <w:rPr>
                <w:rFonts w:ascii="Courier New" w:hAnsi="Courier New" w:cs="Courier New"/>
                <w:sz w:val="14"/>
                <w:szCs w:val="14"/>
              </w:rPr>
              <w:t>(DX).</w:t>
            </w:r>
            <w:proofErr w:type="gramStart"/>
            <w:r w:rsidRPr="005C131A">
              <w:rPr>
                <w:rFonts w:ascii="Courier New" w:hAnsi="Courier New" w:cs="Courier New"/>
                <w:sz w:val="14"/>
                <w:szCs w:val="14"/>
              </w:rPr>
              <w:t>LT.XACC</w:t>
            </w:r>
            <w:proofErr w:type="gramEnd"/>
            <w:r w:rsidRPr="005C131A">
              <w:rPr>
                <w:rFonts w:ascii="Courier New" w:hAnsi="Courier New" w:cs="Courier New"/>
                <w:sz w:val="14"/>
                <w:szCs w:val="14"/>
              </w:rPr>
              <w:t xml:space="preserve"> .OR. FMID.EQ.0</w:t>
            </w:r>
            <w:proofErr w:type="gramStart"/>
            <w:r w:rsidRPr="005C131A">
              <w:rPr>
                <w:rFonts w:ascii="Courier New" w:hAnsi="Courier New" w:cs="Courier New"/>
                <w:sz w:val="14"/>
                <w:szCs w:val="14"/>
              </w:rPr>
              <w:t>.)</w:t>
            </w:r>
            <w:r w:rsidRPr="005C131A">
              <w:rPr>
                <w:rFonts w:ascii="Courier New" w:hAnsi="Courier New" w:cs="Courier New"/>
                <w:color w:val="0000FF"/>
                <w:sz w:val="14"/>
                <w:szCs w:val="14"/>
              </w:rPr>
              <w:t>THEN</w:t>
            </w:r>
            <w:proofErr w:type="gramEnd"/>
            <w:r w:rsidRPr="005C131A">
              <w:rPr>
                <w:rFonts w:ascii="Courier New" w:hAnsi="Courier New" w:cs="Courier New"/>
                <w:sz w:val="14"/>
                <w:szCs w:val="14"/>
              </w:rPr>
              <w:t xml:space="preserve">          </w:t>
            </w:r>
          </w:p>
          <w:p w14:paraId="0E0ABF99"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ELWS(I)=RTBIS+EL(KB(I)+</w:t>
            </w:r>
            <w:proofErr w:type="gramStart"/>
            <w:r w:rsidRPr="005C131A">
              <w:rPr>
                <w:rFonts w:ascii="Courier New" w:hAnsi="Courier New" w:cs="Courier New"/>
                <w:sz w:val="14"/>
                <w:szCs w:val="14"/>
              </w:rPr>
              <w:t>1,I</w:t>
            </w:r>
            <w:proofErr w:type="gramEnd"/>
            <w:r w:rsidRPr="005C131A">
              <w:rPr>
                <w:rFonts w:ascii="Courier New" w:hAnsi="Courier New" w:cs="Courier New"/>
                <w:sz w:val="14"/>
                <w:szCs w:val="14"/>
              </w:rPr>
              <w:t xml:space="preserve">)                                      </w:t>
            </w:r>
            <w:r w:rsidRPr="005C131A">
              <w:rPr>
                <w:rFonts w:ascii="Courier New" w:hAnsi="Courier New" w:cs="Courier New"/>
                <w:color w:val="008000"/>
                <w:sz w:val="14"/>
                <w:szCs w:val="14"/>
              </w:rPr>
              <w:t>! SW 4/5/13</w:t>
            </w:r>
          </w:p>
          <w:p w14:paraId="383EC2CF" w14:textId="0151E854" w:rsidR="000A6B49"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RETURN</w:t>
            </w:r>
          </w:p>
          <w:p w14:paraId="5AC44C73" w14:textId="3E4A9357" w:rsidR="000A6B49" w:rsidRDefault="000A6B49" w:rsidP="007413DA">
            <w:pPr>
              <w:pStyle w:val="PlainText"/>
              <w:rPr>
                <w:rFonts w:ascii="Calibri" w:hAnsi="Calibri"/>
                <w:sz w:val="18"/>
                <w:szCs w:val="16"/>
              </w:rPr>
            </w:pPr>
            <w:r>
              <w:rPr>
                <w:rFonts w:ascii="Calibri" w:hAnsi="Calibri"/>
                <w:sz w:val="18"/>
                <w:szCs w:val="16"/>
              </w:rPr>
              <w:t>A</w:t>
            </w:r>
            <w:r w:rsidR="00874C02">
              <w:rPr>
                <w:rFonts w:ascii="Calibri" w:hAnsi="Calibri"/>
                <w:sz w:val="18"/>
                <w:szCs w:val="16"/>
              </w:rPr>
              <w:t>nd</w:t>
            </w:r>
            <w:r>
              <w:rPr>
                <w:rFonts w:ascii="Calibri" w:hAnsi="Calibri"/>
                <w:sz w:val="18"/>
                <w:szCs w:val="16"/>
              </w:rPr>
              <w:t xml:space="preserve"> changed KTTOP from REAL to an INTEGER:</w:t>
            </w:r>
          </w:p>
          <w:p w14:paraId="37B5BC08" w14:textId="77777777" w:rsidR="000A6B49" w:rsidRPr="005C131A" w:rsidRDefault="000A6B49" w:rsidP="007413DA">
            <w:pPr>
              <w:autoSpaceDE w:val="0"/>
              <w:autoSpaceDN w:val="0"/>
              <w:adjustRightInd w:val="0"/>
              <w:rPr>
                <w:rFonts w:ascii="Courier New" w:hAnsi="Courier New" w:cs="Courier New"/>
                <w:sz w:val="14"/>
                <w:szCs w:val="14"/>
              </w:rPr>
            </w:pPr>
            <w:r w:rsidRPr="00FE5F15">
              <w:rPr>
                <w:rFonts w:ascii="Consolas" w:hAnsi="Consolas" w:cs="Consolas"/>
                <w:sz w:val="16"/>
                <w:szCs w:val="19"/>
              </w:rPr>
              <w:t xml:space="preserve">     </w:t>
            </w:r>
            <w:r>
              <w:rPr>
                <w:rFonts w:ascii="Consolas" w:hAnsi="Consolas" w:cs="Consolas"/>
                <w:sz w:val="16"/>
                <w:szCs w:val="19"/>
              </w:rPr>
              <w:t xml:space="preserve"> </w:t>
            </w:r>
            <w:proofErr w:type="gramStart"/>
            <w:r w:rsidRPr="005C131A">
              <w:rPr>
                <w:rFonts w:ascii="Courier New" w:hAnsi="Courier New" w:cs="Courier New"/>
                <w:color w:val="0000FF"/>
                <w:sz w:val="14"/>
                <w:szCs w:val="14"/>
              </w:rPr>
              <w:t>REAL</w:t>
            </w:r>
            <w:r w:rsidRPr="005C131A">
              <w:rPr>
                <w:rFonts w:ascii="Courier New" w:hAnsi="Courier New" w:cs="Courier New"/>
                <w:sz w:val="14"/>
                <w:szCs w:val="14"/>
              </w:rPr>
              <w:t xml:space="preserve"> :</w:t>
            </w:r>
            <w:proofErr w:type="gramEnd"/>
            <w:r w:rsidRPr="005C131A">
              <w:rPr>
                <w:rFonts w:ascii="Courier New" w:hAnsi="Courier New" w:cs="Courier New"/>
                <w:sz w:val="14"/>
                <w:szCs w:val="14"/>
              </w:rPr>
              <w:t xml:space="preserve">: XAREA, WSURF     </w:t>
            </w:r>
            <w:r w:rsidRPr="005C131A">
              <w:rPr>
                <w:rFonts w:ascii="Courier New" w:hAnsi="Courier New" w:cs="Courier New"/>
                <w:color w:val="008000"/>
                <w:sz w:val="14"/>
                <w:szCs w:val="14"/>
              </w:rPr>
              <w:t>! 4/5/13 SW</w:t>
            </w:r>
          </w:p>
          <w:p w14:paraId="32BC26BB" w14:textId="4E034C9E" w:rsidR="000A6B49" w:rsidRDefault="000A6B49" w:rsidP="005C131A">
            <w:pPr>
              <w:autoSpaceDE w:val="0"/>
              <w:autoSpaceDN w:val="0"/>
              <w:adjustRightInd w:val="0"/>
            </w:pPr>
            <w:r w:rsidRPr="005C131A">
              <w:rPr>
                <w:rFonts w:ascii="Courier New" w:hAnsi="Courier New" w:cs="Courier New"/>
                <w:sz w:val="14"/>
                <w:szCs w:val="14"/>
              </w:rPr>
              <w:t xml:space="preserve">      </w:t>
            </w:r>
            <w:proofErr w:type="gramStart"/>
            <w:r w:rsidRPr="005C131A">
              <w:rPr>
                <w:rFonts w:ascii="Courier New" w:hAnsi="Courier New" w:cs="Courier New"/>
                <w:color w:val="0000FF"/>
                <w:sz w:val="14"/>
                <w:szCs w:val="14"/>
              </w:rPr>
              <w:t>INTEGER</w:t>
            </w:r>
            <w:r w:rsidRPr="005C131A">
              <w:rPr>
                <w:rFonts w:ascii="Courier New" w:hAnsi="Courier New" w:cs="Courier New"/>
                <w:sz w:val="14"/>
                <w:szCs w:val="14"/>
              </w:rPr>
              <w:t xml:space="preserve"> :</w:t>
            </w:r>
            <w:proofErr w:type="gramEnd"/>
            <w:r w:rsidRPr="005C131A">
              <w:rPr>
                <w:rFonts w:ascii="Courier New" w:hAnsi="Courier New" w:cs="Courier New"/>
                <w:sz w:val="14"/>
                <w:szCs w:val="14"/>
              </w:rPr>
              <w:t xml:space="preserve">: KTTOP         </w:t>
            </w:r>
            <w:r w:rsidRPr="005C131A">
              <w:rPr>
                <w:rFonts w:ascii="Courier New" w:hAnsi="Courier New" w:cs="Courier New"/>
                <w:color w:val="008000"/>
                <w:sz w:val="14"/>
                <w:szCs w:val="14"/>
              </w:rPr>
              <w:t>! 4/5/13 SW</w:t>
            </w:r>
          </w:p>
        </w:tc>
        <w:tc>
          <w:tcPr>
            <w:tcW w:w="1350" w:type="dxa"/>
          </w:tcPr>
          <w:p w14:paraId="7726AFDE" w14:textId="77777777" w:rsidR="000A6B49" w:rsidRDefault="000A6B49" w:rsidP="007413DA">
            <w:r>
              <w:t>4/5/2013</w:t>
            </w:r>
          </w:p>
        </w:tc>
      </w:tr>
      <w:tr w:rsidR="000A6B49" w:rsidRPr="00A8639A" w14:paraId="6F3FF84E" w14:textId="77777777" w:rsidTr="00391691">
        <w:trPr>
          <w:cantSplit/>
        </w:trPr>
        <w:tc>
          <w:tcPr>
            <w:tcW w:w="606" w:type="dxa"/>
          </w:tcPr>
          <w:p w14:paraId="05EBC06D" w14:textId="77777777" w:rsidR="000A6B49" w:rsidRDefault="000A6B49" w:rsidP="007413DA">
            <w:r>
              <w:t>25</w:t>
            </w:r>
          </w:p>
        </w:tc>
        <w:tc>
          <w:tcPr>
            <w:tcW w:w="1240" w:type="dxa"/>
          </w:tcPr>
          <w:p w14:paraId="4041D5E3" w14:textId="77777777" w:rsidR="000A6B49" w:rsidRDefault="000A6B49" w:rsidP="007413DA">
            <w:r>
              <w:t>W2</w:t>
            </w:r>
          </w:p>
        </w:tc>
        <w:tc>
          <w:tcPr>
            <w:tcW w:w="1484" w:type="dxa"/>
          </w:tcPr>
          <w:p w14:paraId="38B73976" w14:textId="77777777" w:rsidR="000A6B49" w:rsidRDefault="000A6B49" w:rsidP="007413DA">
            <w:r>
              <w:t>Output for pumps, spillways, gates</w:t>
            </w:r>
          </w:p>
        </w:tc>
        <w:tc>
          <w:tcPr>
            <w:tcW w:w="4500" w:type="dxa"/>
          </w:tcPr>
          <w:p w14:paraId="68242F18" w14:textId="77777777" w:rsidR="000A6B49" w:rsidRDefault="000A6B49" w:rsidP="007413DA">
            <w:pPr>
              <w:pStyle w:val="PlainText"/>
              <w:rPr>
                <w:rFonts w:ascii="Calibri" w:hAnsi="Calibri"/>
                <w:sz w:val="18"/>
                <w:szCs w:val="16"/>
              </w:rPr>
            </w:pPr>
            <w:r>
              <w:rPr>
                <w:rFonts w:ascii="Calibri" w:hAnsi="Calibri"/>
                <w:sz w:val="18"/>
                <w:szCs w:val="16"/>
              </w:rPr>
              <w:t>If the LAT option was chosen, the output files index for JWD was incorrect. This may have affected output temperatures and concentrations.</w:t>
            </w:r>
          </w:p>
        </w:tc>
        <w:tc>
          <w:tcPr>
            <w:tcW w:w="1350" w:type="dxa"/>
          </w:tcPr>
          <w:p w14:paraId="4F2F93A5" w14:textId="77777777" w:rsidR="000A6B49" w:rsidRDefault="000A6B49" w:rsidP="007413DA">
            <w:r>
              <w:t>5/17/2013</w:t>
            </w:r>
          </w:p>
        </w:tc>
      </w:tr>
      <w:tr w:rsidR="000A6B49" w:rsidRPr="00A8639A" w14:paraId="57B1180C" w14:textId="77777777" w:rsidTr="00391691">
        <w:trPr>
          <w:cantSplit/>
        </w:trPr>
        <w:tc>
          <w:tcPr>
            <w:tcW w:w="606" w:type="dxa"/>
          </w:tcPr>
          <w:p w14:paraId="0425C09A" w14:textId="77777777" w:rsidR="000A6B49" w:rsidRDefault="000A6B49" w:rsidP="007413DA">
            <w:r>
              <w:t>26</w:t>
            </w:r>
          </w:p>
        </w:tc>
        <w:tc>
          <w:tcPr>
            <w:tcW w:w="1240" w:type="dxa"/>
          </w:tcPr>
          <w:p w14:paraId="375A7597" w14:textId="77777777" w:rsidR="000A6B49" w:rsidRDefault="000A6B49" w:rsidP="007413DA">
            <w:r>
              <w:t>PRE-W2</w:t>
            </w:r>
          </w:p>
        </w:tc>
        <w:tc>
          <w:tcPr>
            <w:tcW w:w="1484" w:type="dxa"/>
          </w:tcPr>
          <w:p w14:paraId="245DEAB0" w14:textId="77777777" w:rsidR="000A6B49" w:rsidRDefault="000A6B49" w:rsidP="007413DA">
            <w:r>
              <w:t>Mass loading calculation</w:t>
            </w:r>
          </w:p>
        </w:tc>
        <w:tc>
          <w:tcPr>
            <w:tcW w:w="4500" w:type="dxa"/>
          </w:tcPr>
          <w:p w14:paraId="42012AB1" w14:textId="77777777" w:rsidR="000A6B49" w:rsidRDefault="000A6B49" w:rsidP="007413DA">
            <w:pPr>
              <w:pStyle w:val="PlainText"/>
              <w:rPr>
                <w:rFonts w:ascii="Calibri" w:hAnsi="Calibri"/>
                <w:sz w:val="18"/>
                <w:szCs w:val="16"/>
              </w:rPr>
            </w:pPr>
            <w:r>
              <w:rPr>
                <w:rFonts w:ascii="Calibri" w:hAnsi="Calibri"/>
                <w:sz w:val="18"/>
                <w:szCs w:val="16"/>
              </w:rPr>
              <w:t xml:space="preserve">There were cases where the preprocessor bombed while calculating the mass loading for output to the </w:t>
            </w:r>
            <w:r w:rsidRPr="005C131A">
              <w:rPr>
                <w:rFonts w:ascii="Calibri" w:hAnsi="Calibri"/>
                <w:b/>
                <w:bCs/>
                <w:sz w:val="18"/>
                <w:szCs w:val="16"/>
              </w:rPr>
              <w:t>pre.opt</w:t>
            </w:r>
            <w:r>
              <w:rPr>
                <w:rFonts w:ascii="Calibri" w:hAnsi="Calibri"/>
                <w:sz w:val="18"/>
                <w:szCs w:val="16"/>
              </w:rPr>
              <w:t xml:space="preserve"> file. This error has been fixed.</w:t>
            </w:r>
          </w:p>
        </w:tc>
        <w:tc>
          <w:tcPr>
            <w:tcW w:w="1350" w:type="dxa"/>
          </w:tcPr>
          <w:p w14:paraId="41CFB074" w14:textId="6F9F30CC" w:rsidR="000A6B49" w:rsidRDefault="000A6B49" w:rsidP="007413DA">
            <w:r>
              <w:t>6/21/2013</w:t>
            </w:r>
          </w:p>
        </w:tc>
      </w:tr>
      <w:tr w:rsidR="000A6B49" w:rsidRPr="00A8639A" w14:paraId="0160F745" w14:textId="77777777" w:rsidTr="00391691">
        <w:trPr>
          <w:cantSplit/>
        </w:trPr>
        <w:tc>
          <w:tcPr>
            <w:tcW w:w="606" w:type="dxa"/>
          </w:tcPr>
          <w:p w14:paraId="3FF47042" w14:textId="77777777" w:rsidR="000A6B49" w:rsidRDefault="000A6B49" w:rsidP="007413DA">
            <w:r>
              <w:lastRenderedPageBreak/>
              <w:t>27</w:t>
            </w:r>
          </w:p>
        </w:tc>
        <w:tc>
          <w:tcPr>
            <w:tcW w:w="1240" w:type="dxa"/>
          </w:tcPr>
          <w:p w14:paraId="1F835D09" w14:textId="77777777" w:rsidR="000A6B49" w:rsidRDefault="000A6B49" w:rsidP="007413DA">
            <w:r>
              <w:t>W2</w:t>
            </w:r>
          </w:p>
        </w:tc>
        <w:tc>
          <w:tcPr>
            <w:tcW w:w="1484" w:type="dxa"/>
          </w:tcPr>
          <w:p w14:paraId="0D94D992" w14:textId="77777777" w:rsidR="000A6B49" w:rsidRDefault="000A6B49" w:rsidP="007413DA">
            <w:r>
              <w:t>Assorted code updates</w:t>
            </w:r>
          </w:p>
        </w:tc>
        <w:tc>
          <w:tcPr>
            <w:tcW w:w="4500" w:type="dxa"/>
          </w:tcPr>
          <w:p w14:paraId="0E067B44" w14:textId="491FF56C" w:rsidR="000A6B49" w:rsidRDefault="000A6B49" w:rsidP="007413DA">
            <w:pPr>
              <w:pStyle w:val="PlainText"/>
              <w:rPr>
                <w:rFonts w:ascii="Calibri" w:hAnsi="Calibri"/>
                <w:sz w:val="18"/>
                <w:szCs w:val="16"/>
              </w:rPr>
            </w:pPr>
            <w:r>
              <w:rPr>
                <w:rFonts w:ascii="Calibri" w:hAnsi="Calibri"/>
                <w:sz w:val="18"/>
                <w:szCs w:val="16"/>
              </w:rPr>
              <w:t xml:space="preserve">Minor format errors (that were ignored by compiler), update to code comments, and faster code initializations to speed up model performance were performed in several subroutines: </w:t>
            </w:r>
            <w:r w:rsidRPr="005C131A">
              <w:rPr>
                <w:rFonts w:ascii="Calibri" w:hAnsi="Calibri"/>
                <w:b/>
                <w:bCs/>
                <w:sz w:val="18"/>
                <w:szCs w:val="16"/>
              </w:rPr>
              <w:t xml:space="preserve">input_PAR.f90, temperature_PAR.f90, transport_PAR.f90, </w:t>
            </w:r>
            <w:proofErr w:type="gramStart"/>
            <w:r w:rsidRPr="005C131A">
              <w:rPr>
                <w:rFonts w:ascii="Calibri" w:hAnsi="Calibri"/>
                <w:b/>
                <w:bCs/>
                <w:sz w:val="18"/>
                <w:szCs w:val="16"/>
              </w:rPr>
              <w:t>update.f</w:t>
            </w:r>
            <w:proofErr w:type="gramEnd"/>
            <w:r w:rsidRPr="005C131A">
              <w:rPr>
                <w:rFonts w:ascii="Calibri" w:hAnsi="Calibri"/>
                <w:b/>
                <w:bCs/>
                <w:sz w:val="18"/>
                <w:szCs w:val="16"/>
              </w:rPr>
              <w:t>90</w:t>
            </w:r>
            <w:r>
              <w:rPr>
                <w:rFonts w:ascii="Calibri" w:hAnsi="Calibri"/>
                <w:sz w:val="18"/>
                <w:szCs w:val="16"/>
              </w:rPr>
              <w:t xml:space="preserve">, and </w:t>
            </w:r>
            <w:r w:rsidRPr="005C131A">
              <w:rPr>
                <w:rFonts w:ascii="Calibri" w:hAnsi="Calibri"/>
                <w:b/>
                <w:bCs/>
                <w:sz w:val="18"/>
                <w:szCs w:val="16"/>
              </w:rPr>
              <w:t>w2_37_win.f90</w:t>
            </w:r>
            <w:r>
              <w:rPr>
                <w:rFonts w:ascii="Calibri" w:hAnsi="Calibri"/>
                <w:sz w:val="18"/>
                <w:szCs w:val="16"/>
              </w:rPr>
              <w:t>.</w:t>
            </w:r>
          </w:p>
          <w:p w14:paraId="6A419073" w14:textId="6A171F0D" w:rsidR="000A6B49" w:rsidRDefault="000A6B49" w:rsidP="007413DA">
            <w:pPr>
              <w:pStyle w:val="PlainText"/>
              <w:rPr>
                <w:rFonts w:ascii="Calibri" w:hAnsi="Calibri"/>
                <w:sz w:val="18"/>
                <w:szCs w:val="16"/>
              </w:rPr>
            </w:pPr>
            <w:r>
              <w:rPr>
                <w:rFonts w:ascii="Calibri" w:hAnsi="Calibri"/>
                <w:sz w:val="18"/>
                <w:szCs w:val="16"/>
              </w:rPr>
              <w:t xml:space="preserve">An example of an initialization code speed up from </w:t>
            </w:r>
            <w:r w:rsidRPr="005C131A">
              <w:rPr>
                <w:rFonts w:ascii="Calibri" w:hAnsi="Calibri"/>
                <w:b/>
                <w:bCs/>
                <w:sz w:val="18"/>
                <w:szCs w:val="16"/>
              </w:rPr>
              <w:t>temperature_PAR.f90</w:t>
            </w:r>
            <w:r>
              <w:rPr>
                <w:rFonts w:ascii="Calibri" w:hAnsi="Calibri"/>
                <w:sz w:val="18"/>
                <w:szCs w:val="16"/>
              </w:rPr>
              <w:t>:</w:t>
            </w:r>
          </w:p>
          <w:p w14:paraId="704F6F0E" w14:textId="140F285E" w:rsidR="000A6B49" w:rsidRDefault="000A6B49" w:rsidP="007413DA">
            <w:pPr>
              <w:pStyle w:val="PlainText"/>
              <w:rPr>
                <w:rFonts w:ascii="Calibri" w:hAnsi="Calibri"/>
                <w:sz w:val="18"/>
                <w:szCs w:val="16"/>
              </w:rPr>
            </w:pPr>
            <w:r>
              <w:rPr>
                <w:rFonts w:ascii="Calibri" w:hAnsi="Calibri"/>
                <w:sz w:val="18"/>
                <w:szCs w:val="16"/>
              </w:rPr>
              <w:t xml:space="preserve">New </w:t>
            </w:r>
            <w:r w:rsidR="00874C02">
              <w:rPr>
                <w:rFonts w:ascii="Calibri" w:hAnsi="Calibri"/>
                <w:sz w:val="18"/>
                <w:szCs w:val="16"/>
              </w:rPr>
              <w:t>c</w:t>
            </w:r>
            <w:r>
              <w:rPr>
                <w:rFonts w:ascii="Calibri" w:hAnsi="Calibri"/>
                <w:sz w:val="18"/>
                <w:szCs w:val="16"/>
              </w:rPr>
              <w:t>ode:</w:t>
            </w:r>
          </w:p>
          <w:p w14:paraId="32645FC7" w14:textId="77777777" w:rsidR="000A6B49" w:rsidRPr="005C131A" w:rsidRDefault="000A6B49" w:rsidP="007413DA">
            <w:pPr>
              <w:pStyle w:val="PlainText"/>
              <w:rPr>
                <w:sz w:val="14"/>
                <w:szCs w:val="14"/>
              </w:rPr>
            </w:pPr>
            <w:r w:rsidRPr="005C131A">
              <w:rPr>
                <w:sz w:val="14"/>
                <w:szCs w:val="14"/>
              </w:rPr>
              <w:t xml:space="preserve">          DO K=</w:t>
            </w:r>
            <w:proofErr w:type="gramStart"/>
            <w:r w:rsidRPr="005C131A">
              <w:rPr>
                <w:sz w:val="14"/>
                <w:szCs w:val="14"/>
              </w:rPr>
              <w:t>KT,KB</w:t>
            </w:r>
            <w:proofErr w:type="gramEnd"/>
            <w:r w:rsidRPr="005C131A">
              <w:rPr>
                <w:sz w:val="14"/>
                <w:szCs w:val="14"/>
              </w:rPr>
              <w:t>(I)</w:t>
            </w:r>
          </w:p>
          <w:p w14:paraId="4FBB1A27" w14:textId="77777777" w:rsidR="000A6B49" w:rsidRPr="005C131A" w:rsidRDefault="000A6B49" w:rsidP="007413DA">
            <w:pPr>
              <w:pStyle w:val="PlainText"/>
              <w:rPr>
                <w:sz w:val="14"/>
                <w:szCs w:val="14"/>
              </w:rPr>
            </w:pPr>
            <w:r w:rsidRPr="005C131A">
              <w:rPr>
                <w:sz w:val="14"/>
                <w:szCs w:val="14"/>
              </w:rPr>
              <w:t xml:space="preserve">            AT(</w:t>
            </w:r>
            <w:proofErr w:type="gramStart"/>
            <w:r w:rsidRPr="005C131A">
              <w:rPr>
                <w:sz w:val="14"/>
                <w:szCs w:val="14"/>
              </w:rPr>
              <w:t>K,I</w:t>
            </w:r>
            <w:proofErr w:type="gramEnd"/>
            <w:r w:rsidRPr="005C131A">
              <w:rPr>
                <w:sz w:val="14"/>
                <w:szCs w:val="14"/>
              </w:rPr>
              <w:t>) = 0.0D0; CT(K,I) = 0.0D0; VT(K,I) = 0.0D0    !   SW CODE SPEEDUP 6/15/13</w:t>
            </w:r>
          </w:p>
          <w:p w14:paraId="58F2D72F" w14:textId="248C4E2E" w:rsidR="000A6B49" w:rsidRDefault="000A6B49" w:rsidP="007413DA">
            <w:pPr>
              <w:pStyle w:val="PlainText"/>
              <w:rPr>
                <w:rFonts w:ascii="Calibri" w:hAnsi="Calibri"/>
                <w:sz w:val="18"/>
                <w:szCs w:val="16"/>
              </w:rPr>
            </w:pPr>
            <w:r w:rsidRPr="005C131A">
              <w:rPr>
                <w:sz w:val="14"/>
                <w:szCs w:val="14"/>
              </w:rPr>
              <w:t xml:space="preserve">          ENDDO</w:t>
            </w:r>
          </w:p>
          <w:p w14:paraId="7735FE7D" w14:textId="21F79329" w:rsidR="000A6B49" w:rsidRDefault="000A6B49" w:rsidP="007413DA">
            <w:pPr>
              <w:pStyle w:val="PlainText"/>
              <w:rPr>
                <w:rFonts w:ascii="Calibri" w:hAnsi="Calibri"/>
                <w:sz w:val="18"/>
                <w:szCs w:val="16"/>
              </w:rPr>
            </w:pPr>
            <w:r>
              <w:rPr>
                <w:rFonts w:ascii="Calibri" w:hAnsi="Calibri"/>
                <w:sz w:val="18"/>
                <w:szCs w:val="16"/>
              </w:rPr>
              <w:t>Old code</w:t>
            </w:r>
            <w:r w:rsidR="00EA4922">
              <w:rPr>
                <w:rFonts w:ascii="Calibri" w:hAnsi="Calibri"/>
                <w:sz w:val="18"/>
                <w:szCs w:val="16"/>
              </w:rPr>
              <w:t>:</w:t>
            </w:r>
          </w:p>
          <w:p w14:paraId="6D70E822" w14:textId="77777777" w:rsidR="000A6B49" w:rsidRPr="005C131A" w:rsidRDefault="000A6B49" w:rsidP="007413DA">
            <w:pPr>
              <w:pStyle w:val="PlainText"/>
              <w:rPr>
                <w:sz w:val="14"/>
                <w:szCs w:val="14"/>
              </w:rPr>
            </w:pPr>
            <w:r w:rsidRPr="005C131A">
              <w:rPr>
                <w:sz w:val="14"/>
                <w:szCs w:val="14"/>
              </w:rPr>
              <w:t xml:space="preserve">            AT</w:t>
            </w:r>
            <w:proofErr w:type="gramStart"/>
            <w:r w:rsidRPr="005C131A">
              <w:rPr>
                <w:sz w:val="14"/>
                <w:szCs w:val="14"/>
              </w:rPr>
              <w:t>(:,</w:t>
            </w:r>
            <w:proofErr w:type="gramEnd"/>
            <w:r w:rsidRPr="005C131A">
              <w:rPr>
                <w:sz w:val="14"/>
                <w:szCs w:val="14"/>
              </w:rPr>
              <w:t xml:space="preserve">I) = 0.0D0; CT(:,I) = 0.0D0; VT(:,I) = 0.0D0    </w:t>
            </w:r>
          </w:p>
        </w:tc>
        <w:tc>
          <w:tcPr>
            <w:tcW w:w="1350" w:type="dxa"/>
          </w:tcPr>
          <w:p w14:paraId="1F8661C1" w14:textId="77777777" w:rsidR="000A6B49" w:rsidRDefault="000A6B49" w:rsidP="007413DA">
            <w:r>
              <w:t>6/21/2013</w:t>
            </w:r>
          </w:p>
        </w:tc>
      </w:tr>
      <w:tr w:rsidR="000A6B49" w:rsidRPr="00A8639A" w14:paraId="1806097C" w14:textId="77777777" w:rsidTr="00391691">
        <w:trPr>
          <w:cantSplit/>
        </w:trPr>
        <w:tc>
          <w:tcPr>
            <w:tcW w:w="606" w:type="dxa"/>
          </w:tcPr>
          <w:p w14:paraId="7FFAB07C" w14:textId="77777777" w:rsidR="000A6B49" w:rsidRDefault="000A6B49" w:rsidP="007413DA">
            <w:r>
              <w:t>28</w:t>
            </w:r>
          </w:p>
        </w:tc>
        <w:tc>
          <w:tcPr>
            <w:tcW w:w="1240" w:type="dxa"/>
          </w:tcPr>
          <w:p w14:paraId="4F517B82" w14:textId="77777777" w:rsidR="000A6B49" w:rsidRDefault="000A6B49" w:rsidP="007413DA">
            <w:r>
              <w:t>W2 tools Excel macro</w:t>
            </w:r>
          </w:p>
        </w:tc>
        <w:tc>
          <w:tcPr>
            <w:tcW w:w="1484" w:type="dxa"/>
          </w:tcPr>
          <w:p w14:paraId="03FC165A" w14:textId="77777777" w:rsidR="000A6B49" w:rsidRDefault="000A6B49" w:rsidP="007413DA">
            <w:r>
              <w:t>Update</w:t>
            </w:r>
          </w:p>
        </w:tc>
        <w:tc>
          <w:tcPr>
            <w:tcW w:w="4500" w:type="dxa"/>
          </w:tcPr>
          <w:p w14:paraId="78F2324A" w14:textId="77777777" w:rsidR="000A6B49" w:rsidRDefault="000A6B49" w:rsidP="007413DA">
            <w:pPr>
              <w:pStyle w:val="PlainText"/>
              <w:rPr>
                <w:rFonts w:ascii="Calibri" w:hAnsi="Calibri"/>
                <w:sz w:val="18"/>
                <w:szCs w:val="16"/>
              </w:rPr>
            </w:pPr>
            <w:r>
              <w:rPr>
                <w:rFonts w:ascii="Calibri" w:hAnsi="Calibri"/>
                <w:sz w:val="18"/>
                <w:szCs w:val="16"/>
              </w:rPr>
              <w:t>More robust tools release</w:t>
            </w:r>
          </w:p>
        </w:tc>
        <w:tc>
          <w:tcPr>
            <w:tcW w:w="1350" w:type="dxa"/>
          </w:tcPr>
          <w:p w14:paraId="7E80388A" w14:textId="77777777" w:rsidR="000A6B49" w:rsidRDefault="000A6B49" w:rsidP="007413DA">
            <w:r>
              <w:t>6/21/2013</w:t>
            </w:r>
          </w:p>
        </w:tc>
      </w:tr>
      <w:tr w:rsidR="000A6B49" w:rsidRPr="00A8639A" w14:paraId="360B500A" w14:textId="77777777" w:rsidTr="00391691">
        <w:trPr>
          <w:cantSplit/>
        </w:trPr>
        <w:tc>
          <w:tcPr>
            <w:tcW w:w="606" w:type="dxa"/>
          </w:tcPr>
          <w:p w14:paraId="3AA69D8F" w14:textId="77777777" w:rsidR="000A6B49" w:rsidRDefault="000A6B49" w:rsidP="007413DA">
            <w:r>
              <w:t>29</w:t>
            </w:r>
          </w:p>
        </w:tc>
        <w:tc>
          <w:tcPr>
            <w:tcW w:w="1240" w:type="dxa"/>
          </w:tcPr>
          <w:p w14:paraId="24F743AE" w14:textId="77777777" w:rsidR="000A6B49" w:rsidRDefault="000A6B49" w:rsidP="007413DA">
            <w:r>
              <w:t>PRE-W2</w:t>
            </w:r>
          </w:p>
        </w:tc>
        <w:tc>
          <w:tcPr>
            <w:tcW w:w="1484" w:type="dxa"/>
          </w:tcPr>
          <w:p w14:paraId="3CEC1DB0" w14:textId="77777777" w:rsidR="000A6B49" w:rsidRDefault="000A6B49" w:rsidP="007413DA">
            <w:r>
              <w:t>Label error</w:t>
            </w:r>
          </w:p>
        </w:tc>
        <w:tc>
          <w:tcPr>
            <w:tcW w:w="4500" w:type="dxa"/>
          </w:tcPr>
          <w:p w14:paraId="493BBA9C" w14:textId="77777777" w:rsidR="000A6B49" w:rsidRDefault="000A6B49" w:rsidP="007413DA">
            <w:pPr>
              <w:pStyle w:val="PlainText"/>
              <w:rPr>
                <w:rFonts w:ascii="Calibri" w:hAnsi="Calibri"/>
                <w:sz w:val="18"/>
                <w:szCs w:val="16"/>
              </w:rPr>
            </w:pPr>
            <w:r>
              <w:rPr>
                <w:rFonts w:ascii="Calibri" w:hAnsi="Calibri"/>
                <w:sz w:val="18"/>
                <w:szCs w:val="16"/>
              </w:rPr>
              <w:t xml:space="preserve">A label error for one spillway error was fixed. It mistakenly used ‘gate’. </w:t>
            </w:r>
          </w:p>
        </w:tc>
        <w:tc>
          <w:tcPr>
            <w:tcW w:w="1350" w:type="dxa"/>
          </w:tcPr>
          <w:p w14:paraId="1372CC10" w14:textId="77777777" w:rsidR="000A6B49" w:rsidRDefault="000A6B49" w:rsidP="007413DA">
            <w:r>
              <w:t>7/2/2013</w:t>
            </w:r>
          </w:p>
        </w:tc>
      </w:tr>
      <w:tr w:rsidR="000A6B49" w:rsidRPr="00A8639A" w14:paraId="3EF9BE5E" w14:textId="77777777" w:rsidTr="00391691">
        <w:trPr>
          <w:cantSplit/>
        </w:trPr>
        <w:tc>
          <w:tcPr>
            <w:tcW w:w="606" w:type="dxa"/>
          </w:tcPr>
          <w:p w14:paraId="6B0A5B62" w14:textId="77777777" w:rsidR="000A6B49" w:rsidRDefault="000A6B49" w:rsidP="007413DA">
            <w:r>
              <w:t>30</w:t>
            </w:r>
          </w:p>
        </w:tc>
        <w:tc>
          <w:tcPr>
            <w:tcW w:w="1240" w:type="dxa"/>
          </w:tcPr>
          <w:p w14:paraId="0760B0F2" w14:textId="77777777" w:rsidR="000A6B49" w:rsidRDefault="000A6B49" w:rsidP="007413DA">
            <w:r>
              <w:t>W2</w:t>
            </w:r>
          </w:p>
        </w:tc>
        <w:tc>
          <w:tcPr>
            <w:tcW w:w="1484" w:type="dxa"/>
          </w:tcPr>
          <w:p w14:paraId="2370EE96" w14:textId="77777777" w:rsidR="000A6B49" w:rsidRDefault="000A6B49" w:rsidP="007413DA">
            <w:r>
              <w:t>CPL output</w:t>
            </w:r>
          </w:p>
        </w:tc>
        <w:tc>
          <w:tcPr>
            <w:tcW w:w="4500" w:type="dxa"/>
          </w:tcPr>
          <w:p w14:paraId="7652C3E4" w14:textId="359FFEBF" w:rsidR="000A6B49" w:rsidRPr="001005F2" w:rsidRDefault="000A6B49" w:rsidP="007413DA">
            <w:pPr>
              <w:pStyle w:val="PlainText"/>
              <w:rPr>
                <w:sz w:val="14"/>
                <w:szCs w:val="16"/>
              </w:rPr>
            </w:pPr>
            <w:r>
              <w:rPr>
                <w:rFonts w:ascii="Calibri" w:hAnsi="Calibri"/>
                <w:sz w:val="18"/>
                <w:szCs w:val="16"/>
              </w:rPr>
              <w:t xml:space="preserve">A slight change in output format for the ‘raw’ </w:t>
            </w:r>
            <w:proofErr w:type="spellStart"/>
            <w:r>
              <w:rPr>
                <w:rFonts w:ascii="Calibri" w:hAnsi="Calibri"/>
                <w:sz w:val="18"/>
                <w:szCs w:val="16"/>
              </w:rPr>
              <w:t>cpl</w:t>
            </w:r>
            <w:proofErr w:type="spellEnd"/>
            <w:r>
              <w:rPr>
                <w:rFonts w:ascii="Calibri" w:hAnsi="Calibri"/>
                <w:sz w:val="18"/>
                <w:szCs w:val="16"/>
              </w:rPr>
              <w:t xml:space="preserve"> output file format was made. No change was made in the tecplot output format.</w:t>
            </w:r>
          </w:p>
          <w:p w14:paraId="6031F404" w14:textId="77777777" w:rsidR="000A6B49" w:rsidRPr="001005F2" w:rsidRDefault="000A6B49" w:rsidP="007413DA">
            <w:pPr>
              <w:pStyle w:val="PlainText"/>
              <w:rPr>
                <w:sz w:val="14"/>
                <w:szCs w:val="16"/>
              </w:rPr>
            </w:pPr>
            <w:r w:rsidRPr="001005F2">
              <w:rPr>
                <w:sz w:val="14"/>
                <w:szCs w:val="16"/>
              </w:rPr>
              <w:t xml:space="preserve">             DO I=CUS(JB</w:t>
            </w:r>
            <w:proofErr w:type="gramStart"/>
            <w:r w:rsidRPr="001005F2">
              <w:rPr>
                <w:sz w:val="14"/>
                <w:szCs w:val="16"/>
              </w:rPr>
              <w:t>),DS</w:t>
            </w:r>
            <w:proofErr w:type="gramEnd"/>
            <w:r w:rsidRPr="001005F2">
              <w:rPr>
                <w:sz w:val="14"/>
                <w:szCs w:val="16"/>
              </w:rPr>
              <w:t xml:space="preserve">(JB)  </w:t>
            </w:r>
          </w:p>
          <w:p w14:paraId="776B36C2" w14:textId="77777777" w:rsidR="000A6B49" w:rsidRPr="001005F2" w:rsidRDefault="000A6B49" w:rsidP="007413DA">
            <w:pPr>
              <w:pStyle w:val="PlainText"/>
              <w:rPr>
                <w:sz w:val="14"/>
                <w:szCs w:val="16"/>
              </w:rPr>
            </w:pPr>
            <w:r w:rsidRPr="001005F2">
              <w:rPr>
                <w:sz w:val="14"/>
                <w:szCs w:val="16"/>
              </w:rPr>
              <w:t xml:space="preserve">                     WRITE (CPL(JW),'(A38/(9(F10.3,2X)))') CDNAME(CDN(</w:t>
            </w:r>
            <w:proofErr w:type="gramStart"/>
            <w:r w:rsidRPr="001005F2">
              <w:rPr>
                <w:sz w:val="14"/>
                <w:szCs w:val="16"/>
              </w:rPr>
              <w:t>JD,JW</w:t>
            </w:r>
            <w:proofErr w:type="gramEnd"/>
            <w:r w:rsidRPr="001005F2">
              <w:rPr>
                <w:sz w:val="14"/>
                <w:szCs w:val="16"/>
              </w:rPr>
              <w:t xml:space="preserve">)),(CD(K,I,CDN(JD,JW))*CDMULT(CDN(JD,JW)),    K=KTWB(JW),KB(I))  ! </w:t>
            </w:r>
            <w:proofErr w:type="spellStart"/>
            <w:r w:rsidRPr="001005F2">
              <w:rPr>
                <w:sz w:val="14"/>
                <w:szCs w:val="16"/>
              </w:rPr>
              <w:t>cb</w:t>
            </w:r>
            <w:proofErr w:type="spellEnd"/>
            <w:r w:rsidRPr="001005F2">
              <w:rPr>
                <w:sz w:val="14"/>
                <w:szCs w:val="16"/>
              </w:rPr>
              <w:t xml:space="preserve"> 6/28/13</w:t>
            </w:r>
          </w:p>
          <w:p w14:paraId="6720B399" w14:textId="77777777" w:rsidR="000A6B49" w:rsidRPr="001005F2" w:rsidRDefault="000A6B49" w:rsidP="007413DA">
            <w:pPr>
              <w:pStyle w:val="PlainText"/>
              <w:rPr>
                <w:sz w:val="14"/>
                <w:szCs w:val="16"/>
              </w:rPr>
            </w:pPr>
            <w:r w:rsidRPr="001005F2">
              <w:rPr>
                <w:sz w:val="14"/>
                <w:szCs w:val="16"/>
              </w:rPr>
              <w:t xml:space="preserve">                  end do</w:t>
            </w:r>
          </w:p>
          <w:p w14:paraId="6C96EFFD" w14:textId="77777777" w:rsidR="000A6B49" w:rsidRPr="001005F2" w:rsidRDefault="000A6B49" w:rsidP="007413DA">
            <w:pPr>
              <w:pStyle w:val="PlainText"/>
              <w:rPr>
                <w:sz w:val="14"/>
                <w:szCs w:val="16"/>
              </w:rPr>
            </w:pPr>
            <w:r w:rsidRPr="001005F2">
              <w:rPr>
                <w:sz w:val="14"/>
                <w:szCs w:val="16"/>
              </w:rPr>
              <w:t xml:space="preserve">                  </w:t>
            </w:r>
            <w:proofErr w:type="gramStart"/>
            <w:r w:rsidRPr="001005F2">
              <w:rPr>
                <w:sz w:val="14"/>
                <w:szCs w:val="16"/>
              </w:rPr>
              <w:t>!WRITE</w:t>
            </w:r>
            <w:proofErr w:type="gramEnd"/>
            <w:r w:rsidRPr="001005F2">
              <w:rPr>
                <w:sz w:val="14"/>
                <w:szCs w:val="16"/>
              </w:rPr>
              <w:t xml:space="preserve"> (CPL(JW),'(A38/(9(F10.3,2X)))') CDNAME(CDN(JD,JW)),((CD(K,I,CDN(JD,JW))*CDMULT(CDN(JD,JW)),             &amp;        ! SW 8/12/06  </w:t>
            </w:r>
          </w:p>
          <w:p w14:paraId="75819CF7" w14:textId="77777777" w:rsidR="000A6B49" w:rsidRDefault="000A6B49" w:rsidP="007413DA">
            <w:pPr>
              <w:pStyle w:val="PlainText"/>
              <w:rPr>
                <w:rFonts w:ascii="Calibri" w:hAnsi="Calibri"/>
                <w:sz w:val="18"/>
                <w:szCs w:val="16"/>
              </w:rPr>
            </w:pPr>
            <w:r w:rsidRPr="001005F2">
              <w:rPr>
                <w:sz w:val="14"/>
                <w:szCs w:val="16"/>
              </w:rPr>
              <w:t xml:space="preserve">                  </w:t>
            </w:r>
            <w:proofErr w:type="gramStart"/>
            <w:r w:rsidRPr="001005F2">
              <w:rPr>
                <w:sz w:val="14"/>
                <w:szCs w:val="16"/>
              </w:rPr>
              <w:t>!K</w:t>
            </w:r>
            <w:proofErr w:type="gramEnd"/>
            <w:r w:rsidRPr="001005F2">
              <w:rPr>
                <w:sz w:val="14"/>
                <w:szCs w:val="16"/>
              </w:rPr>
              <w:t>=KTWB(JW),KB(I)),I=CUS(JB),DS(JB))  ! CB 1/03/05</w:t>
            </w:r>
          </w:p>
        </w:tc>
        <w:tc>
          <w:tcPr>
            <w:tcW w:w="1350" w:type="dxa"/>
          </w:tcPr>
          <w:p w14:paraId="086FAAD7" w14:textId="77777777" w:rsidR="000A6B49" w:rsidRDefault="000A6B49" w:rsidP="007413DA">
            <w:r>
              <w:t>7/31/13</w:t>
            </w:r>
          </w:p>
        </w:tc>
      </w:tr>
      <w:tr w:rsidR="000A6B49" w:rsidRPr="00A8639A" w14:paraId="67124DC5" w14:textId="77777777" w:rsidTr="00391691">
        <w:trPr>
          <w:cantSplit/>
        </w:trPr>
        <w:tc>
          <w:tcPr>
            <w:tcW w:w="606" w:type="dxa"/>
          </w:tcPr>
          <w:p w14:paraId="0E08E1D6" w14:textId="77777777" w:rsidR="000A6B49" w:rsidRDefault="000A6B49" w:rsidP="007413DA">
            <w:r>
              <w:t>31</w:t>
            </w:r>
          </w:p>
        </w:tc>
        <w:tc>
          <w:tcPr>
            <w:tcW w:w="1240" w:type="dxa"/>
          </w:tcPr>
          <w:p w14:paraId="05CC7F60" w14:textId="77777777" w:rsidR="000A6B49" w:rsidRDefault="000A6B49" w:rsidP="007413DA">
            <w:r>
              <w:t>W2</w:t>
            </w:r>
          </w:p>
        </w:tc>
        <w:tc>
          <w:tcPr>
            <w:tcW w:w="1484" w:type="dxa"/>
          </w:tcPr>
          <w:p w14:paraId="113F34EF" w14:textId="77777777" w:rsidR="000A6B49" w:rsidRDefault="000A6B49" w:rsidP="007413DA">
            <w:r>
              <w:t>Read input file</w:t>
            </w:r>
          </w:p>
        </w:tc>
        <w:tc>
          <w:tcPr>
            <w:tcW w:w="4500" w:type="dxa"/>
          </w:tcPr>
          <w:p w14:paraId="2FBB9EFD" w14:textId="55FCBC87" w:rsidR="000A6B49" w:rsidRDefault="000A6B49" w:rsidP="007413DA">
            <w:pPr>
              <w:pStyle w:val="PlainText"/>
              <w:rPr>
                <w:rFonts w:ascii="Calibri" w:hAnsi="Calibri"/>
                <w:sz w:val="18"/>
                <w:szCs w:val="16"/>
              </w:rPr>
            </w:pPr>
            <w:r>
              <w:rPr>
                <w:rFonts w:ascii="Calibri" w:hAnsi="Calibri"/>
                <w:sz w:val="18"/>
                <w:szCs w:val="16"/>
              </w:rPr>
              <w:t>A regression error that cropped up when there were 9 or greater than 10 waterbodies has been fixed. This had to do with reading in derived and flux variables in the control file.</w:t>
            </w:r>
          </w:p>
          <w:p w14:paraId="4BCF2E65"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color w:val="0000FF"/>
                <w:sz w:val="14"/>
                <w:szCs w:val="19"/>
              </w:rPr>
              <w:t>DO</w:t>
            </w:r>
            <w:r w:rsidRPr="001C68F5">
              <w:rPr>
                <w:rFonts w:ascii="Courier New" w:hAnsi="Courier New" w:cs="Courier New"/>
                <w:sz w:val="14"/>
                <w:szCs w:val="19"/>
              </w:rPr>
              <w:t xml:space="preserve"> JD=</w:t>
            </w:r>
            <w:proofErr w:type="gramStart"/>
            <w:r w:rsidRPr="001C68F5">
              <w:rPr>
                <w:rFonts w:ascii="Courier New" w:hAnsi="Courier New" w:cs="Courier New"/>
                <w:sz w:val="14"/>
                <w:szCs w:val="19"/>
              </w:rPr>
              <w:t>1,NDC</w:t>
            </w:r>
            <w:proofErr w:type="gramEnd"/>
          </w:p>
          <w:p w14:paraId="6633B467"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&lt; 10)</w:t>
            </w:r>
            <w:r w:rsidRPr="001C68F5">
              <w:rPr>
                <w:rFonts w:ascii="Courier New" w:hAnsi="Courier New" w:cs="Courier New"/>
                <w:color w:val="008000"/>
                <w:sz w:val="14"/>
                <w:szCs w:val="19"/>
              </w:rPr>
              <w:t>READ (CON,'(A8,(:9A8))')           CDNAME2(JD),(CDWBC(JD,JW), JW=1,NWB)</w:t>
            </w:r>
          </w:p>
          <w:p w14:paraId="689CB9D8"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&gt;= 10)</w:t>
            </w:r>
            <w:r w:rsidRPr="001C68F5">
              <w:rPr>
                <w:rFonts w:ascii="Courier New" w:hAnsi="Courier New" w:cs="Courier New"/>
                <w:color w:val="008000"/>
                <w:sz w:val="14"/>
                <w:szCs w:val="19"/>
              </w:rPr>
              <w:t xml:space="preserve">  READ (CON,'(A8,9A8,/(:8X,9A8))')           CDNAME2(JD),(CDWBC(JD,JW), JW=1,NWB)          !</w:t>
            </w:r>
            <w:proofErr w:type="spellStart"/>
            <w:r w:rsidRPr="001C68F5">
              <w:rPr>
                <w:rFonts w:ascii="Courier New" w:hAnsi="Courier New" w:cs="Courier New"/>
                <w:color w:val="008000"/>
                <w:sz w:val="14"/>
                <w:szCs w:val="19"/>
              </w:rPr>
              <w:t>cb</w:t>
            </w:r>
            <w:proofErr w:type="spellEnd"/>
            <w:r w:rsidRPr="001C68F5">
              <w:rPr>
                <w:rFonts w:ascii="Courier New" w:hAnsi="Courier New" w:cs="Courier New"/>
                <w:color w:val="008000"/>
                <w:sz w:val="14"/>
                <w:szCs w:val="19"/>
              </w:rPr>
              <w:t xml:space="preserve"> 9/13/12  </w:t>
            </w:r>
            <w:proofErr w:type="spellStart"/>
            <w:r w:rsidRPr="001C68F5">
              <w:rPr>
                <w:rFonts w:ascii="Courier New" w:hAnsi="Courier New" w:cs="Courier New"/>
                <w:color w:val="008000"/>
                <w:sz w:val="14"/>
                <w:szCs w:val="19"/>
              </w:rPr>
              <w:t>sw</w:t>
            </w:r>
            <w:proofErr w:type="spellEnd"/>
            <w:r w:rsidRPr="001C68F5">
              <w:rPr>
                <w:rFonts w:ascii="Courier New" w:hAnsi="Courier New" w:cs="Courier New"/>
                <w:color w:val="008000"/>
                <w:sz w:val="14"/>
                <w:szCs w:val="19"/>
              </w:rPr>
              <w:t xml:space="preserve"> 2/18/13 6/16/13</w:t>
            </w:r>
          </w:p>
          <w:p w14:paraId="5F9278EC"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END DO</w:t>
            </w:r>
          </w:p>
          <w:p w14:paraId="1135CD54"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READ</w:t>
            </w:r>
            <w:r w:rsidRPr="001C68F5">
              <w:rPr>
                <w:rFonts w:ascii="Courier New" w:hAnsi="Courier New" w:cs="Courier New"/>
                <w:sz w:val="14"/>
                <w:szCs w:val="19"/>
              </w:rPr>
              <w:t xml:space="preserve"> (CON,</w:t>
            </w:r>
            <w:r w:rsidRPr="001C68F5">
              <w:rPr>
                <w:rFonts w:ascii="Courier New" w:hAnsi="Courier New" w:cs="Courier New"/>
                <w:color w:val="A31515"/>
                <w:sz w:val="14"/>
                <w:szCs w:val="19"/>
              </w:rPr>
              <w:t>'(/)'</w:t>
            </w:r>
            <w:r w:rsidRPr="001C68F5">
              <w:rPr>
                <w:rFonts w:ascii="Courier New" w:hAnsi="Courier New" w:cs="Courier New"/>
                <w:sz w:val="14"/>
                <w:szCs w:val="19"/>
              </w:rPr>
              <w:t>)</w:t>
            </w:r>
          </w:p>
          <w:p w14:paraId="5812CFF4"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color w:val="008000"/>
                <w:sz w:val="14"/>
                <w:szCs w:val="19"/>
              </w:rPr>
              <w:t>!  DO JF=</w:t>
            </w:r>
            <w:proofErr w:type="gramStart"/>
            <w:r w:rsidRPr="001C68F5">
              <w:rPr>
                <w:rFonts w:ascii="Courier New" w:hAnsi="Courier New" w:cs="Courier New"/>
                <w:color w:val="008000"/>
                <w:sz w:val="14"/>
                <w:szCs w:val="19"/>
              </w:rPr>
              <w:t>1,NFL</w:t>
            </w:r>
            <w:proofErr w:type="gramEnd"/>
          </w:p>
          <w:p w14:paraId="64C0A592"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do</w:t>
            </w:r>
            <w:r w:rsidRPr="001C68F5">
              <w:rPr>
                <w:rFonts w:ascii="Courier New" w:hAnsi="Courier New" w:cs="Courier New"/>
                <w:sz w:val="14"/>
                <w:szCs w:val="19"/>
              </w:rPr>
              <w:t xml:space="preserve"> </w:t>
            </w:r>
            <w:proofErr w:type="spellStart"/>
            <w:r w:rsidRPr="001C68F5">
              <w:rPr>
                <w:rFonts w:ascii="Courier New" w:hAnsi="Courier New" w:cs="Courier New"/>
                <w:sz w:val="14"/>
                <w:szCs w:val="19"/>
              </w:rPr>
              <w:t>jf</w:t>
            </w:r>
            <w:proofErr w:type="spellEnd"/>
            <w:r w:rsidRPr="001C68F5">
              <w:rPr>
                <w:rFonts w:ascii="Courier New" w:hAnsi="Courier New" w:cs="Courier New"/>
                <w:sz w:val="14"/>
                <w:szCs w:val="19"/>
              </w:rPr>
              <w:t xml:space="preserve">=1,73 </w:t>
            </w:r>
            <w:proofErr w:type="gramStart"/>
            <w:r w:rsidRPr="001C68F5">
              <w:rPr>
                <w:rFonts w:ascii="Courier New" w:hAnsi="Courier New" w:cs="Courier New"/>
                <w:sz w:val="14"/>
                <w:szCs w:val="19"/>
              </w:rPr>
              <w:t xml:space="preserve">  </w:t>
            </w:r>
            <w:r w:rsidRPr="001C68F5">
              <w:rPr>
                <w:rFonts w:ascii="Courier New" w:hAnsi="Courier New" w:cs="Courier New"/>
                <w:color w:val="008000"/>
                <w:sz w:val="14"/>
                <w:szCs w:val="19"/>
              </w:rPr>
              <w:t>!</w:t>
            </w:r>
            <w:proofErr w:type="gramEnd"/>
            <w:r w:rsidRPr="001C68F5">
              <w:rPr>
                <w:rFonts w:ascii="Courier New" w:hAnsi="Courier New" w:cs="Courier New"/>
                <w:color w:val="008000"/>
                <w:sz w:val="14"/>
                <w:szCs w:val="19"/>
              </w:rPr>
              <w:t xml:space="preserve"> Fix this later</w:t>
            </w:r>
          </w:p>
          <w:p w14:paraId="4D9CBB63"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&lt; 10)</w:t>
            </w:r>
            <w:r w:rsidRPr="001C68F5">
              <w:rPr>
                <w:rFonts w:ascii="Courier New" w:hAnsi="Courier New" w:cs="Courier New"/>
                <w:color w:val="008000"/>
                <w:sz w:val="14"/>
                <w:szCs w:val="19"/>
              </w:rPr>
              <w:t>READ (CON,'(A8,(:9A8))')         KFNAME2(JF),(KFWBC(JF,JW),  JW=1,NWB)</w:t>
            </w:r>
          </w:p>
          <w:p w14:paraId="3D8B3CE7" w14:textId="5BD96A66" w:rsidR="000A6B49" w:rsidRDefault="000A6B49" w:rsidP="007413DA">
            <w:pPr>
              <w:autoSpaceDE w:val="0"/>
              <w:autoSpaceDN w:val="0"/>
              <w:adjustRightInd w:val="0"/>
              <w:rPr>
                <w:sz w:val="18"/>
                <w:szCs w:val="16"/>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&gt;= 10)</w:t>
            </w:r>
            <w:r w:rsidRPr="001C68F5">
              <w:rPr>
                <w:rFonts w:ascii="Courier New" w:hAnsi="Courier New" w:cs="Courier New"/>
                <w:color w:val="008000"/>
                <w:sz w:val="14"/>
                <w:szCs w:val="19"/>
              </w:rPr>
              <w:t xml:space="preserve">   READ (CON,'(A8,9A8,/(:8X,9A8))')         KFNAME2(JF),(KFWBC(JF,JW),  JW=1,NWB)          !</w:t>
            </w:r>
            <w:proofErr w:type="spellStart"/>
            <w:r w:rsidRPr="001C68F5">
              <w:rPr>
                <w:rFonts w:ascii="Courier New" w:hAnsi="Courier New" w:cs="Courier New"/>
                <w:color w:val="008000"/>
                <w:sz w:val="14"/>
                <w:szCs w:val="19"/>
              </w:rPr>
              <w:t>cb</w:t>
            </w:r>
            <w:proofErr w:type="spellEnd"/>
            <w:r w:rsidRPr="001C68F5">
              <w:rPr>
                <w:rFonts w:ascii="Courier New" w:hAnsi="Courier New" w:cs="Courier New"/>
                <w:color w:val="008000"/>
                <w:sz w:val="14"/>
                <w:szCs w:val="19"/>
              </w:rPr>
              <w:t xml:space="preserve"> 9/13/12  sw2/18/13  6/16/13</w:t>
            </w:r>
          </w:p>
        </w:tc>
        <w:tc>
          <w:tcPr>
            <w:tcW w:w="1350" w:type="dxa"/>
          </w:tcPr>
          <w:p w14:paraId="21AC38F8" w14:textId="77777777" w:rsidR="000A6B49" w:rsidRDefault="000A6B49" w:rsidP="007413DA">
            <w:r>
              <w:t>8/13/13</w:t>
            </w:r>
          </w:p>
        </w:tc>
      </w:tr>
      <w:tr w:rsidR="000A6B49" w:rsidRPr="00A8639A" w14:paraId="00295566" w14:textId="77777777" w:rsidTr="00391691">
        <w:trPr>
          <w:cantSplit/>
        </w:trPr>
        <w:tc>
          <w:tcPr>
            <w:tcW w:w="606" w:type="dxa"/>
          </w:tcPr>
          <w:p w14:paraId="443E69F0" w14:textId="77777777" w:rsidR="000A6B49" w:rsidRDefault="000A6B49" w:rsidP="007413DA">
            <w:r>
              <w:t>32</w:t>
            </w:r>
          </w:p>
        </w:tc>
        <w:tc>
          <w:tcPr>
            <w:tcW w:w="1240" w:type="dxa"/>
          </w:tcPr>
          <w:p w14:paraId="29730131" w14:textId="77777777" w:rsidR="000A6B49" w:rsidRDefault="000A6B49" w:rsidP="007413DA">
            <w:r>
              <w:t>W2</w:t>
            </w:r>
          </w:p>
        </w:tc>
        <w:tc>
          <w:tcPr>
            <w:tcW w:w="1484" w:type="dxa"/>
          </w:tcPr>
          <w:p w14:paraId="3C0188F2" w14:textId="77777777" w:rsidR="000A6B49" w:rsidRDefault="000A6B49" w:rsidP="007413DA">
            <w:r>
              <w:t>New compiler</w:t>
            </w:r>
          </w:p>
        </w:tc>
        <w:tc>
          <w:tcPr>
            <w:tcW w:w="4500" w:type="dxa"/>
          </w:tcPr>
          <w:p w14:paraId="21EF8515" w14:textId="77777777" w:rsidR="000A6B49" w:rsidRDefault="000A6B49" w:rsidP="007413DA">
            <w:pPr>
              <w:pStyle w:val="PlainText"/>
              <w:rPr>
                <w:rFonts w:ascii="Calibri" w:hAnsi="Calibri"/>
                <w:sz w:val="18"/>
                <w:szCs w:val="16"/>
              </w:rPr>
            </w:pPr>
            <w:r>
              <w:rPr>
                <w:rFonts w:ascii="Calibri" w:hAnsi="Calibri"/>
                <w:sz w:val="18"/>
                <w:szCs w:val="16"/>
              </w:rPr>
              <w:t xml:space="preserve">Upgraded to the Intel XE 13.1.3.198 compiler. New W2 executables for 32 bit and 64 </w:t>
            </w:r>
            <w:proofErr w:type="gramStart"/>
            <w:r>
              <w:rPr>
                <w:rFonts w:ascii="Calibri" w:hAnsi="Calibri"/>
                <w:sz w:val="18"/>
                <w:szCs w:val="16"/>
              </w:rPr>
              <w:t>bit</w:t>
            </w:r>
            <w:proofErr w:type="gramEnd"/>
            <w:r>
              <w:rPr>
                <w:rFonts w:ascii="Calibri" w:hAnsi="Calibri"/>
                <w:sz w:val="18"/>
                <w:szCs w:val="16"/>
              </w:rPr>
              <w:t>.</w:t>
            </w:r>
          </w:p>
        </w:tc>
        <w:tc>
          <w:tcPr>
            <w:tcW w:w="1350" w:type="dxa"/>
          </w:tcPr>
          <w:p w14:paraId="7CD12FF2" w14:textId="77777777" w:rsidR="000A6B49" w:rsidRDefault="000A6B49" w:rsidP="007413DA">
            <w:r>
              <w:t>8/13/13</w:t>
            </w:r>
          </w:p>
        </w:tc>
      </w:tr>
      <w:tr w:rsidR="000A6B49" w:rsidRPr="00A8639A" w14:paraId="4D876CCB" w14:textId="77777777" w:rsidTr="00391691">
        <w:trPr>
          <w:cantSplit/>
        </w:trPr>
        <w:tc>
          <w:tcPr>
            <w:tcW w:w="606" w:type="dxa"/>
          </w:tcPr>
          <w:p w14:paraId="4CBDCE8B" w14:textId="77777777" w:rsidR="000A6B49" w:rsidRDefault="000A6B49" w:rsidP="007413DA">
            <w:r>
              <w:lastRenderedPageBreak/>
              <w:t>33</w:t>
            </w:r>
          </w:p>
        </w:tc>
        <w:tc>
          <w:tcPr>
            <w:tcW w:w="1240" w:type="dxa"/>
          </w:tcPr>
          <w:p w14:paraId="28A995F2" w14:textId="77777777" w:rsidR="000A6B49" w:rsidRDefault="000A6B49" w:rsidP="007413DA">
            <w:r>
              <w:t>W2</w:t>
            </w:r>
          </w:p>
        </w:tc>
        <w:tc>
          <w:tcPr>
            <w:tcW w:w="1484" w:type="dxa"/>
          </w:tcPr>
          <w:p w14:paraId="0CEA38EA" w14:textId="77777777" w:rsidR="000A6B49" w:rsidRDefault="000A6B49" w:rsidP="007413DA">
            <w:r>
              <w:t>INIT WL</w:t>
            </w:r>
          </w:p>
        </w:tc>
        <w:tc>
          <w:tcPr>
            <w:tcW w:w="4500" w:type="dxa"/>
          </w:tcPr>
          <w:p w14:paraId="679F0BEF" w14:textId="3ED39F59" w:rsidR="000A6B49" w:rsidRDefault="000A6B49" w:rsidP="007413DA">
            <w:pPr>
              <w:pStyle w:val="PlainText"/>
              <w:rPr>
                <w:rFonts w:ascii="Calibri" w:hAnsi="Calibri"/>
                <w:sz w:val="18"/>
                <w:szCs w:val="16"/>
              </w:rPr>
            </w:pPr>
            <w:r>
              <w:rPr>
                <w:rFonts w:ascii="Calibri" w:hAnsi="Calibri"/>
                <w:sz w:val="18"/>
                <w:szCs w:val="16"/>
              </w:rPr>
              <w:t xml:space="preserve">An error was fixed in the initial water level computation program for rivers. The code below should have the subscript JB instead of J. </w:t>
            </w:r>
          </w:p>
          <w:p w14:paraId="5B99CD8D" w14:textId="77777777" w:rsidR="000A6B49" w:rsidRPr="00351BDF" w:rsidRDefault="000A6B49" w:rsidP="007413DA">
            <w:pPr>
              <w:pStyle w:val="PlainText"/>
              <w:rPr>
                <w:sz w:val="14"/>
                <w:szCs w:val="16"/>
              </w:rPr>
            </w:pPr>
            <w:r w:rsidRPr="00351BDF">
              <w:rPr>
                <w:sz w:val="14"/>
                <w:szCs w:val="16"/>
              </w:rPr>
              <w:t xml:space="preserve">          DO JJW=</w:t>
            </w:r>
            <w:proofErr w:type="gramStart"/>
            <w:r w:rsidRPr="00351BDF">
              <w:rPr>
                <w:sz w:val="14"/>
                <w:szCs w:val="16"/>
              </w:rPr>
              <w:t>1,NWB</w:t>
            </w:r>
            <w:proofErr w:type="gramEnd"/>
          </w:p>
          <w:p w14:paraId="366F927C" w14:textId="77777777" w:rsidR="000A6B49" w:rsidRPr="00351BDF" w:rsidRDefault="000A6B49" w:rsidP="007413DA">
            <w:pPr>
              <w:pStyle w:val="PlainText"/>
              <w:rPr>
                <w:sz w:val="14"/>
                <w:szCs w:val="16"/>
              </w:rPr>
            </w:pPr>
            <w:r w:rsidRPr="00351BDF">
              <w:rPr>
                <w:sz w:val="14"/>
                <w:szCs w:val="16"/>
              </w:rPr>
              <w:t xml:space="preserve">              DO JJB=BS(JJW</w:t>
            </w:r>
            <w:proofErr w:type="gramStart"/>
            <w:r w:rsidRPr="00351BDF">
              <w:rPr>
                <w:sz w:val="14"/>
                <w:szCs w:val="16"/>
              </w:rPr>
              <w:t>),BE</w:t>
            </w:r>
            <w:proofErr w:type="gramEnd"/>
            <w:r w:rsidRPr="00351BDF">
              <w:rPr>
                <w:sz w:val="14"/>
                <w:szCs w:val="16"/>
              </w:rPr>
              <w:t>(JJW)</w:t>
            </w:r>
          </w:p>
          <w:p w14:paraId="715366FA" w14:textId="77777777" w:rsidR="000A6B49" w:rsidRPr="00351BDF" w:rsidRDefault="000A6B49" w:rsidP="007413DA">
            <w:pPr>
              <w:pStyle w:val="PlainText"/>
              <w:rPr>
                <w:sz w:val="14"/>
                <w:szCs w:val="16"/>
              </w:rPr>
            </w:pPr>
            <w:r w:rsidRPr="00351BDF">
              <w:rPr>
                <w:sz w:val="14"/>
                <w:szCs w:val="16"/>
              </w:rPr>
              <w:t xml:space="preserve">                IF(DHS(JB) &gt; US(JJB</w:t>
            </w:r>
            <w:proofErr w:type="gramStart"/>
            <w:r w:rsidRPr="00351BDF">
              <w:rPr>
                <w:sz w:val="14"/>
                <w:szCs w:val="16"/>
              </w:rPr>
              <w:t>) .</w:t>
            </w:r>
            <w:proofErr w:type="gramEnd"/>
            <w:r w:rsidRPr="00351BDF">
              <w:rPr>
                <w:sz w:val="14"/>
                <w:szCs w:val="16"/>
              </w:rPr>
              <w:t xml:space="preserve">AND. </w:t>
            </w:r>
            <w:r w:rsidRPr="00351BDF">
              <w:rPr>
                <w:sz w:val="14"/>
                <w:szCs w:val="16"/>
                <w:highlight w:val="yellow"/>
              </w:rPr>
              <w:t>DHS(J)</w:t>
            </w:r>
            <w:r w:rsidRPr="00351BDF">
              <w:rPr>
                <w:sz w:val="14"/>
                <w:szCs w:val="16"/>
              </w:rPr>
              <w:t xml:space="preserve"> &lt; DS(JJB))THEN</w:t>
            </w:r>
          </w:p>
          <w:p w14:paraId="27A26D0C" w14:textId="77777777" w:rsidR="000A6B49" w:rsidRPr="00351BDF" w:rsidRDefault="000A6B49" w:rsidP="007413DA">
            <w:pPr>
              <w:pStyle w:val="PlainText"/>
              <w:rPr>
                <w:sz w:val="14"/>
                <w:szCs w:val="16"/>
              </w:rPr>
            </w:pPr>
            <w:r w:rsidRPr="00351BDF">
              <w:rPr>
                <w:sz w:val="14"/>
                <w:szCs w:val="16"/>
              </w:rPr>
              <w:t xml:space="preserve">                  JBD=JJB</w:t>
            </w:r>
          </w:p>
          <w:p w14:paraId="1D3E3250" w14:textId="77777777" w:rsidR="000A6B49" w:rsidRPr="00351BDF" w:rsidRDefault="000A6B49" w:rsidP="007413DA">
            <w:pPr>
              <w:pStyle w:val="PlainText"/>
              <w:rPr>
                <w:sz w:val="14"/>
                <w:szCs w:val="16"/>
              </w:rPr>
            </w:pPr>
            <w:r w:rsidRPr="00351BDF">
              <w:rPr>
                <w:sz w:val="14"/>
                <w:szCs w:val="16"/>
              </w:rPr>
              <w:t xml:space="preserve">                END IF</w:t>
            </w:r>
          </w:p>
          <w:p w14:paraId="761CEF71" w14:textId="77777777" w:rsidR="000A6B49" w:rsidRDefault="000A6B49" w:rsidP="007413DA">
            <w:pPr>
              <w:pStyle w:val="PlainText"/>
              <w:rPr>
                <w:rFonts w:ascii="Calibri" w:hAnsi="Calibri"/>
                <w:sz w:val="18"/>
                <w:szCs w:val="16"/>
              </w:rPr>
            </w:pPr>
            <w:r w:rsidRPr="00351BDF">
              <w:rPr>
                <w:sz w:val="14"/>
                <w:szCs w:val="16"/>
              </w:rPr>
              <w:t xml:space="preserve">              END DO</w:t>
            </w:r>
          </w:p>
        </w:tc>
        <w:tc>
          <w:tcPr>
            <w:tcW w:w="1350" w:type="dxa"/>
          </w:tcPr>
          <w:p w14:paraId="4F1AADB9" w14:textId="77777777" w:rsidR="000A6B49" w:rsidRDefault="000A6B49" w:rsidP="007413DA">
            <w:r>
              <w:t>8/20/13</w:t>
            </w:r>
          </w:p>
        </w:tc>
      </w:tr>
      <w:tr w:rsidR="000A6B49" w:rsidRPr="00A8639A" w14:paraId="28B4DDFF" w14:textId="77777777" w:rsidTr="00391691">
        <w:trPr>
          <w:cantSplit/>
        </w:trPr>
        <w:tc>
          <w:tcPr>
            <w:tcW w:w="606" w:type="dxa"/>
          </w:tcPr>
          <w:p w14:paraId="5F6598BD" w14:textId="77777777" w:rsidR="000A6B49" w:rsidRDefault="000A6B49" w:rsidP="007413DA">
            <w:r>
              <w:t>34</w:t>
            </w:r>
          </w:p>
        </w:tc>
        <w:tc>
          <w:tcPr>
            <w:tcW w:w="1240" w:type="dxa"/>
          </w:tcPr>
          <w:p w14:paraId="57A16134" w14:textId="77777777" w:rsidR="000A6B49" w:rsidRDefault="000A6B49" w:rsidP="007413DA">
            <w:r>
              <w:t>W2</w:t>
            </w:r>
          </w:p>
        </w:tc>
        <w:tc>
          <w:tcPr>
            <w:tcW w:w="1484" w:type="dxa"/>
          </w:tcPr>
          <w:p w14:paraId="651AD9DC" w14:textId="77777777" w:rsidR="000A6B49" w:rsidRDefault="000A6B49" w:rsidP="007413DA">
            <w:r>
              <w:t>INIT WL</w:t>
            </w:r>
          </w:p>
        </w:tc>
        <w:tc>
          <w:tcPr>
            <w:tcW w:w="4500" w:type="dxa"/>
          </w:tcPr>
          <w:p w14:paraId="33A1E095" w14:textId="77777777" w:rsidR="0061050D" w:rsidRDefault="000A6B49" w:rsidP="007413DA">
            <w:pPr>
              <w:pStyle w:val="PlainText"/>
              <w:rPr>
                <w:rFonts w:ascii="Calibri" w:hAnsi="Calibri"/>
                <w:sz w:val="18"/>
                <w:szCs w:val="16"/>
              </w:rPr>
            </w:pPr>
            <w:r>
              <w:rPr>
                <w:rFonts w:ascii="Calibri" w:hAnsi="Calibri"/>
                <w:sz w:val="18"/>
                <w:szCs w:val="16"/>
              </w:rPr>
              <w:t xml:space="preserve">There was an index error with gates in the initial water level computation. </w:t>
            </w:r>
          </w:p>
          <w:p w14:paraId="673A692D" w14:textId="19D22D12" w:rsidR="000A6B49" w:rsidRDefault="00874C02" w:rsidP="007413DA">
            <w:pPr>
              <w:pStyle w:val="PlainText"/>
              <w:rPr>
                <w:rFonts w:ascii="Calibri" w:hAnsi="Calibri"/>
                <w:sz w:val="18"/>
                <w:szCs w:val="16"/>
              </w:rPr>
            </w:pPr>
            <w:r>
              <w:rPr>
                <w:rFonts w:ascii="Calibri" w:hAnsi="Calibri"/>
                <w:sz w:val="18"/>
                <w:szCs w:val="16"/>
              </w:rPr>
              <w:t>O</w:t>
            </w:r>
            <w:r w:rsidR="000A6B49">
              <w:rPr>
                <w:rFonts w:ascii="Calibri" w:hAnsi="Calibri"/>
                <w:sz w:val="18"/>
                <w:szCs w:val="16"/>
              </w:rPr>
              <w:t>ld code:</w:t>
            </w:r>
          </w:p>
          <w:p w14:paraId="46E1D6F6" w14:textId="77777777" w:rsidR="000A6B49" w:rsidRPr="00B20C3E" w:rsidRDefault="000A6B49" w:rsidP="007413DA">
            <w:pPr>
              <w:pStyle w:val="PlainText"/>
              <w:rPr>
                <w:sz w:val="14"/>
                <w:szCs w:val="16"/>
              </w:rPr>
            </w:pPr>
            <w:r w:rsidRPr="00B20C3E">
              <w:rPr>
                <w:sz w:val="14"/>
                <w:szCs w:val="16"/>
              </w:rPr>
              <w:t xml:space="preserve">IF(ELWS(ID) &lt; </w:t>
            </w:r>
            <w:proofErr w:type="gramStart"/>
            <w:r w:rsidRPr="00B20C3E">
              <w:rPr>
                <w:sz w:val="14"/>
                <w:szCs w:val="16"/>
              </w:rPr>
              <w:t>WSUP)THEN</w:t>
            </w:r>
            <w:proofErr w:type="gramEnd"/>
          </w:p>
          <w:p w14:paraId="61007F9F" w14:textId="77777777" w:rsidR="000A6B49" w:rsidRPr="00B20C3E" w:rsidRDefault="000A6B49" w:rsidP="007413DA">
            <w:pPr>
              <w:pStyle w:val="PlainText"/>
              <w:rPr>
                <w:sz w:val="14"/>
                <w:szCs w:val="16"/>
              </w:rPr>
            </w:pPr>
            <w:r w:rsidRPr="00B20C3E">
              <w:rPr>
                <w:sz w:val="14"/>
                <w:szCs w:val="16"/>
              </w:rPr>
              <w:t xml:space="preserve">                   IF(ELWS(IDSP(JS)) &gt; WSUP) WSUP = ELWS(IDSP(JS</w:t>
            </w:r>
            <w:proofErr w:type="gramStart"/>
            <w:r w:rsidRPr="00B20C3E">
              <w:rPr>
                <w:sz w:val="14"/>
                <w:szCs w:val="16"/>
              </w:rPr>
              <w:t xml:space="preserve">))   </w:t>
            </w:r>
            <w:proofErr w:type="gramEnd"/>
            <w:r w:rsidRPr="00B20C3E">
              <w:rPr>
                <w:sz w:val="14"/>
                <w:szCs w:val="16"/>
              </w:rPr>
              <w:t xml:space="preserve">! CHECKING TO SEE IF DOWNSTREAM WS </w:t>
            </w:r>
            <w:r>
              <w:rPr>
                <w:sz w:val="14"/>
                <w:szCs w:val="16"/>
              </w:rPr>
              <w:t xml:space="preserve">ELEVATION ISN'T ALREADY 'HIGH' </w:t>
            </w:r>
          </w:p>
          <w:p w14:paraId="317F334A" w14:textId="2F17CF5A" w:rsidR="000A6B49" w:rsidRDefault="000A6B49" w:rsidP="007413DA">
            <w:pPr>
              <w:pStyle w:val="PlainText"/>
              <w:rPr>
                <w:sz w:val="14"/>
                <w:szCs w:val="16"/>
              </w:rPr>
            </w:pPr>
            <w:r w:rsidRPr="00B20C3E">
              <w:rPr>
                <w:sz w:val="14"/>
                <w:szCs w:val="16"/>
              </w:rPr>
              <w:t xml:space="preserve">                   ELWS(ID)=WSUP</w:t>
            </w:r>
          </w:p>
          <w:p w14:paraId="53514242" w14:textId="3E2762E2" w:rsidR="000A6B49" w:rsidRDefault="00874C02" w:rsidP="007413DA">
            <w:pPr>
              <w:pStyle w:val="PlainText"/>
              <w:rPr>
                <w:sz w:val="14"/>
                <w:szCs w:val="16"/>
              </w:rPr>
            </w:pPr>
            <w:r>
              <w:rPr>
                <w:rFonts w:ascii="Calibri" w:hAnsi="Calibri"/>
                <w:sz w:val="18"/>
                <w:szCs w:val="16"/>
              </w:rPr>
              <w:t>N</w:t>
            </w:r>
            <w:r w:rsidR="000A6B49" w:rsidRPr="00B20C3E">
              <w:rPr>
                <w:rFonts w:ascii="Calibri" w:hAnsi="Calibri"/>
                <w:sz w:val="18"/>
                <w:szCs w:val="16"/>
              </w:rPr>
              <w:t>ew code</w:t>
            </w:r>
            <w:r w:rsidR="005E5819">
              <w:rPr>
                <w:rFonts w:ascii="Calibri" w:hAnsi="Calibri"/>
                <w:sz w:val="18"/>
                <w:szCs w:val="16"/>
              </w:rPr>
              <w:t>:</w:t>
            </w:r>
          </w:p>
          <w:p w14:paraId="6F67B737" w14:textId="77777777" w:rsidR="000A6B49" w:rsidRPr="00B20C3E" w:rsidRDefault="000A6B49" w:rsidP="007413DA">
            <w:pPr>
              <w:pStyle w:val="PlainText"/>
              <w:rPr>
                <w:sz w:val="18"/>
                <w:szCs w:val="16"/>
              </w:rPr>
            </w:pPr>
            <w:r w:rsidRPr="00B20C3E">
              <w:rPr>
                <w:sz w:val="14"/>
                <w:szCs w:val="16"/>
              </w:rPr>
              <w:t xml:space="preserve">                  IF(ELWS(</w:t>
            </w:r>
            <w:r w:rsidRPr="00B20C3E">
              <w:rPr>
                <w:sz w:val="14"/>
                <w:szCs w:val="16"/>
                <w:highlight w:val="yellow"/>
              </w:rPr>
              <w:t>IDGT(JG</w:t>
            </w:r>
            <w:r w:rsidRPr="00B20C3E">
              <w:rPr>
                <w:sz w:val="14"/>
                <w:szCs w:val="16"/>
              </w:rPr>
              <w:t>)) &gt; WSUP) WSUP = ELWS(</w:t>
            </w:r>
            <w:r w:rsidRPr="00B20C3E">
              <w:rPr>
                <w:sz w:val="14"/>
                <w:szCs w:val="16"/>
                <w:highlight w:val="yellow"/>
              </w:rPr>
              <w:t>IDGT(JG</w:t>
            </w:r>
            <w:proofErr w:type="gramStart"/>
            <w:r w:rsidRPr="00B20C3E">
              <w:rPr>
                <w:sz w:val="14"/>
                <w:szCs w:val="16"/>
              </w:rPr>
              <w:t xml:space="preserve">))   </w:t>
            </w:r>
            <w:proofErr w:type="gramEnd"/>
            <w:r w:rsidRPr="00B20C3E">
              <w:rPr>
                <w:sz w:val="14"/>
                <w:szCs w:val="16"/>
              </w:rPr>
              <w:t>! CHECKING TO SEE IF DOWNSTREAM WS ELEVATION ISN'T ALREADY 'HIGH</w:t>
            </w:r>
            <w:proofErr w:type="gramStart"/>
            <w:r w:rsidRPr="00B20C3E">
              <w:rPr>
                <w:sz w:val="14"/>
                <w:szCs w:val="16"/>
              </w:rPr>
              <w:t>'  WX</w:t>
            </w:r>
            <w:proofErr w:type="gramEnd"/>
            <w:r w:rsidRPr="00B20C3E">
              <w:rPr>
                <w:sz w:val="14"/>
                <w:szCs w:val="16"/>
              </w:rPr>
              <w:t xml:space="preserve"> 8/21/13</w:t>
            </w:r>
          </w:p>
        </w:tc>
        <w:tc>
          <w:tcPr>
            <w:tcW w:w="1350" w:type="dxa"/>
          </w:tcPr>
          <w:p w14:paraId="78EC9FA1" w14:textId="77777777" w:rsidR="000A6B49" w:rsidRDefault="000A6B49" w:rsidP="007413DA">
            <w:r>
              <w:t>8/21/2013</w:t>
            </w:r>
          </w:p>
        </w:tc>
      </w:tr>
      <w:tr w:rsidR="000A6B49" w:rsidRPr="00A8639A" w14:paraId="3A529B8E" w14:textId="77777777" w:rsidTr="00391691">
        <w:trPr>
          <w:cantSplit/>
        </w:trPr>
        <w:tc>
          <w:tcPr>
            <w:tcW w:w="606" w:type="dxa"/>
          </w:tcPr>
          <w:p w14:paraId="3DB558E0" w14:textId="77777777" w:rsidR="000A6B49" w:rsidRDefault="000A6B49" w:rsidP="007413DA">
            <w:r>
              <w:t>35</w:t>
            </w:r>
          </w:p>
        </w:tc>
        <w:tc>
          <w:tcPr>
            <w:tcW w:w="1240" w:type="dxa"/>
          </w:tcPr>
          <w:p w14:paraId="711F7006" w14:textId="77777777" w:rsidR="000A6B49" w:rsidRDefault="000A6B49" w:rsidP="007413DA">
            <w:r>
              <w:t>W2</w:t>
            </w:r>
          </w:p>
        </w:tc>
        <w:tc>
          <w:tcPr>
            <w:tcW w:w="1484" w:type="dxa"/>
          </w:tcPr>
          <w:p w14:paraId="5E199089" w14:textId="77777777" w:rsidR="000A6B49" w:rsidRDefault="000A6B49" w:rsidP="007413DA">
            <w:r>
              <w:t>GATE</w:t>
            </w:r>
          </w:p>
        </w:tc>
        <w:tc>
          <w:tcPr>
            <w:tcW w:w="4500" w:type="dxa"/>
          </w:tcPr>
          <w:p w14:paraId="15CAC970" w14:textId="666BB54F" w:rsidR="000A6B49" w:rsidRDefault="000A6B49" w:rsidP="007413DA">
            <w:pPr>
              <w:pStyle w:val="PlainText"/>
              <w:rPr>
                <w:rFonts w:ascii="Calibri" w:hAnsi="Calibri"/>
                <w:sz w:val="18"/>
                <w:szCs w:val="16"/>
              </w:rPr>
            </w:pPr>
            <w:r>
              <w:rPr>
                <w:rFonts w:ascii="Calibri" w:hAnsi="Calibri"/>
                <w:sz w:val="18"/>
                <w:szCs w:val="16"/>
              </w:rPr>
              <w:t>Clea</w:t>
            </w:r>
            <w:r w:rsidR="00F34827">
              <w:rPr>
                <w:rFonts w:ascii="Calibri" w:hAnsi="Calibri"/>
                <w:sz w:val="18"/>
                <w:szCs w:val="16"/>
              </w:rPr>
              <w:t>ned up</w:t>
            </w:r>
            <w:r>
              <w:rPr>
                <w:rFonts w:ascii="Calibri" w:hAnsi="Calibri"/>
                <w:sz w:val="18"/>
                <w:szCs w:val="16"/>
              </w:rPr>
              <w:t xml:space="preserve"> some code in the gate algorithm. </w:t>
            </w:r>
          </w:p>
          <w:p w14:paraId="21F5B597" w14:textId="4D17914F" w:rsidR="000A6B49" w:rsidRDefault="000A6B49" w:rsidP="007413DA">
            <w:pPr>
              <w:pStyle w:val="PlainText"/>
              <w:rPr>
                <w:rFonts w:ascii="Calibri" w:hAnsi="Calibri"/>
                <w:sz w:val="18"/>
                <w:szCs w:val="16"/>
              </w:rPr>
            </w:pPr>
            <w:r>
              <w:rPr>
                <w:rFonts w:ascii="Calibri" w:hAnsi="Calibri"/>
                <w:sz w:val="18"/>
                <w:szCs w:val="16"/>
              </w:rPr>
              <w:t>Old code:</w:t>
            </w:r>
          </w:p>
          <w:p w14:paraId="55909A66" w14:textId="1C2E55F9" w:rsidR="000A6B49" w:rsidRPr="00583113" w:rsidRDefault="000A6B49" w:rsidP="005C131A">
            <w:pPr>
              <w:autoSpaceDE w:val="0"/>
              <w:autoSpaceDN w:val="0"/>
              <w:adjustRightInd w:val="0"/>
            </w:pPr>
            <w:r>
              <w:rPr>
                <w:rFonts w:ascii="Consolas" w:hAnsi="Consolas" w:cs="Consolas"/>
                <w:sz w:val="19"/>
                <w:szCs w:val="19"/>
              </w:rPr>
              <w:t xml:space="preserve">       </w:t>
            </w:r>
            <w:r w:rsidRPr="00583113">
              <w:rPr>
                <w:rFonts w:ascii="Courier New" w:hAnsi="Courier New" w:cs="Courier New"/>
                <w:color w:val="0000FF"/>
                <w:sz w:val="16"/>
                <w:szCs w:val="19"/>
              </w:rPr>
              <w:t>IF</w:t>
            </w:r>
            <w:r w:rsidRPr="00583113">
              <w:rPr>
                <w:rFonts w:ascii="Courier New" w:hAnsi="Courier New" w:cs="Courier New"/>
                <w:sz w:val="16"/>
                <w:szCs w:val="19"/>
              </w:rPr>
              <w:t xml:space="preserve"> (A2GT(JG) /= </w:t>
            </w:r>
            <w:proofErr w:type="gramStart"/>
            <w:r w:rsidRPr="00583113">
              <w:rPr>
                <w:rFonts w:ascii="Courier New" w:hAnsi="Courier New" w:cs="Courier New"/>
                <w:sz w:val="16"/>
                <w:szCs w:val="19"/>
              </w:rPr>
              <w:t>0.0 .</w:t>
            </w:r>
            <w:proofErr w:type="gramEnd"/>
            <w:r w:rsidRPr="00583113">
              <w:rPr>
                <w:rFonts w:ascii="Courier New" w:hAnsi="Courier New" w:cs="Courier New"/>
                <w:sz w:val="16"/>
                <w:szCs w:val="19"/>
              </w:rPr>
              <w:t xml:space="preserve">AND. IDGT(JG) /= 0.0) </w:t>
            </w:r>
            <w:r w:rsidRPr="00583113">
              <w:rPr>
                <w:rFonts w:ascii="Courier New" w:hAnsi="Courier New" w:cs="Courier New"/>
                <w:color w:val="0000FF"/>
                <w:sz w:val="16"/>
                <w:szCs w:val="19"/>
              </w:rPr>
              <w:t>THEN</w:t>
            </w:r>
          </w:p>
          <w:p w14:paraId="76BFD198" w14:textId="38A4F5DE" w:rsidR="000A6B49" w:rsidRPr="00583113" w:rsidRDefault="000A6B49" w:rsidP="007413DA">
            <w:pPr>
              <w:pStyle w:val="PlainText"/>
              <w:rPr>
                <w:sz w:val="14"/>
                <w:szCs w:val="16"/>
              </w:rPr>
            </w:pPr>
            <w:r w:rsidRPr="00583113">
              <w:rPr>
                <w:rFonts w:asciiTheme="minorHAnsi" w:hAnsiTheme="minorHAnsi"/>
                <w:sz w:val="18"/>
                <w:szCs w:val="16"/>
              </w:rPr>
              <w:t>New code:</w:t>
            </w:r>
          </w:p>
          <w:p w14:paraId="0F018B65" w14:textId="2B791945" w:rsidR="000A6B49" w:rsidRDefault="000A6B49" w:rsidP="005C131A">
            <w:pPr>
              <w:autoSpaceDE w:val="0"/>
              <w:autoSpaceDN w:val="0"/>
              <w:adjustRightInd w:val="0"/>
            </w:pPr>
            <w:r w:rsidRPr="00583113">
              <w:rPr>
                <w:rFonts w:ascii="Courier New" w:hAnsi="Courier New" w:cs="Courier New"/>
                <w:sz w:val="16"/>
                <w:szCs w:val="19"/>
              </w:rPr>
              <w:t xml:space="preserve">       </w:t>
            </w:r>
            <w:r w:rsidRPr="00583113">
              <w:rPr>
                <w:rFonts w:ascii="Courier New" w:hAnsi="Courier New" w:cs="Courier New"/>
                <w:color w:val="0000FF"/>
                <w:sz w:val="16"/>
                <w:szCs w:val="19"/>
              </w:rPr>
              <w:t>IF</w:t>
            </w:r>
            <w:r w:rsidRPr="00583113">
              <w:rPr>
                <w:rFonts w:ascii="Courier New" w:hAnsi="Courier New" w:cs="Courier New"/>
                <w:sz w:val="16"/>
                <w:szCs w:val="19"/>
              </w:rPr>
              <w:t xml:space="preserve"> (A2GT(JG) /= </w:t>
            </w:r>
            <w:proofErr w:type="gramStart"/>
            <w:r w:rsidRPr="00583113">
              <w:rPr>
                <w:rFonts w:ascii="Courier New" w:hAnsi="Courier New" w:cs="Courier New"/>
                <w:sz w:val="16"/>
                <w:szCs w:val="19"/>
              </w:rPr>
              <w:t>0.0 .</w:t>
            </w:r>
            <w:proofErr w:type="gramEnd"/>
            <w:r w:rsidRPr="00583113">
              <w:rPr>
                <w:rFonts w:ascii="Courier New" w:hAnsi="Courier New" w:cs="Courier New"/>
                <w:sz w:val="16"/>
                <w:szCs w:val="19"/>
              </w:rPr>
              <w:t xml:space="preserve">AND. IDGT(JG) /= 0) </w:t>
            </w:r>
            <w:r w:rsidRPr="00583113">
              <w:rPr>
                <w:rFonts w:ascii="Courier New" w:hAnsi="Courier New" w:cs="Courier New"/>
                <w:color w:val="0000FF"/>
                <w:sz w:val="16"/>
                <w:szCs w:val="19"/>
              </w:rPr>
              <w:t>THEN</w:t>
            </w:r>
          </w:p>
        </w:tc>
        <w:tc>
          <w:tcPr>
            <w:tcW w:w="1350" w:type="dxa"/>
          </w:tcPr>
          <w:p w14:paraId="494D6CC5" w14:textId="77777777" w:rsidR="000A6B49" w:rsidRDefault="000A6B49" w:rsidP="007413DA">
            <w:r>
              <w:t>8/21/2013</w:t>
            </w:r>
          </w:p>
        </w:tc>
      </w:tr>
      <w:tr w:rsidR="000A6B49" w:rsidRPr="00A8639A" w14:paraId="7BD24ABF" w14:textId="77777777" w:rsidTr="00391691">
        <w:trPr>
          <w:cantSplit/>
        </w:trPr>
        <w:tc>
          <w:tcPr>
            <w:tcW w:w="606" w:type="dxa"/>
          </w:tcPr>
          <w:p w14:paraId="0E267633" w14:textId="77777777" w:rsidR="000A6B49" w:rsidRDefault="000A6B49" w:rsidP="007413DA">
            <w:r>
              <w:t>36</w:t>
            </w:r>
          </w:p>
        </w:tc>
        <w:tc>
          <w:tcPr>
            <w:tcW w:w="1240" w:type="dxa"/>
          </w:tcPr>
          <w:p w14:paraId="74912D4F" w14:textId="77777777" w:rsidR="000A6B49" w:rsidRDefault="000A6B49" w:rsidP="007413DA">
            <w:r>
              <w:t>W2</w:t>
            </w:r>
          </w:p>
        </w:tc>
        <w:tc>
          <w:tcPr>
            <w:tcW w:w="1484" w:type="dxa"/>
          </w:tcPr>
          <w:p w14:paraId="31C85ED3" w14:textId="77777777" w:rsidR="001064DA" w:rsidRDefault="000A6B49" w:rsidP="007413DA">
            <w:r>
              <w:t xml:space="preserve">TSS </w:t>
            </w:r>
          </w:p>
          <w:p w14:paraId="0084250B" w14:textId="43DDDF32" w:rsidR="000A6B49" w:rsidRDefault="000A6B49" w:rsidP="007413DA">
            <w:r>
              <w:t>computation</w:t>
            </w:r>
          </w:p>
        </w:tc>
        <w:tc>
          <w:tcPr>
            <w:tcW w:w="4500" w:type="dxa"/>
          </w:tcPr>
          <w:p w14:paraId="3F81A311" w14:textId="77777777" w:rsidR="0061050D" w:rsidRDefault="000A6B49" w:rsidP="007413DA">
            <w:pPr>
              <w:pStyle w:val="PlainText"/>
              <w:rPr>
                <w:rFonts w:ascii="Calibri" w:hAnsi="Calibri"/>
                <w:sz w:val="18"/>
                <w:szCs w:val="16"/>
              </w:rPr>
            </w:pPr>
            <w:r>
              <w:rPr>
                <w:rFonts w:ascii="Calibri" w:hAnsi="Calibri"/>
                <w:sz w:val="18"/>
                <w:szCs w:val="16"/>
              </w:rPr>
              <w:t xml:space="preserve">Updated the computation for the derived variable TSS to include zooplankton and the particulate form of CBOD. A formula was added to the User Manual reflecting this change. </w:t>
            </w:r>
          </w:p>
          <w:p w14:paraId="1F7879D8" w14:textId="129C3A19" w:rsidR="000A6B49" w:rsidRDefault="000A6B49" w:rsidP="007413DA">
            <w:pPr>
              <w:pStyle w:val="PlainText"/>
              <w:rPr>
                <w:rFonts w:ascii="Calibri" w:hAnsi="Calibri"/>
                <w:sz w:val="18"/>
                <w:szCs w:val="16"/>
              </w:rPr>
            </w:pPr>
            <w:r>
              <w:rPr>
                <w:rFonts w:ascii="Calibri" w:hAnsi="Calibri"/>
                <w:sz w:val="18"/>
                <w:szCs w:val="16"/>
              </w:rPr>
              <w:t>New code</w:t>
            </w:r>
            <w:r w:rsidR="00D23B83">
              <w:rPr>
                <w:rFonts w:ascii="Calibri" w:hAnsi="Calibri"/>
                <w:sz w:val="18"/>
                <w:szCs w:val="16"/>
              </w:rPr>
              <w:t>:</w:t>
            </w:r>
          </w:p>
          <w:p w14:paraId="6BE714F4" w14:textId="77777777" w:rsidR="000A6B49" w:rsidRPr="00481404" w:rsidRDefault="000A6B49" w:rsidP="007413DA">
            <w:pPr>
              <w:autoSpaceDE w:val="0"/>
              <w:autoSpaceDN w:val="0"/>
              <w:adjustRightInd w:val="0"/>
              <w:rPr>
                <w:rFonts w:ascii="Courier New" w:hAnsi="Courier New" w:cs="Courier New"/>
                <w:color w:val="008000"/>
                <w:sz w:val="19"/>
                <w:szCs w:val="19"/>
              </w:rPr>
            </w:pPr>
            <w:r>
              <w:rPr>
                <w:rFonts w:ascii="Consolas" w:hAnsi="Consolas" w:cs="Consolas"/>
                <w:sz w:val="19"/>
                <w:szCs w:val="19"/>
              </w:rPr>
              <w:t xml:space="preserve">           </w:t>
            </w:r>
            <w:r w:rsidRPr="00481404">
              <w:rPr>
                <w:rFonts w:ascii="Courier New" w:hAnsi="Courier New" w:cs="Courier New"/>
                <w:color w:val="0000FF"/>
                <w:sz w:val="16"/>
                <w:szCs w:val="19"/>
              </w:rPr>
              <w:t>IF</w:t>
            </w:r>
            <w:r w:rsidRPr="00481404">
              <w:rPr>
                <w:rFonts w:ascii="Courier New" w:hAnsi="Courier New" w:cs="Courier New"/>
                <w:sz w:val="16"/>
                <w:szCs w:val="19"/>
              </w:rPr>
              <w:t>(CBODS(IBOD)&gt;0.</w:t>
            </w:r>
            <w:proofErr w:type="gramStart"/>
            <w:r w:rsidRPr="00481404">
              <w:rPr>
                <w:rFonts w:ascii="Courier New" w:hAnsi="Courier New" w:cs="Courier New"/>
                <w:sz w:val="16"/>
                <w:szCs w:val="19"/>
              </w:rPr>
              <w:t>0)TOTSS</w:t>
            </w:r>
            <w:proofErr w:type="gramEnd"/>
            <w:r w:rsidRPr="00481404">
              <w:rPr>
                <w:rFonts w:ascii="Courier New" w:hAnsi="Courier New" w:cs="Courier New"/>
                <w:sz w:val="16"/>
                <w:szCs w:val="19"/>
              </w:rPr>
              <w:t xml:space="preserve">(K,I) = TOTSS(K,I)+CBOD(K,I,IBOD)/O2OM(JW)               </w:t>
            </w:r>
            <w:r w:rsidRPr="00481404">
              <w:rPr>
                <w:rFonts w:ascii="Courier New" w:hAnsi="Courier New" w:cs="Courier New"/>
                <w:color w:val="008000"/>
                <w:sz w:val="16"/>
                <w:szCs w:val="19"/>
              </w:rPr>
              <w:t>! SW 9/5/</w:t>
            </w:r>
            <w:proofErr w:type="gramStart"/>
            <w:r w:rsidRPr="00481404">
              <w:rPr>
                <w:rFonts w:ascii="Courier New" w:hAnsi="Courier New" w:cs="Courier New"/>
                <w:color w:val="008000"/>
                <w:sz w:val="16"/>
                <w:szCs w:val="19"/>
              </w:rPr>
              <w:t>13  Added</w:t>
            </w:r>
            <w:proofErr w:type="gramEnd"/>
            <w:r w:rsidRPr="00481404">
              <w:rPr>
                <w:rFonts w:ascii="Courier New" w:hAnsi="Courier New" w:cs="Courier New"/>
                <w:color w:val="008000"/>
                <w:sz w:val="16"/>
                <w:szCs w:val="19"/>
              </w:rPr>
              <w:t xml:space="preserve"> particulate CBOD to TSS computation</w:t>
            </w:r>
          </w:p>
          <w:p w14:paraId="1B1BCB68" w14:textId="77777777" w:rsidR="000A6B49" w:rsidRDefault="000A6B49" w:rsidP="007413DA">
            <w:pPr>
              <w:pStyle w:val="PlainText"/>
              <w:rPr>
                <w:rFonts w:ascii="Calibri" w:hAnsi="Calibri"/>
                <w:sz w:val="18"/>
                <w:szCs w:val="16"/>
              </w:rPr>
            </w:pPr>
          </w:p>
          <w:p w14:paraId="6954E41D" w14:textId="0E6D8037" w:rsidR="000A6B49" w:rsidRDefault="000A6B49" w:rsidP="005C131A">
            <w:pPr>
              <w:autoSpaceDE w:val="0"/>
              <w:autoSpaceDN w:val="0"/>
              <w:adjustRightInd w:val="0"/>
            </w:pPr>
            <w:r w:rsidRPr="00D1346E">
              <w:rPr>
                <w:rFonts w:ascii="Courier New" w:hAnsi="Courier New" w:cs="Courier New"/>
                <w:sz w:val="16"/>
                <w:szCs w:val="19"/>
              </w:rPr>
              <w:t xml:space="preserve">                TOTSS(</w:t>
            </w:r>
            <w:proofErr w:type="gramStart"/>
            <w:r w:rsidRPr="00D1346E">
              <w:rPr>
                <w:rFonts w:ascii="Courier New" w:hAnsi="Courier New" w:cs="Courier New"/>
                <w:sz w:val="16"/>
                <w:szCs w:val="19"/>
              </w:rPr>
              <w:t>K,I</w:t>
            </w:r>
            <w:proofErr w:type="gramEnd"/>
            <w:r w:rsidRPr="00D1346E">
              <w:rPr>
                <w:rFonts w:ascii="Courier New" w:hAnsi="Courier New" w:cs="Courier New"/>
                <w:sz w:val="16"/>
                <w:szCs w:val="19"/>
              </w:rPr>
              <w:t xml:space="preserve">) = TOTSS(K,I)+ZOO(K,I,JZ)               </w:t>
            </w:r>
            <w:r w:rsidRPr="00D1346E">
              <w:rPr>
                <w:rFonts w:ascii="Courier New" w:hAnsi="Courier New" w:cs="Courier New"/>
                <w:color w:val="008000"/>
                <w:sz w:val="16"/>
                <w:szCs w:val="19"/>
              </w:rPr>
              <w:t>! SW 9/5/</w:t>
            </w:r>
            <w:proofErr w:type="gramStart"/>
            <w:r w:rsidRPr="00D1346E">
              <w:rPr>
                <w:rFonts w:ascii="Courier New" w:hAnsi="Courier New" w:cs="Courier New"/>
                <w:color w:val="008000"/>
                <w:sz w:val="16"/>
                <w:szCs w:val="19"/>
              </w:rPr>
              <w:t>13  Added</w:t>
            </w:r>
            <w:proofErr w:type="gramEnd"/>
            <w:r w:rsidRPr="00D1346E">
              <w:rPr>
                <w:rFonts w:ascii="Courier New" w:hAnsi="Courier New" w:cs="Courier New"/>
                <w:color w:val="008000"/>
                <w:sz w:val="16"/>
                <w:szCs w:val="19"/>
              </w:rPr>
              <w:t xml:space="preserve"> zooplankton to TSS computation</w:t>
            </w:r>
          </w:p>
        </w:tc>
        <w:tc>
          <w:tcPr>
            <w:tcW w:w="1350" w:type="dxa"/>
          </w:tcPr>
          <w:p w14:paraId="78C01428" w14:textId="77777777" w:rsidR="000A6B49" w:rsidRDefault="000A6B49" w:rsidP="007413DA">
            <w:r>
              <w:t>9/6/2013</w:t>
            </w:r>
          </w:p>
        </w:tc>
      </w:tr>
      <w:tr w:rsidR="000A6B49" w:rsidRPr="00A8639A" w14:paraId="77191297" w14:textId="77777777" w:rsidTr="00391691">
        <w:trPr>
          <w:cantSplit/>
        </w:trPr>
        <w:tc>
          <w:tcPr>
            <w:tcW w:w="606" w:type="dxa"/>
          </w:tcPr>
          <w:p w14:paraId="4D8A8A48" w14:textId="77777777" w:rsidR="000A6B49" w:rsidRDefault="000A6B49" w:rsidP="007413DA">
            <w:r>
              <w:t>37</w:t>
            </w:r>
          </w:p>
        </w:tc>
        <w:tc>
          <w:tcPr>
            <w:tcW w:w="1240" w:type="dxa"/>
          </w:tcPr>
          <w:p w14:paraId="56E7C099" w14:textId="77777777" w:rsidR="000A6B49" w:rsidRDefault="000A6B49" w:rsidP="007413DA">
            <w:r>
              <w:t>W2</w:t>
            </w:r>
          </w:p>
        </w:tc>
        <w:tc>
          <w:tcPr>
            <w:tcW w:w="1484" w:type="dxa"/>
          </w:tcPr>
          <w:p w14:paraId="13D4A29F" w14:textId="77777777" w:rsidR="000A6B49" w:rsidRDefault="000A6B49" w:rsidP="007413DA">
            <w:r>
              <w:t>Spillway-LAT</w:t>
            </w:r>
          </w:p>
        </w:tc>
        <w:tc>
          <w:tcPr>
            <w:tcW w:w="4500" w:type="dxa"/>
          </w:tcPr>
          <w:p w14:paraId="3976B657" w14:textId="77777777" w:rsidR="0061050D" w:rsidRDefault="000A6B49" w:rsidP="007413DA">
            <w:pPr>
              <w:pStyle w:val="PlainText"/>
              <w:rPr>
                <w:rFonts w:ascii="Calibri" w:hAnsi="Calibri"/>
                <w:sz w:val="18"/>
                <w:szCs w:val="16"/>
              </w:rPr>
            </w:pPr>
            <w:r>
              <w:rPr>
                <w:rFonts w:ascii="Calibri" w:hAnsi="Calibri"/>
                <w:sz w:val="18"/>
                <w:szCs w:val="16"/>
              </w:rPr>
              <w:t xml:space="preserve">When a spillway was defined with IDSP=0 and LAT, a tributary was defined incorrectly. </w:t>
            </w:r>
          </w:p>
          <w:p w14:paraId="5319C2FB" w14:textId="64735EA1" w:rsidR="000A6B49" w:rsidRDefault="0061050D" w:rsidP="007413DA">
            <w:pPr>
              <w:pStyle w:val="PlainText"/>
              <w:rPr>
                <w:rFonts w:ascii="Calibri" w:hAnsi="Calibri"/>
                <w:sz w:val="18"/>
                <w:szCs w:val="16"/>
              </w:rPr>
            </w:pPr>
            <w:r>
              <w:rPr>
                <w:rFonts w:ascii="Calibri" w:hAnsi="Calibri"/>
                <w:sz w:val="18"/>
                <w:szCs w:val="16"/>
              </w:rPr>
              <w:t>N</w:t>
            </w:r>
            <w:r w:rsidR="000A6B49">
              <w:rPr>
                <w:rFonts w:ascii="Calibri" w:hAnsi="Calibri"/>
                <w:sz w:val="18"/>
                <w:szCs w:val="16"/>
              </w:rPr>
              <w:t>ew code</w:t>
            </w:r>
            <w:r>
              <w:rPr>
                <w:rFonts w:ascii="Calibri" w:hAnsi="Calibri"/>
                <w:sz w:val="18"/>
                <w:szCs w:val="16"/>
              </w:rPr>
              <w:t>:</w:t>
            </w:r>
          </w:p>
          <w:p w14:paraId="1E59FA51" w14:textId="77777777" w:rsidR="000A6B49" w:rsidRPr="00415377" w:rsidRDefault="000A6B49" w:rsidP="007413DA">
            <w:pPr>
              <w:pStyle w:val="PlainText"/>
              <w:rPr>
                <w:sz w:val="14"/>
                <w:szCs w:val="16"/>
              </w:rPr>
            </w:pPr>
            <w:r w:rsidRPr="00415377">
              <w:rPr>
                <w:sz w:val="14"/>
                <w:szCs w:val="16"/>
              </w:rPr>
              <w:t xml:space="preserve">  </w:t>
            </w:r>
            <w:r w:rsidRPr="00415377">
              <w:rPr>
                <w:sz w:val="14"/>
                <w:szCs w:val="16"/>
                <w:highlight w:val="yellow"/>
              </w:rPr>
              <w:t xml:space="preserve">IF (IDSP(JS) /= </w:t>
            </w:r>
            <w:proofErr w:type="gramStart"/>
            <w:r w:rsidRPr="00415377">
              <w:rPr>
                <w:sz w:val="14"/>
                <w:szCs w:val="16"/>
                <w:highlight w:val="yellow"/>
              </w:rPr>
              <w:t>0)then</w:t>
            </w:r>
            <w:proofErr w:type="gramEnd"/>
            <w:r w:rsidRPr="00415377">
              <w:rPr>
                <w:sz w:val="14"/>
                <w:szCs w:val="16"/>
                <w:highlight w:val="yellow"/>
              </w:rPr>
              <w:t xml:space="preserve">   ! </w:t>
            </w:r>
            <w:proofErr w:type="spellStart"/>
            <w:r w:rsidRPr="00415377">
              <w:rPr>
                <w:sz w:val="14"/>
                <w:szCs w:val="16"/>
                <w:highlight w:val="yellow"/>
              </w:rPr>
              <w:t>cb</w:t>
            </w:r>
            <w:proofErr w:type="spellEnd"/>
            <w:r w:rsidRPr="00415377">
              <w:rPr>
                <w:sz w:val="14"/>
                <w:szCs w:val="16"/>
                <w:highlight w:val="yellow"/>
              </w:rPr>
              <w:t xml:space="preserve"> 9/11/13</w:t>
            </w:r>
          </w:p>
          <w:p w14:paraId="7CE4B4D0" w14:textId="77777777" w:rsidR="000A6B49" w:rsidRPr="00415377" w:rsidRDefault="000A6B49" w:rsidP="007413DA">
            <w:pPr>
              <w:pStyle w:val="PlainText"/>
              <w:rPr>
                <w:sz w:val="14"/>
                <w:szCs w:val="16"/>
              </w:rPr>
            </w:pPr>
            <w:r w:rsidRPr="00415377">
              <w:rPr>
                <w:sz w:val="14"/>
                <w:szCs w:val="16"/>
              </w:rPr>
              <w:t xml:space="preserve">            </w:t>
            </w:r>
            <w:proofErr w:type="gramStart"/>
            <w:r w:rsidRPr="00415377">
              <w:rPr>
                <w:sz w:val="14"/>
                <w:szCs w:val="16"/>
              </w:rPr>
              <w:t>JTT  =</w:t>
            </w:r>
            <w:proofErr w:type="gramEnd"/>
            <w:r w:rsidRPr="00415377">
              <w:rPr>
                <w:sz w:val="14"/>
                <w:szCs w:val="16"/>
              </w:rPr>
              <w:t xml:space="preserve"> JTT+1</w:t>
            </w:r>
          </w:p>
          <w:p w14:paraId="6CF98306" w14:textId="77777777" w:rsidR="000A6B49" w:rsidRPr="00415377" w:rsidRDefault="000A6B49" w:rsidP="007413DA">
            <w:pPr>
              <w:pStyle w:val="PlainText"/>
              <w:rPr>
                <w:sz w:val="14"/>
                <w:szCs w:val="16"/>
              </w:rPr>
            </w:pPr>
            <w:r w:rsidRPr="00415377">
              <w:rPr>
                <w:sz w:val="14"/>
                <w:szCs w:val="16"/>
              </w:rPr>
              <w:t xml:space="preserve">              QTR(</w:t>
            </w:r>
            <w:proofErr w:type="gramStart"/>
            <w:r w:rsidRPr="00415377">
              <w:rPr>
                <w:sz w:val="14"/>
                <w:szCs w:val="16"/>
              </w:rPr>
              <w:t xml:space="preserve">JTT)   </w:t>
            </w:r>
            <w:proofErr w:type="gramEnd"/>
            <w:r w:rsidRPr="00415377">
              <w:rPr>
                <w:sz w:val="14"/>
                <w:szCs w:val="16"/>
              </w:rPr>
              <w:t xml:space="preserve">      = QSP(JS)</w:t>
            </w:r>
          </w:p>
          <w:p w14:paraId="3B2479F0" w14:textId="77777777" w:rsidR="000A6B49" w:rsidRPr="00415377" w:rsidRDefault="000A6B49" w:rsidP="007413DA">
            <w:pPr>
              <w:pStyle w:val="PlainText"/>
              <w:rPr>
                <w:sz w:val="14"/>
                <w:szCs w:val="16"/>
              </w:rPr>
            </w:pPr>
            <w:r w:rsidRPr="00415377">
              <w:rPr>
                <w:sz w:val="14"/>
                <w:szCs w:val="16"/>
              </w:rPr>
              <w:t xml:space="preserve">              ITR(</w:t>
            </w:r>
            <w:proofErr w:type="gramStart"/>
            <w:r w:rsidRPr="00415377">
              <w:rPr>
                <w:sz w:val="14"/>
                <w:szCs w:val="16"/>
              </w:rPr>
              <w:t xml:space="preserve">JTT)   </w:t>
            </w:r>
            <w:proofErr w:type="gramEnd"/>
            <w:r w:rsidRPr="00415377">
              <w:rPr>
                <w:sz w:val="14"/>
                <w:szCs w:val="16"/>
              </w:rPr>
              <w:t xml:space="preserve">      = IDSP(JS)</w:t>
            </w:r>
          </w:p>
          <w:p w14:paraId="0166B04D" w14:textId="77777777" w:rsidR="000A6B49" w:rsidRPr="00415377" w:rsidRDefault="000A6B49" w:rsidP="007413DA">
            <w:pPr>
              <w:pStyle w:val="PlainText"/>
              <w:rPr>
                <w:sz w:val="14"/>
                <w:szCs w:val="16"/>
              </w:rPr>
            </w:pPr>
            <w:r w:rsidRPr="00415377">
              <w:rPr>
                <w:sz w:val="14"/>
                <w:szCs w:val="16"/>
              </w:rPr>
              <w:t xml:space="preserve">              PLACE_QTR(</w:t>
            </w:r>
            <w:proofErr w:type="gramStart"/>
            <w:r w:rsidRPr="00415377">
              <w:rPr>
                <w:sz w:val="14"/>
                <w:szCs w:val="16"/>
              </w:rPr>
              <w:t xml:space="preserve">JTT)   </w:t>
            </w:r>
            <w:proofErr w:type="gramEnd"/>
            <w:r w:rsidRPr="00415377">
              <w:rPr>
                <w:sz w:val="14"/>
                <w:szCs w:val="16"/>
              </w:rPr>
              <w:t>= PDSPC(JS) == ' DENSITY'</w:t>
            </w:r>
          </w:p>
          <w:p w14:paraId="5B8631B8" w14:textId="77777777" w:rsidR="000A6B49" w:rsidRPr="00415377" w:rsidRDefault="000A6B49" w:rsidP="007413DA">
            <w:pPr>
              <w:pStyle w:val="PlainText"/>
              <w:rPr>
                <w:sz w:val="14"/>
                <w:szCs w:val="16"/>
              </w:rPr>
            </w:pPr>
            <w:r w:rsidRPr="00415377">
              <w:rPr>
                <w:sz w:val="14"/>
                <w:szCs w:val="16"/>
              </w:rPr>
              <w:t xml:space="preserve">              SPECIFY_QTR(JTT) = PDSPC(JS) == ' SPECIFY'</w:t>
            </w:r>
          </w:p>
          <w:p w14:paraId="462E3F14" w14:textId="77777777" w:rsidR="000A6B49" w:rsidRPr="00415377" w:rsidRDefault="000A6B49" w:rsidP="007413DA">
            <w:pPr>
              <w:pStyle w:val="PlainText"/>
              <w:rPr>
                <w:sz w:val="14"/>
                <w:szCs w:val="16"/>
              </w:rPr>
            </w:pPr>
            <w:r w:rsidRPr="00415377">
              <w:rPr>
                <w:sz w:val="14"/>
                <w:szCs w:val="16"/>
              </w:rPr>
              <w:t xml:space="preserve">              IF (SPECIFY_QTR(JTT)) THEN</w:t>
            </w:r>
          </w:p>
          <w:p w14:paraId="7736C265" w14:textId="77777777" w:rsidR="000A6B49" w:rsidRPr="00415377" w:rsidRDefault="000A6B49" w:rsidP="007413DA">
            <w:pPr>
              <w:pStyle w:val="PlainText"/>
              <w:rPr>
                <w:sz w:val="14"/>
                <w:szCs w:val="16"/>
              </w:rPr>
            </w:pPr>
            <w:r w:rsidRPr="00415377">
              <w:rPr>
                <w:sz w:val="14"/>
                <w:szCs w:val="16"/>
              </w:rPr>
              <w:t xml:space="preserve">                ELTRT(JTT) = ETDSP(JS)</w:t>
            </w:r>
          </w:p>
          <w:p w14:paraId="0ACC9E9F" w14:textId="77777777" w:rsidR="000A6B49" w:rsidRPr="00415377" w:rsidRDefault="000A6B49" w:rsidP="007413DA">
            <w:pPr>
              <w:pStyle w:val="PlainText"/>
              <w:rPr>
                <w:sz w:val="14"/>
                <w:szCs w:val="16"/>
              </w:rPr>
            </w:pPr>
            <w:r w:rsidRPr="00415377">
              <w:rPr>
                <w:sz w:val="14"/>
                <w:szCs w:val="16"/>
              </w:rPr>
              <w:t xml:space="preserve">                ELTRB(JTT) = EBDSP(JS)</w:t>
            </w:r>
          </w:p>
          <w:p w14:paraId="66EDEC09" w14:textId="77777777" w:rsidR="000A6B49" w:rsidRPr="00415377" w:rsidRDefault="000A6B49" w:rsidP="007413DA">
            <w:pPr>
              <w:pStyle w:val="PlainText"/>
              <w:rPr>
                <w:sz w:val="14"/>
                <w:szCs w:val="16"/>
              </w:rPr>
            </w:pPr>
            <w:r w:rsidRPr="00415377">
              <w:rPr>
                <w:sz w:val="14"/>
                <w:szCs w:val="16"/>
              </w:rPr>
              <w:t xml:space="preserve">              END IF</w:t>
            </w:r>
          </w:p>
          <w:p w14:paraId="508510E7" w14:textId="77777777" w:rsidR="000A6B49" w:rsidRPr="00415377" w:rsidRDefault="000A6B49" w:rsidP="007413DA">
            <w:pPr>
              <w:pStyle w:val="PlainText"/>
              <w:rPr>
                <w:sz w:val="14"/>
                <w:szCs w:val="16"/>
              </w:rPr>
            </w:pPr>
            <w:r w:rsidRPr="00415377">
              <w:rPr>
                <w:sz w:val="14"/>
                <w:szCs w:val="16"/>
              </w:rPr>
              <w:t xml:space="preserve">              JBTR(JTT) = JBD</w:t>
            </w:r>
          </w:p>
          <w:p w14:paraId="1BE63C85" w14:textId="77777777" w:rsidR="000A6B49" w:rsidRDefault="000A6B49" w:rsidP="007413DA">
            <w:pPr>
              <w:pStyle w:val="PlainText"/>
              <w:rPr>
                <w:rFonts w:ascii="Calibri" w:hAnsi="Calibri"/>
                <w:sz w:val="18"/>
                <w:szCs w:val="16"/>
              </w:rPr>
            </w:pPr>
            <w:r w:rsidRPr="00415377">
              <w:rPr>
                <w:sz w:val="14"/>
                <w:szCs w:val="16"/>
              </w:rPr>
              <w:t xml:space="preserve">            </w:t>
            </w:r>
            <w:r w:rsidRPr="00415377">
              <w:rPr>
                <w:sz w:val="14"/>
                <w:szCs w:val="16"/>
                <w:highlight w:val="yellow"/>
              </w:rPr>
              <w:t xml:space="preserve">end </w:t>
            </w:r>
            <w:proofErr w:type="gramStart"/>
            <w:r w:rsidRPr="00415377">
              <w:rPr>
                <w:sz w:val="14"/>
                <w:szCs w:val="16"/>
                <w:highlight w:val="yellow"/>
              </w:rPr>
              <w:t>if  !</w:t>
            </w:r>
            <w:proofErr w:type="gramEnd"/>
            <w:r w:rsidRPr="00415377">
              <w:rPr>
                <w:sz w:val="14"/>
                <w:szCs w:val="16"/>
                <w:highlight w:val="yellow"/>
              </w:rPr>
              <w:t xml:space="preserve"> </w:t>
            </w:r>
            <w:proofErr w:type="spellStart"/>
            <w:r w:rsidRPr="00415377">
              <w:rPr>
                <w:sz w:val="14"/>
                <w:szCs w:val="16"/>
                <w:highlight w:val="yellow"/>
              </w:rPr>
              <w:t>cb</w:t>
            </w:r>
            <w:proofErr w:type="spellEnd"/>
            <w:r w:rsidRPr="00415377">
              <w:rPr>
                <w:sz w:val="14"/>
                <w:szCs w:val="16"/>
                <w:highlight w:val="yellow"/>
              </w:rPr>
              <w:t xml:space="preserve"> 9/11/13</w:t>
            </w:r>
          </w:p>
        </w:tc>
        <w:tc>
          <w:tcPr>
            <w:tcW w:w="1350" w:type="dxa"/>
          </w:tcPr>
          <w:p w14:paraId="6AAC828C" w14:textId="77777777" w:rsidR="000A6B49" w:rsidRDefault="000A6B49" w:rsidP="007413DA">
            <w:r>
              <w:t>9/11/2013</w:t>
            </w:r>
          </w:p>
        </w:tc>
      </w:tr>
      <w:tr w:rsidR="000A6B49" w:rsidRPr="00A8639A" w14:paraId="7DAE9E7E" w14:textId="77777777" w:rsidTr="00391691">
        <w:trPr>
          <w:cantSplit/>
        </w:trPr>
        <w:tc>
          <w:tcPr>
            <w:tcW w:w="606" w:type="dxa"/>
          </w:tcPr>
          <w:p w14:paraId="17EB33FA" w14:textId="77777777" w:rsidR="000A6B49" w:rsidRDefault="000A6B49" w:rsidP="007413DA">
            <w:r>
              <w:lastRenderedPageBreak/>
              <w:t>38</w:t>
            </w:r>
          </w:p>
        </w:tc>
        <w:tc>
          <w:tcPr>
            <w:tcW w:w="1240" w:type="dxa"/>
          </w:tcPr>
          <w:p w14:paraId="3535C0E2" w14:textId="77777777" w:rsidR="000A6B49" w:rsidRDefault="000A6B49" w:rsidP="007413DA">
            <w:r>
              <w:t>W2</w:t>
            </w:r>
          </w:p>
        </w:tc>
        <w:tc>
          <w:tcPr>
            <w:tcW w:w="1484" w:type="dxa"/>
          </w:tcPr>
          <w:p w14:paraId="6A356761" w14:textId="77777777" w:rsidR="000A6B49" w:rsidRDefault="000A6B49" w:rsidP="007413DA">
            <w:r>
              <w:t>32 bit exe on XP</w:t>
            </w:r>
          </w:p>
        </w:tc>
        <w:tc>
          <w:tcPr>
            <w:tcW w:w="4500" w:type="dxa"/>
          </w:tcPr>
          <w:p w14:paraId="1DCBE6CE" w14:textId="41649724" w:rsidR="000A6B49" w:rsidRDefault="000A6B49" w:rsidP="007413DA">
            <w:pPr>
              <w:pStyle w:val="PlainText"/>
              <w:rPr>
                <w:rFonts w:ascii="Calibri" w:hAnsi="Calibri"/>
                <w:sz w:val="18"/>
                <w:szCs w:val="16"/>
              </w:rPr>
            </w:pPr>
            <w:r>
              <w:rPr>
                <w:rFonts w:ascii="Calibri" w:hAnsi="Calibri"/>
                <w:sz w:val="18"/>
                <w:szCs w:val="16"/>
              </w:rPr>
              <w:t>Recompiled with new settings from Visual Studio 2012 to (hopefully) run on XP systems with 32 bit OS</w:t>
            </w:r>
            <w:r w:rsidR="00F34827">
              <w:rPr>
                <w:rFonts w:ascii="Calibri" w:hAnsi="Calibri"/>
                <w:sz w:val="18"/>
                <w:szCs w:val="16"/>
              </w:rPr>
              <w:t>.</w:t>
            </w:r>
          </w:p>
        </w:tc>
        <w:tc>
          <w:tcPr>
            <w:tcW w:w="1350" w:type="dxa"/>
          </w:tcPr>
          <w:p w14:paraId="32623C43" w14:textId="77777777" w:rsidR="000A6B49" w:rsidRDefault="000A6B49" w:rsidP="007413DA">
            <w:r>
              <w:t>9/11/2013</w:t>
            </w:r>
          </w:p>
        </w:tc>
      </w:tr>
      <w:tr w:rsidR="000A6B49" w:rsidRPr="00A8639A" w14:paraId="62291FE9" w14:textId="77777777" w:rsidTr="00391691">
        <w:trPr>
          <w:cantSplit/>
        </w:trPr>
        <w:tc>
          <w:tcPr>
            <w:tcW w:w="606" w:type="dxa"/>
          </w:tcPr>
          <w:p w14:paraId="2F0344E8" w14:textId="77777777" w:rsidR="000A6B49" w:rsidRDefault="000A6B49" w:rsidP="007413DA">
            <w:r>
              <w:t>39</w:t>
            </w:r>
          </w:p>
        </w:tc>
        <w:tc>
          <w:tcPr>
            <w:tcW w:w="1240" w:type="dxa"/>
          </w:tcPr>
          <w:p w14:paraId="2B7738F2" w14:textId="77777777" w:rsidR="000A6B49" w:rsidRDefault="000A6B49" w:rsidP="007413DA">
            <w:r>
              <w:t>W2</w:t>
            </w:r>
          </w:p>
        </w:tc>
        <w:tc>
          <w:tcPr>
            <w:tcW w:w="1484" w:type="dxa"/>
          </w:tcPr>
          <w:p w14:paraId="7A92F847" w14:textId="77777777" w:rsidR="001064DA" w:rsidRDefault="000A6B49" w:rsidP="007413DA">
            <w:r>
              <w:t xml:space="preserve">End </w:t>
            </w:r>
          </w:p>
          <w:p w14:paraId="17D06C64" w14:textId="66AF9FD1" w:rsidR="000A6B49" w:rsidRDefault="000A6B49" w:rsidP="007413DA">
            <w:r>
              <w:t>Simulation</w:t>
            </w:r>
          </w:p>
        </w:tc>
        <w:tc>
          <w:tcPr>
            <w:tcW w:w="4500" w:type="dxa"/>
          </w:tcPr>
          <w:p w14:paraId="31DAEEF4" w14:textId="77777777" w:rsidR="000A6B49" w:rsidRDefault="000A6B49" w:rsidP="007413DA">
            <w:pPr>
              <w:pStyle w:val="PlainText"/>
              <w:rPr>
                <w:rFonts w:ascii="Calibri" w:hAnsi="Calibri"/>
                <w:sz w:val="18"/>
                <w:szCs w:val="16"/>
              </w:rPr>
            </w:pPr>
            <w:r>
              <w:rPr>
                <w:rFonts w:ascii="Calibri" w:hAnsi="Calibri"/>
                <w:sz w:val="18"/>
                <w:szCs w:val="16"/>
              </w:rPr>
              <w:t xml:space="preserve">Added new close open files in the </w:t>
            </w:r>
            <w:proofErr w:type="spellStart"/>
            <w:r w:rsidRPr="005C131A">
              <w:rPr>
                <w:rFonts w:ascii="Calibri" w:hAnsi="Calibri"/>
                <w:i/>
                <w:iCs/>
                <w:sz w:val="18"/>
                <w:szCs w:val="16"/>
              </w:rPr>
              <w:t>end_simulation</w:t>
            </w:r>
            <w:proofErr w:type="spellEnd"/>
            <w:r>
              <w:rPr>
                <w:rFonts w:ascii="Calibri" w:hAnsi="Calibri"/>
                <w:sz w:val="18"/>
                <w:szCs w:val="16"/>
              </w:rPr>
              <w:t xml:space="preserve"> subroutine. This is merely cleaning up the code to be consistent in closing all open files when a ‘Stop’ is executed. This should have no effect on the end user. Part of this new code is shown below:</w:t>
            </w:r>
          </w:p>
          <w:p w14:paraId="370DCA14" w14:textId="77777777" w:rsidR="000A6B49" w:rsidRPr="00173CD4" w:rsidRDefault="000A6B49" w:rsidP="007413DA">
            <w:pPr>
              <w:autoSpaceDE w:val="0"/>
              <w:autoSpaceDN w:val="0"/>
              <w:adjustRightInd w:val="0"/>
              <w:rPr>
                <w:rFonts w:ascii="Consolas" w:hAnsi="Consolas" w:cs="Consolas"/>
                <w:sz w:val="15"/>
                <w:szCs w:val="15"/>
              </w:rPr>
            </w:pPr>
            <w:proofErr w:type="gramStart"/>
            <w:r w:rsidRPr="00173CD4">
              <w:rPr>
                <w:rFonts w:ascii="Consolas" w:hAnsi="Consolas" w:cs="Consolas"/>
                <w:color w:val="0000FF"/>
                <w:sz w:val="15"/>
                <w:szCs w:val="15"/>
              </w:rPr>
              <w:t>IF</w:t>
            </w:r>
            <w:r w:rsidRPr="00173CD4">
              <w:rPr>
                <w:rFonts w:ascii="Consolas" w:hAnsi="Consolas" w:cs="Consolas"/>
                <w:sz w:val="15"/>
                <w:szCs w:val="15"/>
              </w:rPr>
              <w:t>(</w:t>
            </w:r>
            <w:proofErr w:type="gramEnd"/>
            <w:r w:rsidRPr="00173CD4">
              <w:rPr>
                <w:rFonts w:ascii="Consolas" w:hAnsi="Consolas" w:cs="Consolas"/>
                <w:sz w:val="15"/>
                <w:szCs w:val="15"/>
              </w:rPr>
              <w:t xml:space="preserve">SELECTC == </w:t>
            </w:r>
            <w:r w:rsidRPr="00173CD4">
              <w:rPr>
                <w:rFonts w:ascii="Consolas" w:hAnsi="Consolas" w:cs="Consolas"/>
                <w:color w:val="A31515"/>
                <w:sz w:val="15"/>
                <w:szCs w:val="15"/>
              </w:rPr>
              <w:t>'      ON'</w:t>
            </w:r>
            <w:r w:rsidRPr="00173CD4">
              <w:rPr>
                <w:rFonts w:ascii="Consolas" w:hAnsi="Consolas" w:cs="Consolas"/>
                <w:sz w:val="15"/>
                <w:szCs w:val="15"/>
              </w:rPr>
              <w:t>)</w:t>
            </w:r>
            <w:r w:rsidRPr="00173CD4">
              <w:rPr>
                <w:rFonts w:ascii="Consolas" w:hAnsi="Consolas" w:cs="Consolas"/>
                <w:color w:val="0000FF"/>
                <w:sz w:val="15"/>
                <w:szCs w:val="15"/>
              </w:rPr>
              <w:t>then</w:t>
            </w:r>
            <w:r w:rsidRPr="00173CD4">
              <w:rPr>
                <w:rFonts w:ascii="Consolas" w:hAnsi="Consolas" w:cs="Consolas"/>
                <w:sz w:val="15"/>
                <w:szCs w:val="15"/>
              </w:rPr>
              <w:t xml:space="preserve">          </w:t>
            </w:r>
            <w:r w:rsidRPr="00173CD4">
              <w:rPr>
                <w:rFonts w:ascii="Consolas" w:hAnsi="Consolas" w:cs="Consolas"/>
                <w:color w:val="008000"/>
                <w:sz w:val="15"/>
                <w:szCs w:val="15"/>
              </w:rPr>
              <w:t>! SW 9/25/13 New Section on closing files</w:t>
            </w:r>
          </w:p>
          <w:p w14:paraId="270E270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=1949</w:t>
            </w:r>
          </w:p>
          <w:p w14:paraId="64FBEF2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w:t>
            </w:r>
            <w:proofErr w:type="spellStart"/>
            <w:r w:rsidRPr="00173CD4">
              <w:rPr>
                <w:rFonts w:ascii="Consolas" w:hAnsi="Consolas" w:cs="Consolas"/>
                <w:sz w:val="15"/>
                <w:szCs w:val="15"/>
              </w:rPr>
              <w:t>jb</w:t>
            </w:r>
            <w:proofErr w:type="spellEnd"/>
            <w:r w:rsidRPr="00173CD4">
              <w:rPr>
                <w:rFonts w:ascii="Consolas" w:hAnsi="Consolas" w:cs="Consolas"/>
                <w:sz w:val="15"/>
                <w:szCs w:val="15"/>
              </w:rPr>
              <w:t>=</w:t>
            </w:r>
            <w:proofErr w:type="gramStart"/>
            <w:r w:rsidRPr="00173CD4">
              <w:rPr>
                <w:rFonts w:ascii="Consolas" w:hAnsi="Consolas" w:cs="Consolas"/>
                <w:sz w:val="15"/>
                <w:szCs w:val="15"/>
              </w:rPr>
              <w:t>1,nbr</w:t>
            </w:r>
            <w:proofErr w:type="gramEnd"/>
          </w:p>
          <w:p w14:paraId="3012096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w:t>
            </w:r>
            <w:proofErr w:type="spellStart"/>
            <w:r w:rsidRPr="00173CD4">
              <w:rPr>
                <w:rFonts w:ascii="Consolas" w:hAnsi="Consolas" w:cs="Consolas"/>
                <w:sz w:val="15"/>
                <w:szCs w:val="15"/>
              </w:rPr>
              <w:t>nstr</w:t>
            </w:r>
            <w:proofErr w:type="spellEnd"/>
            <w:r w:rsidRPr="00173CD4">
              <w:rPr>
                <w:rFonts w:ascii="Consolas" w:hAnsi="Consolas" w:cs="Consolas"/>
                <w:sz w:val="15"/>
                <w:szCs w:val="15"/>
              </w:rPr>
              <w:t>(</w:t>
            </w:r>
            <w:proofErr w:type="spellStart"/>
            <w:r w:rsidRPr="00173CD4">
              <w:rPr>
                <w:rFonts w:ascii="Consolas" w:hAnsi="Consolas" w:cs="Consolas"/>
                <w:sz w:val="15"/>
                <w:szCs w:val="15"/>
              </w:rPr>
              <w:t>jb</w:t>
            </w:r>
            <w:proofErr w:type="spellEnd"/>
            <w:r w:rsidRPr="00173CD4">
              <w:rPr>
                <w:rFonts w:ascii="Consolas" w:hAnsi="Consolas" w:cs="Consolas"/>
                <w:sz w:val="15"/>
                <w:szCs w:val="15"/>
              </w:rPr>
              <w:t xml:space="preserve">) &gt; </w:t>
            </w:r>
            <w:proofErr w:type="gramStart"/>
            <w:r w:rsidRPr="00173CD4">
              <w:rPr>
                <w:rFonts w:ascii="Consolas" w:hAnsi="Consolas" w:cs="Consolas"/>
                <w:sz w:val="15"/>
                <w:szCs w:val="15"/>
              </w:rPr>
              <w:t>0)</w:t>
            </w:r>
            <w:r w:rsidRPr="00173CD4">
              <w:rPr>
                <w:rFonts w:ascii="Consolas" w:hAnsi="Consolas" w:cs="Consolas"/>
                <w:color w:val="0000FF"/>
                <w:sz w:val="15"/>
                <w:szCs w:val="15"/>
              </w:rPr>
              <w:t>then</w:t>
            </w:r>
            <w:proofErr w:type="gramEnd"/>
          </w:p>
          <w:p w14:paraId="3EFE84C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=ifile+1</w:t>
            </w:r>
          </w:p>
          <w:p w14:paraId="4538F5DA"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t>
            </w:r>
            <w:proofErr w:type="spellStart"/>
            <w:r w:rsidRPr="00173CD4">
              <w:rPr>
                <w:rFonts w:ascii="Consolas" w:hAnsi="Consolas" w:cs="Consolas"/>
                <w:sz w:val="15"/>
                <w:szCs w:val="15"/>
              </w:rPr>
              <w:t>ifile</w:t>
            </w:r>
            <w:proofErr w:type="spellEnd"/>
            <w:r w:rsidRPr="00173CD4">
              <w:rPr>
                <w:rFonts w:ascii="Consolas" w:hAnsi="Consolas" w:cs="Consolas"/>
                <w:sz w:val="15"/>
                <w:szCs w:val="15"/>
              </w:rPr>
              <w:t>)</w:t>
            </w:r>
          </w:p>
          <w:p w14:paraId="353C761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6B8A947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color w:val="0000FF"/>
                <w:sz w:val="15"/>
                <w:szCs w:val="15"/>
              </w:rPr>
              <w:t>enddo</w:t>
            </w:r>
            <w:proofErr w:type="spellEnd"/>
          </w:p>
          <w:p w14:paraId="3E6F543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gramStart"/>
            <w:r w:rsidRPr="00173CD4">
              <w:rPr>
                <w:rFonts w:ascii="Consolas" w:hAnsi="Consolas" w:cs="Consolas"/>
                <w:color w:val="0000FF"/>
                <w:sz w:val="15"/>
                <w:szCs w:val="15"/>
              </w:rPr>
              <w:t>if</w:t>
            </w:r>
            <w:r w:rsidRPr="00173CD4">
              <w:rPr>
                <w:rFonts w:ascii="Consolas" w:hAnsi="Consolas" w:cs="Consolas"/>
                <w:sz w:val="15"/>
                <w:szCs w:val="15"/>
              </w:rPr>
              <w:t>(</w:t>
            </w:r>
            <w:proofErr w:type="spellStart"/>
            <w:proofErr w:type="gramEnd"/>
            <w:r w:rsidRPr="00173CD4">
              <w:rPr>
                <w:rFonts w:ascii="Consolas" w:hAnsi="Consolas" w:cs="Consolas"/>
                <w:sz w:val="15"/>
                <w:szCs w:val="15"/>
              </w:rPr>
              <w:t>nwd</w:t>
            </w:r>
            <w:proofErr w:type="spellEnd"/>
            <w:r w:rsidRPr="00173CD4">
              <w:rPr>
                <w:rFonts w:ascii="Consolas" w:hAnsi="Consolas" w:cs="Consolas"/>
                <w:sz w:val="15"/>
                <w:szCs w:val="15"/>
              </w:rPr>
              <w:t xml:space="preserve"> &gt; 0)</w:t>
            </w:r>
            <w:r w:rsidRPr="00173CD4">
              <w:rPr>
                <w:rFonts w:ascii="Consolas" w:hAnsi="Consolas" w:cs="Consolas"/>
                <w:color w:val="0000FF"/>
                <w:sz w:val="15"/>
                <w:szCs w:val="15"/>
              </w:rPr>
              <w:t>then</w:t>
            </w:r>
          </w:p>
          <w:p w14:paraId="4FFF269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=ifile+1</w:t>
            </w:r>
          </w:p>
          <w:p w14:paraId="0A78297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t>
            </w:r>
            <w:proofErr w:type="spellStart"/>
            <w:r w:rsidRPr="00173CD4">
              <w:rPr>
                <w:rFonts w:ascii="Consolas" w:hAnsi="Consolas" w:cs="Consolas"/>
                <w:sz w:val="15"/>
                <w:szCs w:val="15"/>
              </w:rPr>
              <w:t>ifile</w:t>
            </w:r>
            <w:proofErr w:type="spellEnd"/>
            <w:r w:rsidRPr="00173CD4">
              <w:rPr>
                <w:rFonts w:ascii="Consolas" w:hAnsi="Consolas" w:cs="Consolas"/>
                <w:sz w:val="15"/>
                <w:szCs w:val="15"/>
              </w:rPr>
              <w:t>)</w:t>
            </w:r>
          </w:p>
          <w:p w14:paraId="3EDAFC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720C8E3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66B9128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
          <w:p w14:paraId="6508753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(DOWNSTREAM_OUTFLOW)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1085DDA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JFILE=0  </w:t>
            </w:r>
          </w:p>
          <w:p w14:paraId="7A962B1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JWD=</w:t>
            </w:r>
            <w:proofErr w:type="gramStart"/>
            <w:r w:rsidRPr="00173CD4">
              <w:rPr>
                <w:rFonts w:ascii="Consolas" w:hAnsi="Consolas" w:cs="Consolas"/>
                <w:sz w:val="15"/>
                <w:szCs w:val="15"/>
              </w:rPr>
              <w:t>1,NIWDO</w:t>
            </w:r>
            <w:proofErr w:type="gramEnd"/>
            <w:r w:rsidRPr="00173CD4">
              <w:rPr>
                <w:rFonts w:ascii="Consolas" w:hAnsi="Consolas" w:cs="Consolas"/>
                <w:sz w:val="15"/>
                <w:szCs w:val="15"/>
              </w:rPr>
              <w:t xml:space="preserve">  </w:t>
            </w:r>
          </w:p>
          <w:p w14:paraId="6E00B54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(WDO(JWD,1))</w:t>
            </w:r>
          </w:p>
          <w:p w14:paraId="2C37320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(WDO(JWD,2))</w:t>
            </w:r>
          </w:p>
          <w:p w14:paraId="5C87B45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(CONSTITUENTS)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5D1DB64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 xml:space="preserve"> (WDO(JWD,3))</w:t>
            </w:r>
          </w:p>
          <w:p w14:paraId="57E7CC9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IF</w:t>
            </w:r>
            <w:r w:rsidRPr="00173CD4">
              <w:rPr>
                <w:rFonts w:ascii="Consolas" w:hAnsi="Consolas" w:cs="Consolas"/>
                <w:sz w:val="15"/>
                <w:szCs w:val="15"/>
              </w:rPr>
              <w:t xml:space="preserve">  </w:t>
            </w:r>
          </w:p>
          <w:p w14:paraId="72A0992A"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(DERIVED_CALC)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1620D812"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(WDO(JWD,4))</w:t>
            </w:r>
          </w:p>
          <w:p w14:paraId="029A73A5" w14:textId="3902450B" w:rsidR="000A6B49" w:rsidRDefault="000A6B49" w:rsidP="005C131A">
            <w:pPr>
              <w:autoSpaceDE w:val="0"/>
              <w:autoSpaceDN w:val="0"/>
              <w:adjustRightInd w:val="0"/>
            </w:pPr>
            <w:r w:rsidRPr="00173CD4">
              <w:rPr>
                <w:rFonts w:ascii="Consolas" w:hAnsi="Consolas" w:cs="Consolas"/>
                <w:sz w:val="15"/>
                <w:szCs w:val="15"/>
              </w:rPr>
              <w:t xml:space="preserve">        </w:t>
            </w:r>
            <w:r w:rsidRPr="00173CD4">
              <w:rPr>
                <w:rFonts w:ascii="Consolas" w:hAnsi="Consolas" w:cs="Consolas"/>
                <w:color w:val="0000FF"/>
                <w:sz w:val="15"/>
                <w:szCs w:val="15"/>
              </w:rPr>
              <w:t>END IF</w:t>
            </w:r>
            <w:r w:rsidRPr="00173CD4">
              <w:rPr>
                <w:rFonts w:ascii="Consolas" w:hAnsi="Consolas" w:cs="Consolas"/>
                <w:sz w:val="15"/>
                <w:szCs w:val="15"/>
              </w:rPr>
              <w:t xml:space="preserve">  </w:t>
            </w:r>
          </w:p>
        </w:tc>
        <w:tc>
          <w:tcPr>
            <w:tcW w:w="1350" w:type="dxa"/>
          </w:tcPr>
          <w:p w14:paraId="7A532115" w14:textId="77777777" w:rsidR="000A6B49" w:rsidRDefault="000A6B49" w:rsidP="007413DA">
            <w:r>
              <w:t>9/25/13</w:t>
            </w:r>
          </w:p>
        </w:tc>
      </w:tr>
      <w:tr w:rsidR="000A6B49" w:rsidRPr="00A8639A" w14:paraId="19729D0B" w14:textId="77777777" w:rsidTr="00391691">
        <w:trPr>
          <w:cantSplit/>
        </w:trPr>
        <w:tc>
          <w:tcPr>
            <w:tcW w:w="606" w:type="dxa"/>
          </w:tcPr>
          <w:p w14:paraId="5EBA132C" w14:textId="77777777" w:rsidR="000A6B49" w:rsidRDefault="000A6B49" w:rsidP="007413DA">
            <w:r>
              <w:lastRenderedPageBreak/>
              <w:t>40</w:t>
            </w:r>
          </w:p>
        </w:tc>
        <w:tc>
          <w:tcPr>
            <w:tcW w:w="1240" w:type="dxa"/>
          </w:tcPr>
          <w:p w14:paraId="237E5D8C" w14:textId="77777777" w:rsidR="000A6B49" w:rsidRDefault="000A6B49" w:rsidP="007413DA">
            <w:r>
              <w:t xml:space="preserve">W2 </w:t>
            </w:r>
          </w:p>
        </w:tc>
        <w:tc>
          <w:tcPr>
            <w:tcW w:w="1484" w:type="dxa"/>
          </w:tcPr>
          <w:p w14:paraId="4F3C27D5" w14:textId="77777777" w:rsidR="001064DA" w:rsidRDefault="000A6B49" w:rsidP="007413DA">
            <w:r>
              <w:t xml:space="preserve">Pumps – </w:t>
            </w:r>
          </w:p>
          <w:p w14:paraId="41D7802D" w14:textId="159D5114" w:rsidR="000A6B49" w:rsidRDefault="000A6B49" w:rsidP="007413DA">
            <w:r>
              <w:t>Lateral</w:t>
            </w:r>
          </w:p>
        </w:tc>
        <w:tc>
          <w:tcPr>
            <w:tcW w:w="4500" w:type="dxa"/>
          </w:tcPr>
          <w:p w14:paraId="035D20A8" w14:textId="271F88D2" w:rsidR="000A6B49" w:rsidRDefault="000A6B49" w:rsidP="007413DA">
            <w:pPr>
              <w:pStyle w:val="PlainText"/>
              <w:rPr>
                <w:rFonts w:ascii="Calibri" w:hAnsi="Calibri"/>
                <w:sz w:val="18"/>
                <w:szCs w:val="16"/>
              </w:rPr>
            </w:pPr>
            <w:r>
              <w:rPr>
                <w:rFonts w:ascii="Calibri" w:hAnsi="Calibri"/>
                <w:sz w:val="18"/>
                <w:szCs w:val="16"/>
              </w:rPr>
              <w:t xml:space="preserve">Fixed several sections of code in the PUMP algorithm in the </w:t>
            </w:r>
            <w:proofErr w:type="gramStart"/>
            <w:r w:rsidRPr="005C131A">
              <w:rPr>
                <w:rFonts w:ascii="Calibri" w:hAnsi="Calibri"/>
                <w:b/>
                <w:bCs/>
                <w:sz w:val="18"/>
                <w:szCs w:val="16"/>
              </w:rPr>
              <w:t>hydroinout.f</w:t>
            </w:r>
            <w:proofErr w:type="gramEnd"/>
            <w:r w:rsidRPr="005C131A">
              <w:rPr>
                <w:rFonts w:ascii="Calibri" w:hAnsi="Calibri"/>
                <w:b/>
                <w:bCs/>
                <w:sz w:val="18"/>
                <w:szCs w:val="16"/>
              </w:rPr>
              <w:t>90</w:t>
            </w:r>
            <w:r>
              <w:rPr>
                <w:rFonts w:ascii="Calibri" w:hAnsi="Calibri"/>
                <w:sz w:val="18"/>
                <w:szCs w:val="16"/>
              </w:rPr>
              <w:t xml:space="preserve"> routine. Under some conditions</w:t>
            </w:r>
            <w:r w:rsidR="00F34827">
              <w:rPr>
                <w:rFonts w:ascii="Calibri" w:hAnsi="Calibri"/>
                <w:sz w:val="18"/>
                <w:szCs w:val="16"/>
              </w:rPr>
              <w:t>,</w:t>
            </w:r>
            <w:r>
              <w:rPr>
                <w:rFonts w:ascii="Calibri" w:hAnsi="Calibri"/>
                <w:sz w:val="18"/>
                <w:szCs w:val="16"/>
              </w:rPr>
              <w:t xml:space="preserve"> such as specifying “Lateral</w:t>
            </w:r>
            <w:r w:rsidR="00F34827">
              <w:rPr>
                <w:rFonts w:ascii="Calibri" w:hAnsi="Calibri"/>
                <w:sz w:val="18"/>
                <w:szCs w:val="16"/>
              </w:rPr>
              <w:t>,</w:t>
            </w:r>
            <w:r>
              <w:rPr>
                <w:rFonts w:ascii="Calibri" w:hAnsi="Calibri"/>
                <w:sz w:val="18"/>
                <w:szCs w:val="16"/>
              </w:rPr>
              <w:t>” the PUMP algorithm may not have moved the water from the upstream to the downstream segment correctly. This has been fixed and tested. Part of the code changes are shown below:</w:t>
            </w:r>
          </w:p>
          <w:p w14:paraId="26BA8C7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(LATERAL_PUMP(JP)) </w:t>
            </w:r>
            <w:r w:rsidRPr="00173CD4">
              <w:rPr>
                <w:rFonts w:ascii="Consolas" w:hAnsi="Consolas" w:cs="Consolas"/>
                <w:color w:val="0000FF"/>
                <w:sz w:val="15"/>
                <w:szCs w:val="15"/>
              </w:rPr>
              <w:t>THEN</w:t>
            </w:r>
          </w:p>
          <w:p w14:paraId="5DACB83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ELW = EL(KTWB(JWU</w:t>
            </w:r>
            <w:proofErr w:type="gramStart"/>
            <w:r w:rsidRPr="00173CD4">
              <w:rPr>
                <w:rFonts w:ascii="Consolas" w:hAnsi="Consolas" w:cs="Consolas"/>
                <w:sz w:val="15"/>
                <w:szCs w:val="15"/>
              </w:rPr>
              <w:t>),IUPU</w:t>
            </w:r>
            <w:proofErr w:type="gramEnd"/>
            <w:r w:rsidRPr="00173CD4">
              <w:rPr>
                <w:rFonts w:ascii="Consolas" w:hAnsi="Consolas" w:cs="Consolas"/>
                <w:sz w:val="15"/>
                <w:szCs w:val="15"/>
              </w:rPr>
              <w:t>(JP))-Z(IUPU(JP))*COSA(JBU)</w:t>
            </w:r>
          </w:p>
          <w:p w14:paraId="46239B7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xml:space="preserve">!    JWW       = JWW+1    </w:t>
            </w:r>
            <w:proofErr w:type="gramStart"/>
            <w:r w:rsidRPr="00173CD4">
              <w:rPr>
                <w:rFonts w:ascii="Consolas" w:hAnsi="Consolas" w:cs="Consolas"/>
                <w:color w:val="008000"/>
                <w:sz w:val="15"/>
                <w:szCs w:val="15"/>
              </w:rPr>
              <w:t xml:space="preserve">  !</w:t>
            </w:r>
            <w:proofErr w:type="gramEnd"/>
            <w:r w:rsidRPr="00173CD4">
              <w:rPr>
                <w:rFonts w:ascii="Consolas" w:hAnsi="Consolas" w:cs="Consolas"/>
                <w:color w:val="008000"/>
                <w:sz w:val="15"/>
                <w:szCs w:val="15"/>
              </w:rPr>
              <w:t xml:space="preserve"> SW 9/25/13</w:t>
            </w:r>
          </w:p>
          <w:p w14:paraId="5F0F6E9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xml:space="preserve">!    JBWD(JWW) = JBU  </w:t>
            </w:r>
          </w:p>
          <w:p w14:paraId="6E1221D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IWD(</w:t>
            </w:r>
            <w:proofErr w:type="gramStart"/>
            <w:r w:rsidRPr="00173CD4">
              <w:rPr>
                <w:rFonts w:ascii="Consolas" w:hAnsi="Consolas" w:cs="Consolas"/>
                <w:color w:val="008000"/>
                <w:sz w:val="15"/>
                <w:szCs w:val="15"/>
              </w:rPr>
              <w:t>JWW)  =</w:t>
            </w:r>
            <w:proofErr w:type="gramEnd"/>
            <w:r w:rsidRPr="00173CD4">
              <w:rPr>
                <w:rFonts w:ascii="Consolas" w:hAnsi="Consolas" w:cs="Consolas"/>
                <w:color w:val="008000"/>
                <w:sz w:val="15"/>
                <w:szCs w:val="15"/>
              </w:rPr>
              <w:t xml:space="preserve"> IUPU(JP)</w:t>
            </w:r>
          </w:p>
          <w:p w14:paraId="48AA366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ELSE</w:t>
            </w:r>
          </w:p>
          <w:p w14:paraId="44F54DC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ELW = EL(KTWB(JWU</w:t>
            </w:r>
            <w:proofErr w:type="gramStart"/>
            <w:r w:rsidRPr="00173CD4">
              <w:rPr>
                <w:rFonts w:ascii="Consolas" w:hAnsi="Consolas" w:cs="Consolas"/>
                <w:sz w:val="15"/>
                <w:szCs w:val="15"/>
              </w:rPr>
              <w:t>),IUPU</w:t>
            </w:r>
            <w:proofErr w:type="gramEnd"/>
            <w:r w:rsidRPr="00173CD4">
              <w:rPr>
                <w:rFonts w:ascii="Consolas" w:hAnsi="Consolas" w:cs="Consolas"/>
                <w:sz w:val="15"/>
                <w:szCs w:val="15"/>
              </w:rPr>
              <w:t>(JP))-Z(IUPU(JP))*COSA(JBU)-SINA(JBU)*DLX(IUPU(JP))*0.5</w:t>
            </w:r>
          </w:p>
          <w:p w14:paraId="11B6A98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JSS(</w:t>
            </w:r>
            <w:proofErr w:type="gramStart"/>
            <w:r w:rsidRPr="00173CD4">
              <w:rPr>
                <w:rFonts w:ascii="Consolas" w:hAnsi="Consolas" w:cs="Consolas"/>
                <w:color w:val="008000"/>
                <w:sz w:val="15"/>
                <w:szCs w:val="15"/>
              </w:rPr>
              <w:t xml:space="preserve">JBU)   </w:t>
            </w:r>
            <w:proofErr w:type="gramEnd"/>
            <w:r w:rsidRPr="00173CD4">
              <w:rPr>
                <w:rFonts w:ascii="Consolas" w:hAnsi="Consolas" w:cs="Consolas"/>
                <w:color w:val="008000"/>
                <w:sz w:val="15"/>
                <w:szCs w:val="15"/>
              </w:rPr>
              <w:t xml:space="preserve">              =  JSS(JBU)+1     ! SW 9/25/13</w:t>
            </w:r>
          </w:p>
          <w:p w14:paraId="2791B99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IF</w:t>
            </w:r>
          </w:p>
          <w:p w14:paraId="1C8AB0A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w:t>
            </w:r>
          </w:p>
          <w:p w14:paraId="0FA6B5E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(PUMPON(JP)) </w:t>
            </w:r>
            <w:r w:rsidRPr="00173CD4">
              <w:rPr>
                <w:rFonts w:ascii="Consolas" w:hAnsi="Consolas" w:cs="Consolas"/>
                <w:color w:val="0000FF"/>
                <w:sz w:val="15"/>
                <w:szCs w:val="15"/>
              </w:rPr>
              <w:t>THEN</w:t>
            </w:r>
          </w:p>
          <w:p w14:paraId="099C44B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(LATERAL_PUMP(JP)) </w:t>
            </w:r>
            <w:r w:rsidRPr="00173CD4">
              <w:rPr>
                <w:rFonts w:ascii="Consolas" w:hAnsi="Consolas" w:cs="Consolas"/>
                <w:color w:val="0000FF"/>
                <w:sz w:val="15"/>
                <w:szCs w:val="15"/>
              </w:rPr>
              <w:t>THEN</w:t>
            </w:r>
          </w:p>
          <w:p w14:paraId="4B05015D"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JLAT      = 1</w:t>
            </w:r>
          </w:p>
          <w:p w14:paraId="1A12214F"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JWW       = JWW+1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9/25/13</w:t>
            </w:r>
          </w:p>
          <w:p w14:paraId="449482FB" w14:textId="77777777" w:rsidR="000A6B49" w:rsidRPr="00173CD4" w:rsidRDefault="000A6B49" w:rsidP="007413DA">
            <w:pPr>
              <w:pStyle w:val="PlainText"/>
              <w:rPr>
                <w:rFonts w:ascii="Calibri" w:hAnsi="Calibri"/>
                <w:sz w:val="15"/>
                <w:szCs w:val="15"/>
              </w:rPr>
            </w:pPr>
            <w:r w:rsidRPr="00173CD4">
              <w:rPr>
                <w:rFonts w:ascii="Calibri" w:hAnsi="Calibri"/>
                <w:sz w:val="15"/>
                <w:szCs w:val="15"/>
              </w:rPr>
              <w:t>…</w:t>
            </w:r>
          </w:p>
          <w:p w14:paraId="1071A2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CALL</w:t>
            </w:r>
            <w:r w:rsidRPr="00173CD4">
              <w:rPr>
                <w:rFonts w:ascii="Consolas" w:hAnsi="Consolas" w:cs="Consolas"/>
                <w:sz w:val="15"/>
                <w:szCs w:val="15"/>
              </w:rPr>
              <w:t xml:space="preserve"> LATERAL_WITHDRAWAL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(JWW)</w:t>
            </w:r>
          </w:p>
          <w:p w14:paraId="726ABE5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K=KTW(JWW</w:t>
            </w:r>
            <w:proofErr w:type="gramStart"/>
            <w:r w:rsidRPr="00173CD4">
              <w:rPr>
                <w:rFonts w:ascii="Consolas" w:hAnsi="Consolas" w:cs="Consolas"/>
                <w:sz w:val="15"/>
                <w:szCs w:val="15"/>
              </w:rPr>
              <w:t>),KBW</w:t>
            </w:r>
            <w:proofErr w:type="gramEnd"/>
            <w:r w:rsidRPr="00173CD4">
              <w:rPr>
                <w:rFonts w:ascii="Consolas" w:hAnsi="Consolas" w:cs="Consolas"/>
                <w:sz w:val="15"/>
                <w:szCs w:val="15"/>
              </w:rPr>
              <w:t>(JWW)</w:t>
            </w:r>
          </w:p>
          <w:p w14:paraId="04147C2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QSS(</w:t>
            </w:r>
            <w:proofErr w:type="gramStart"/>
            <w:r w:rsidRPr="00173CD4">
              <w:rPr>
                <w:rFonts w:ascii="Consolas" w:hAnsi="Consolas" w:cs="Consolas"/>
                <w:sz w:val="15"/>
                <w:szCs w:val="15"/>
              </w:rPr>
              <w:t>K,I</w:t>
            </w:r>
            <w:proofErr w:type="gramEnd"/>
            <w:r w:rsidRPr="00173CD4">
              <w:rPr>
                <w:rFonts w:ascii="Consolas" w:hAnsi="Consolas" w:cs="Consolas"/>
                <w:sz w:val="15"/>
                <w:szCs w:val="15"/>
              </w:rPr>
              <w:t>) = QSS(K,I)-QSW(K,JWW)</w:t>
            </w:r>
          </w:p>
          <w:p w14:paraId="20EAA8C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DO</w:t>
            </w:r>
            <w:r w:rsidRPr="00173CD4">
              <w:rPr>
                <w:rFonts w:ascii="Consolas" w:hAnsi="Consolas" w:cs="Consolas"/>
                <w:sz w:val="15"/>
                <w:szCs w:val="15"/>
              </w:rPr>
              <w:t xml:space="preserve">    </w:t>
            </w:r>
          </w:p>
          <w:p w14:paraId="655982E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(IDPU(JP) /= 0) </w:t>
            </w:r>
            <w:r w:rsidRPr="00173CD4">
              <w:rPr>
                <w:rFonts w:ascii="Consolas" w:hAnsi="Consolas" w:cs="Consolas"/>
                <w:color w:val="0000FF"/>
                <w:sz w:val="15"/>
                <w:szCs w:val="15"/>
              </w:rPr>
              <w:t>THEN</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MOVED CODE SW 9/25/13</w:t>
            </w:r>
          </w:p>
          <w:p w14:paraId="35FFC2F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JTT              = JTT+1</w:t>
            </w:r>
          </w:p>
          <w:p w14:paraId="2FE85368" w14:textId="77777777" w:rsidR="000A6B49" w:rsidRPr="00173CD4" w:rsidRDefault="000A6B49" w:rsidP="007413DA">
            <w:pPr>
              <w:pStyle w:val="PlainText"/>
              <w:rPr>
                <w:rFonts w:ascii="Calibri" w:hAnsi="Calibri"/>
                <w:sz w:val="15"/>
                <w:szCs w:val="15"/>
              </w:rPr>
            </w:pPr>
            <w:r w:rsidRPr="00173CD4">
              <w:rPr>
                <w:rFonts w:ascii="Calibri" w:hAnsi="Calibri"/>
                <w:sz w:val="15"/>
                <w:szCs w:val="15"/>
              </w:rPr>
              <w:t>…</w:t>
            </w:r>
          </w:p>
          <w:p w14:paraId="7ED47B0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ELSE</w:t>
            </w:r>
          </w:p>
          <w:p w14:paraId="3881530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JSS(</w:t>
            </w:r>
            <w:proofErr w:type="gramStart"/>
            <w:r w:rsidRPr="00173CD4">
              <w:rPr>
                <w:rFonts w:ascii="Consolas" w:hAnsi="Consolas" w:cs="Consolas"/>
                <w:sz w:val="15"/>
                <w:szCs w:val="15"/>
              </w:rPr>
              <w:t xml:space="preserve">JBU)   </w:t>
            </w:r>
            <w:proofErr w:type="gramEnd"/>
            <w:r w:rsidRPr="00173CD4">
              <w:rPr>
                <w:rFonts w:ascii="Consolas" w:hAnsi="Consolas" w:cs="Consolas"/>
                <w:sz w:val="15"/>
                <w:szCs w:val="15"/>
              </w:rPr>
              <w:t xml:space="preserve">              =  JSS(JBU)+1     </w:t>
            </w:r>
            <w:r w:rsidRPr="00173CD4">
              <w:rPr>
                <w:rFonts w:ascii="Consolas" w:hAnsi="Consolas" w:cs="Consolas"/>
                <w:color w:val="008000"/>
                <w:sz w:val="15"/>
                <w:szCs w:val="15"/>
              </w:rPr>
              <w:t>! SW 9/25/13</w:t>
            </w:r>
          </w:p>
          <w:p w14:paraId="545AFB1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KTSW(JSS(JBU</w:t>
            </w:r>
            <w:proofErr w:type="gramStart"/>
            <w:r w:rsidRPr="00173CD4">
              <w:rPr>
                <w:rFonts w:ascii="Consolas" w:hAnsi="Consolas" w:cs="Consolas"/>
                <w:sz w:val="15"/>
                <w:szCs w:val="15"/>
              </w:rPr>
              <w:t>),JBU</w:t>
            </w:r>
            <w:proofErr w:type="gramEnd"/>
            <w:r w:rsidRPr="00173CD4">
              <w:rPr>
                <w:rFonts w:ascii="Consolas" w:hAnsi="Consolas" w:cs="Consolas"/>
                <w:sz w:val="15"/>
                <w:szCs w:val="15"/>
              </w:rPr>
              <w:t>)       =  KTPU(JP)</w:t>
            </w:r>
          </w:p>
          <w:p w14:paraId="415FD9D4" w14:textId="77777777" w:rsidR="000A6B49" w:rsidRDefault="000A6B49" w:rsidP="007413DA">
            <w:pPr>
              <w:pStyle w:val="PlainText"/>
              <w:rPr>
                <w:rFonts w:ascii="Calibri" w:hAnsi="Calibri"/>
                <w:sz w:val="18"/>
                <w:szCs w:val="16"/>
              </w:rPr>
            </w:pPr>
            <w:r w:rsidRPr="00173CD4">
              <w:rPr>
                <w:rFonts w:ascii="Calibri" w:hAnsi="Calibri"/>
                <w:sz w:val="15"/>
                <w:szCs w:val="15"/>
              </w:rPr>
              <w:t>…</w:t>
            </w:r>
          </w:p>
        </w:tc>
        <w:tc>
          <w:tcPr>
            <w:tcW w:w="1350" w:type="dxa"/>
          </w:tcPr>
          <w:p w14:paraId="15347B80" w14:textId="77777777" w:rsidR="000A6B49" w:rsidRDefault="000A6B49" w:rsidP="007413DA">
            <w:r>
              <w:t>9/25/13</w:t>
            </w:r>
          </w:p>
        </w:tc>
      </w:tr>
      <w:tr w:rsidR="000A6B49" w:rsidRPr="00A8639A" w14:paraId="08902C87" w14:textId="77777777" w:rsidTr="00391691">
        <w:trPr>
          <w:cantSplit/>
        </w:trPr>
        <w:tc>
          <w:tcPr>
            <w:tcW w:w="606" w:type="dxa"/>
          </w:tcPr>
          <w:p w14:paraId="5CFF63AB" w14:textId="77777777" w:rsidR="000A6B49" w:rsidRDefault="000A6B49" w:rsidP="007413DA">
            <w:r>
              <w:lastRenderedPageBreak/>
              <w:t>41</w:t>
            </w:r>
          </w:p>
        </w:tc>
        <w:tc>
          <w:tcPr>
            <w:tcW w:w="1240" w:type="dxa"/>
          </w:tcPr>
          <w:p w14:paraId="4C9F8B8F" w14:textId="77777777" w:rsidR="000A6B49" w:rsidRDefault="000A6B49" w:rsidP="007413DA">
            <w:r>
              <w:t xml:space="preserve">W2 </w:t>
            </w:r>
          </w:p>
        </w:tc>
        <w:tc>
          <w:tcPr>
            <w:tcW w:w="1484" w:type="dxa"/>
          </w:tcPr>
          <w:p w14:paraId="324F8833" w14:textId="77777777" w:rsidR="001064DA" w:rsidRDefault="000A6B49" w:rsidP="007413DA">
            <w:r>
              <w:t xml:space="preserve">Clean up memory </w:t>
            </w:r>
          </w:p>
          <w:p w14:paraId="1FB9D121" w14:textId="2C6ED0DD" w:rsidR="000A6B49" w:rsidRDefault="000A6B49" w:rsidP="007413DA">
            <w:r>
              <w:t xml:space="preserve">issues </w:t>
            </w:r>
          </w:p>
        </w:tc>
        <w:tc>
          <w:tcPr>
            <w:tcW w:w="4500" w:type="dxa"/>
          </w:tcPr>
          <w:p w14:paraId="1B1FD864" w14:textId="0322D553" w:rsidR="000A6B49" w:rsidRDefault="00436128" w:rsidP="007413DA">
            <w:pPr>
              <w:pStyle w:val="PlainText"/>
              <w:rPr>
                <w:rFonts w:ascii="Calibri" w:hAnsi="Calibri"/>
                <w:sz w:val="18"/>
                <w:szCs w:val="16"/>
              </w:rPr>
            </w:pPr>
            <w:r>
              <w:rPr>
                <w:rFonts w:ascii="Calibri" w:hAnsi="Calibri"/>
                <w:sz w:val="18"/>
                <w:szCs w:val="16"/>
              </w:rPr>
              <w:t>Cleaned up a</w:t>
            </w:r>
            <w:r w:rsidR="000A6B49">
              <w:rPr>
                <w:rFonts w:ascii="Calibri" w:hAnsi="Calibri"/>
                <w:sz w:val="18"/>
                <w:szCs w:val="16"/>
              </w:rPr>
              <w:t xml:space="preserve"> series of minor memory issues. This should have no impacts on current model runs. These were usually uninitialized memory. Code changes include</w:t>
            </w:r>
            <w:r w:rsidR="00CD4CEC">
              <w:rPr>
                <w:rFonts w:ascii="Calibri" w:hAnsi="Calibri"/>
                <w:sz w:val="18"/>
                <w:szCs w:val="16"/>
              </w:rPr>
              <w:t xml:space="preserve"> the following:</w:t>
            </w:r>
          </w:p>
          <w:p w14:paraId="2FBD298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w:t>
            </w:r>
            <w:r w:rsidRPr="00173CD4">
              <w:rPr>
                <w:rFonts w:ascii="Consolas" w:hAnsi="Consolas" w:cs="Consolas"/>
                <w:sz w:val="15"/>
                <w:szCs w:val="15"/>
              </w:rPr>
              <w:t>)</w:t>
            </w:r>
          </w:p>
          <w:p w14:paraId="06EEF889" w14:textId="77777777" w:rsidR="000A6B49"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KFNAME2=</w:t>
            </w:r>
            <w:r w:rsidRPr="00173CD4">
              <w:rPr>
                <w:rFonts w:ascii="Consolas" w:hAnsi="Consolas" w:cs="Consolas"/>
                <w:color w:val="A31515"/>
                <w:sz w:val="15"/>
                <w:szCs w:val="15"/>
              </w:rPr>
              <w:t>'     '</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9/27/13 INITIALIZE ENTIRE ARRAY</w:t>
            </w:r>
          </w:p>
          <w:p w14:paraId="18C1671B"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KFWBC   =</w:t>
            </w:r>
            <w:r w:rsidRPr="00173CD4">
              <w:rPr>
                <w:rFonts w:ascii="Consolas" w:hAnsi="Consolas" w:cs="Consolas"/>
                <w:color w:val="A31515"/>
                <w:sz w:val="15"/>
                <w:szCs w:val="15"/>
              </w:rPr>
              <w:t>'     '</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9/27/13 INITIALIZE ENTIRE ARRAY</w:t>
            </w:r>
          </w:p>
          <w:p w14:paraId="4E9D2749" w14:textId="77777777" w:rsidR="000A6B49" w:rsidRPr="00173CD4" w:rsidRDefault="000A6B49" w:rsidP="007413DA">
            <w:pPr>
              <w:pStyle w:val="PlainText"/>
              <w:rPr>
                <w:rFonts w:ascii="Calibri" w:hAnsi="Calibri"/>
                <w:sz w:val="15"/>
                <w:szCs w:val="15"/>
              </w:rPr>
            </w:pPr>
          </w:p>
          <w:p w14:paraId="7DF9095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'(//(:8X,9I8))</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(KBWD(JW),   JW=1,NWD); TRC= </w:t>
            </w:r>
            <w:r w:rsidRPr="00173CD4">
              <w:rPr>
                <w:rFonts w:ascii="Consolas" w:hAnsi="Consolas" w:cs="Consolas"/>
                <w:color w:val="A31515"/>
                <w:sz w:val="15"/>
                <w:szCs w:val="15"/>
              </w:rPr>
              <w:t>'      '</w:t>
            </w:r>
            <w:r w:rsidRPr="00173CD4">
              <w:rPr>
                <w:rFonts w:ascii="Consolas" w:hAnsi="Consolas" w:cs="Consolas"/>
                <w:sz w:val="15"/>
                <w:szCs w:val="15"/>
              </w:rPr>
              <w:t xml:space="preserve">  </w:t>
            </w:r>
            <w:r w:rsidRPr="00173CD4">
              <w:rPr>
                <w:rFonts w:ascii="Consolas" w:hAnsi="Consolas" w:cs="Consolas"/>
                <w:color w:val="008000"/>
                <w:sz w:val="15"/>
                <w:szCs w:val="15"/>
              </w:rPr>
              <w:t>! SW 9/27/13 INITIALIZATION SINCE ALLOCATION IS TO NTRT</w:t>
            </w:r>
          </w:p>
          <w:p w14:paraId="55E9199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'(//(:8X,9A8))</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(TRC(JT),    JT=1,NTR)</w:t>
            </w:r>
          </w:p>
          <w:p w14:paraId="6A868EFD" w14:textId="77777777" w:rsidR="000A6B49" w:rsidRPr="00173CD4" w:rsidRDefault="000A6B49" w:rsidP="007413DA">
            <w:pPr>
              <w:pStyle w:val="PlainText"/>
              <w:rPr>
                <w:rFonts w:ascii="Calibri" w:hAnsi="Calibri"/>
                <w:sz w:val="15"/>
                <w:szCs w:val="15"/>
              </w:rPr>
            </w:pPr>
          </w:p>
          <w:p w14:paraId="47286C6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EHSN(JE</w:t>
            </w:r>
            <w:proofErr w:type="gramStart"/>
            <w:r w:rsidRPr="00173CD4">
              <w:rPr>
                <w:rFonts w:ascii="Consolas" w:hAnsi="Consolas" w:cs="Consolas"/>
                <w:sz w:val="15"/>
                <w:szCs w:val="15"/>
              </w:rPr>
              <w:t xml:space="preserve">),   </w:t>
            </w:r>
            <w:proofErr w:type="gramEnd"/>
            <w:r w:rsidRPr="00173CD4">
              <w:rPr>
                <w:rFonts w:ascii="Consolas" w:hAnsi="Consolas" w:cs="Consolas"/>
                <w:sz w:val="15"/>
                <w:szCs w:val="15"/>
              </w:rPr>
              <w:t xml:space="preserve">EHSSI(JE),                                                  JE=1,NEPT)        </w:t>
            </w:r>
            <w:r w:rsidRPr="00173CD4">
              <w:rPr>
                <w:rFonts w:ascii="Consolas" w:hAnsi="Consolas" w:cs="Consolas"/>
                <w:color w:val="008000"/>
                <w:sz w:val="15"/>
                <w:szCs w:val="15"/>
              </w:rPr>
              <w:t>!JE=1,NEP)  SW 9/27/13</w:t>
            </w:r>
          </w:p>
          <w:p w14:paraId="74D3AC3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'(//(8X,2F8.</w:t>
            </w:r>
            <w:proofErr w:type="gramStart"/>
            <w:r w:rsidRPr="00173CD4">
              <w:rPr>
                <w:rFonts w:ascii="Consolas" w:hAnsi="Consolas" w:cs="Consolas"/>
                <w:color w:val="A31515"/>
                <w:sz w:val="15"/>
                <w:szCs w:val="15"/>
              </w:rPr>
              <w:t>0,I</w:t>
            </w:r>
            <w:proofErr w:type="gramEnd"/>
            <w:r w:rsidRPr="00173CD4">
              <w:rPr>
                <w:rFonts w:ascii="Consolas" w:hAnsi="Consolas" w:cs="Consolas"/>
                <w:color w:val="A31515"/>
                <w:sz w:val="15"/>
                <w:szCs w:val="15"/>
              </w:rPr>
              <w:t>8,F8.0))'</w:t>
            </w:r>
            <w:r w:rsidRPr="00173CD4">
              <w:rPr>
                <w:rFonts w:ascii="Consolas" w:hAnsi="Consolas" w:cs="Consolas"/>
                <w:sz w:val="15"/>
                <w:szCs w:val="15"/>
              </w:rPr>
              <w:t xml:space="preserve">) (ESAT(JE),   EHS(JE),    ENEQN(JE),  ENPR(JE),                           JE=1,NEPT)        </w:t>
            </w:r>
            <w:r w:rsidRPr="00173CD4">
              <w:rPr>
                <w:rFonts w:ascii="Consolas" w:hAnsi="Consolas" w:cs="Consolas"/>
                <w:color w:val="008000"/>
                <w:sz w:val="15"/>
                <w:szCs w:val="15"/>
              </w:rPr>
              <w:t>!JE=1,NEP)  SW 9/27/13</w:t>
            </w:r>
          </w:p>
          <w:p w14:paraId="7782C36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'(//(8X,8F8.0))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(ET1(JE),    ET2(JE),    ET3(JE),    ET4(JE),    EK1(JE),   EK2(JE),                         &amp;</w:t>
            </w:r>
          </w:p>
          <w:p w14:paraId="6E8EFEF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EK3(JE</w:t>
            </w:r>
            <w:proofErr w:type="gramStart"/>
            <w:r w:rsidRPr="00173CD4">
              <w:rPr>
                <w:rFonts w:ascii="Consolas" w:hAnsi="Consolas" w:cs="Consolas"/>
                <w:sz w:val="15"/>
                <w:szCs w:val="15"/>
              </w:rPr>
              <w:t xml:space="preserve">),   </w:t>
            </w:r>
            <w:proofErr w:type="gramEnd"/>
            <w:r w:rsidRPr="00173CD4">
              <w:rPr>
                <w:rFonts w:ascii="Consolas" w:hAnsi="Consolas" w:cs="Consolas"/>
                <w:sz w:val="15"/>
                <w:szCs w:val="15"/>
              </w:rPr>
              <w:t xml:space="preserve"> EK4(JE),                                                    JE=1,NEPT)        </w:t>
            </w:r>
            <w:r w:rsidRPr="00173CD4">
              <w:rPr>
                <w:rFonts w:ascii="Consolas" w:hAnsi="Consolas" w:cs="Consolas"/>
                <w:color w:val="008000"/>
                <w:sz w:val="15"/>
                <w:szCs w:val="15"/>
              </w:rPr>
              <w:t>!JE=1,NEP)  SW 9/27/13</w:t>
            </w:r>
          </w:p>
          <w:p w14:paraId="7ED90F24"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'(//(8X,6F8.0))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(EP(JE),     EN(JE),     EC(JE),     ESI(JE),    ECHLA(JE), EPOM(JE),    JE=1,NEPT)        </w:t>
            </w:r>
            <w:r w:rsidRPr="00173CD4">
              <w:rPr>
                <w:rFonts w:ascii="Consolas" w:hAnsi="Consolas" w:cs="Consolas"/>
                <w:color w:val="008000"/>
                <w:sz w:val="15"/>
                <w:szCs w:val="15"/>
              </w:rPr>
              <w:t>!JE=1,NEP)  SW 9/27/13</w:t>
            </w:r>
          </w:p>
          <w:p w14:paraId="6826D32F" w14:textId="77777777" w:rsidR="000A6B49" w:rsidRPr="00173CD4" w:rsidRDefault="000A6B49" w:rsidP="007413DA">
            <w:pPr>
              <w:pStyle w:val="PlainText"/>
              <w:rPr>
                <w:rFonts w:ascii="Calibri" w:hAnsi="Calibri"/>
                <w:sz w:val="15"/>
                <w:szCs w:val="15"/>
              </w:rPr>
            </w:pPr>
          </w:p>
          <w:p w14:paraId="34809CB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w:t>
            </w:r>
            <w:proofErr w:type="gramStart"/>
            <w:r w:rsidRPr="00173CD4">
              <w:rPr>
                <w:rFonts w:ascii="Consolas" w:hAnsi="Consolas" w:cs="Consolas"/>
                <w:color w:val="A31515"/>
                <w:sz w:val="15"/>
                <w:szCs w:val="15"/>
              </w:rPr>
              <w:t>X,A</w:t>
            </w:r>
            <w:proofErr w:type="gramEnd"/>
            <w:r w:rsidRPr="00173CD4">
              <w:rPr>
                <w:rFonts w:ascii="Consolas" w:hAnsi="Consolas" w:cs="Consolas"/>
                <w:color w:val="A31515"/>
                <w:sz w:val="15"/>
                <w:szCs w:val="15"/>
              </w:rPr>
              <w:t>8,I8,A8)'</w:t>
            </w:r>
            <w:r w:rsidRPr="00173CD4">
              <w:rPr>
                <w:rFonts w:ascii="Consolas" w:hAnsi="Consolas" w:cs="Consolas"/>
                <w:sz w:val="15"/>
                <w:szCs w:val="15"/>
              </w:rPr>
              <w:t xml:space="preserve">)         RSOC,    NRSO,    RSIC; RSOD=0.0 </w:t>
            </w:r>
            <w:r w:rsidRPr="00173CD4">
              <w:rPr>
                <w:rFonts w:ascii="Consolas" w:hAnsi="Consolas" w:cs="Consolas"/>
                <w:color w:val="008000"/>
                <w:sz w:val="15"/>
                <w:szCs w:val="15"/>
              </w:rPr>
              <w:t>! SW 9/27/13 INITIALIZE SINCE ALLOCATED AS NOD BUT ONLY NRSO USED</w:t>
            </w:r>
          </w:p>
          <w:p w14:paraId="450844B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(RSOD(J), J=1,NRSO)</w:t>
            </w:r>
          </w:p>
          <w:p w14:paraId="6940D11B" w14:textId="77777777" w:rsidR="000A6B49" w:rsidRPr="00173CD4" w:rsidRDefault="000A6B49" w:rsidP="007413DA">
            <w:pPr>
              <w:pStyle w:val="PlainText"/>
              <w:rPr>
                <w:rFonts w:ascii="Calibri" w:hAnsi="Calibri"/>
                <w:sz w:val="15"/>
                <w:szCs w:val="15"/>
              </w:rPr>
            </w:pPr>
          </w:p>
          <w:p w14:paraId="76A2F49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w:t>
            </w:r>
            <w:proofErr w:type="gramStart"/>
            <w:r w:rsidRPr="00173CD4">
              <w:rPr>
                <w:rFonts w:ascii="Consolas" w:hAnsi="Consolas" w:cs="Consolas"/>
                <w:color w:val="A31515"/>
                <w:sz w:val="15"/>
                <w:szCs w:val="15"/>
              </w:rPr>
              <w:t>X,I</w:t>
            </w:r>
            <w:proofErr w:type="gramEnd"/>
            <w:r w:rsidRPr="00173CD4">
              <w:rPr>
                <w:rFonts w:ascii="Consolas" w:hAnsi="Consolas" w:cs="Consolas"/>
                <w:color w:val="A31515"/>
                <w:sz w:val="15"/>
                <w:szCs w:val="15"/>
              </w:rPr>
              <w:t>8,F8.0,a8)'</w:t>
            </w:r>
            <w:r w:rsidRPr="00173CD4">
              <w:rPr>
                <w:rFonts w:ascii="Consolas" w:hAnsi="Consolas" w:cs="Consolas"/>
                <w:sz w:val="15"/>
                <w:szCs w:val="15"/>
              </w:rPr>
              <w:t xml:space="preserve">)         NDLT,     DLTMIN, DLTINTER; DLTD=0.0  </w:t>
            </w:r>
            <w:r w:rsidRPr="00173CD4">
              <w:rPr>
                <w:rFonts w:ascii="Consolas" w:hAnsi="Consolas" w:cs="Consolas"/>
                <w:color w:val="008000"/>
                <w:sz w:val="15"/>
                <w:szCs w:val="15"/>
              </w:rPr>
              <w:t>! SW 9/28/13 INITIALIZE ARRAY TO NOD SINCE ONLY NDLT ASSIGNED</w:t>
            </w:r>
          </w:p>
          <w:p w14:paraId="648E216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(DLTD(J),            J =1,NDLT)</w:t>
            </w:r>
          </w:p>
          <w:p w14:paraId="3BA3DFC1" w14:textId="77777777" w:rsidR="000A6B49" w:rsidRPr="00173CD4" w:rsidRDefault="000A6B49" w:rsidP="007413DA">
            <w:pPr>
              <w:pStyle w:val="PlainText"/>
              <w:rPr>
                <w:rFonts w:ascii="Calibri" w:hAnsi="Calibri"/>
                <w:sz w:val="15"/>
                <w:szCs w:val="15"/>
              </w:rPr>
            </w:pPr>
          </w:p>
          <w:p w14:paraId="18CBD492"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SINKC(</w:t>
            </w:r>
            <w:proofErr w:type="gramStart"/>
            <w:r w:rsidRPr="00173CD4">
              <w:rPr>
                <w:rFonts w:ascii="Consolas" w:hAnsi="Consolas" w:cs="Consolas"/>
                <w:sz w:val="15"/>
                <w:szCs w:val="15"/>
              </w:rPr>
              <w:t>1:NSTR</w:t>
            </w:r>
            <w:proofErr w:type="gramEnd"/>
            <w:r w:rsidRPr="00173CD4">
              <w:rPr>
                <w:rFonts w:ascii="Consolas" w:hAnsi="Consolas" w:cs="Consolas"/>
                <w:sz w:val="15"/>
                <w:szCs w:val="15"/>
              </w:rPr>
              <w:t>(JB),JB) = SINKCT(1:NSTR(JB),JB)</w:t>
            </w:r>
          </w:p>
          <w:p w14:paraId="5EA696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POINT_SINK(</w:t>
            </w:r>
            <w:proofErr w:type="gramStart"/>
            <w:r w:rsidRPr="00173CD4">
              <w:rPr>
                <w:rFonts w:ascii="Consolas" w:hAnsi="Consolas" w:cs="Consolas"/>
                <w:sz w:val="15"/>
                <w:szCs w:val="15"/>
              </w:rPr>
              <w:t>1:NSTR</w:t>
            </w:r>
            <w:proofErr w:type="gramEnd"/>
            <w:r w:rsidRPr="00173CD4">
              <w:rPr>
                <w:rFonts w:ascii="Consolas" w:hAnsi="Consolas" w:cs="Consolas"/>
                <w:sz w:val="15"/>
                <w:szCs w:val="15"/>
              </w:rPr>
              <w:t xml:space="preserve">(JB),JB) = SINKC(1:NSTR(JB),JB) == </w:t>
            </w:r>
            <w:r w:rsidRPr="00173CD4">
              <w:rPr>
                <w:rFonts w:ascii="Consolas" w:hAnsi="Consolas" w:cs="Consolas"/>
                <w:color w:val="A31515"/>
                <w:sz w:val="15"/>
                <w:szCs w:val="15"/>
              </w:rPr>
              <w:t>'   POINT'</w:t>
            </w:r>
            <w:r w:rsidRPr="00173CD4">
              <w:rPr>
                <w:rFonts w:ascii="Consolas" w:hAnsi="Consolas" w:cs="Consolas"/>
                <w:sz w:val="15"/>
                <w:szCs w:val="15"/>
              </w:rPr>
              <w:t xml:space="preserve">   </w:t>
            </w:r>
            <w:r w:rsidRPr="00173CD4">
              <w:rPr>
                <w:rFonts w:ascii="Consolas" w:hAnsi="Consolas" w:cs="Consolas"/>
                <w:color w:val="008000"/>
                <w:sz w:val="15"/>
                <w:szCs w:val="15"/>
              </w:rPr>
              <w:t>! SW 9/27/13</w:t>
            </w:r>
          </w:p>
          <w:p w14:paraId="37DF958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DO</w:t>
            </w:r>
          </w:p>
          <w:p w14:paraId="177757CC"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POINT_SINK = SINKC == '   POINT'</w:t>
            </w:r>
          </w:p>
          <w:p w14:paraId="586FF018" w14:textId="77777777" w:rsidR="000A6B49" w:rsidRDefault="000A6B49" w:rsidP="007413DA">
            <w:pPr>
              <w:autoSpaceDE w:val="0"/>
              <w:autoSpaceDN w:val="0"/>
              <w:adjustRightInd w:val="0"/>
              <w:rPr>
                <w:sz w:val="18"/>
                <w:szCs w:val="16"/>
              </w:rPr>
            </w:pPr>
          </w:p>
          <w:p w14:paraId="595AB164" w14:textId="77777777" w:rsidR="000A6B49" w:rsidRPr="00AB1064" w:rsidRDefault="000A6B49" w:rsidP="007413DA">
            <w:pPr>
              <w:autoSpaceDE w:val="0"/>
              <w:autoSpaceDN w:val="0"/>
              <w:adjustRightInd w:val="0"/>
              <w:rPr>
                <w:rFonts w:ascii="Consolas" w:hAnsi="Consolas" w:cs="Consolas"/>
                <w:sz w:val="15"/>
                <w:szCs w:val="15"/>
              </w:rPr>
            </w:pPr>
            <w:r>
              <w:rPr>
                <w:rFonts w:ascii="Consolas" w:hAnsi="Consolas" w:cs="Consolas"/>
                <w:sz w:val="15"/>
                <w:szCs w:val="15"/>
              </w:rPr>
              <w:t xml:space="preserve">  </w:t>
            </w:r>
            <w:r w:rsidRPr="00AB1064">
              <w:rPr>
                <w:rFonts w:ascii="Consolas" w:hAnsi="Consolas" w:cs="Consolas"/>
                <w:sz w:val="15"/>
                <w:szCs w:val="15"/>
              </w:rPr>
              <w:t>COLDEP=ELWS(I)-COLB</w:t>
            </w:r>
          </w:p>
          <w:p w14:paraId="07544005" w14:textId="77777777" w:rsidR="000A6B49" w:rsidRPr="00AB1064" w:rsidRDefault="000A6B49" w:rsidP="007413DA">
            <w:pPr>
              <w:autoSpaceDE w:val="0"/>
              <w:autoSpaceDN w:val="0"/>
              <w:adjustRightInd w:val="0"/>
              <w:rPr>
                <w:rFonts w:ascii="Consolas" w:hAnsi="Consolas" w:cs="Consolas"/>
                <w:sz w:val="15"/>
                <w:szCs w:val="15"/>
              </w:rPr>
            </w:pPr>
            <w:r>
              <w:rPr>
                <w:rFonts w:ascii="Consolas" w:hAnsi="Consolas" w:cs="Consolas"/>
                <w:sz w:val="15"/>
                <w:szCs w:val="15"/>
              </w:rPr>
              <w:t xml:space="preserve"> </w:t>
            </w:r>
            <w:r w:rsidRPr="00AB1064">
              <w:rPr>
                <w:rFonts w:ascii="Consolas" w:hAnsi="Consolas" w:cs="Consolas"/>
                <w:sz w:val="15"/>
                <w:szCs w:val="15"/>
              </w:rPr>
              <w:t xml:space="preserve">  </w:t>
            </w:r>
            <w:r w:rsidRPr="00AB1064">
              <w:rPr>
                <w:rFonts w:ascii="Consolas" w:hAnsi="Consolas" w:cs="Consolas"/>
                <w:color w:val="008000"/>
                <w:sz w:val="15"/>
                <w:szCs w:val="15"/>
              </w:rPr>
              <w:t>!     MACT(</w:t>
            </w:r>
            <w:proofErr w:type="gramStart"/>
            <w:r w:rsidRPr="00AB1064">
              <w:rPr>
                <w:rFonts w:ascii="Consolas" w:hAnsi="Consolas" w:cs="Consolas"/>
                <w:color w:val="008000"/>
                <w:sz w:val="15"/>
                <w:szCs w:val="15"/>
              </w:rPr>
              <w:t>J,KT</w:t>
            </w:r>
            <w:proofErr w:type="gramEnd"/>
            <w:r w:rsidRPr="00AB1064">
              <w:rPr>
                <w:rFonts w:ascii="Consolas" w:hAnsi="Consolas" w:cs="Consolas"/>
                <w:color w:val="008000"/>
                <w:sz w:val="15"/>
                <w:szCs w:val="15"/>
              </w:rPr>
              <w:t>,I)=MACT(J,KT+1,I)</w:t>
            </w:r>
          </w:p>
          <w:p w14:paraId="4628A881" w14:textId="77777777" w:rsidR="000A6B49" w:rsidRDefault="000A6B49" w:rsidP="007413DA">
            <w:pPr>
              <w:autoSpaceDE w:val="0"/>
              <w:autoSpaceDN w:val="0"/>
              <w:adjustRightInd w:val="0"/>
              <w:rPr>
                <w:rFonts w:ascii="Consolas" w:hAnsi="Consolas" w:cs="Consolas"/>
                <w:color w:val="008000"/>
                <w:sz w:val="15"/>
                <w:szCs w:val="15"/>
              </w:rPr>
            </w:pPr>
            <w:r w:rsidRPr="00AB1064">
              <w:rPr>
                <w:rFonts w:ascii="Consolas" w:hAnsi="Consolas" w:cs="Consolas"/>
                <w:sz w:val="15"/>
                <w:szCs w:val="15"/>
              </w:rPr>
              <w:t xml:space="preserve">  </w:t>
            </w:r>
            <w:r w:rsidRPr="00AB1064">
              <w:rPr>
                <w:rFonts w:ascii="Consolas" w:hAnsi="Consolas" w:cs="Consolas"/>
                <w:color w:val="0000FF"/>
                <w:sz w:val="15"/>
                <w:szCs w:val="15"/>
              </w:rPr>
              <w:t>IF</w:t>
            </w:r>
            <w:r w:rsidRPr="00AB1064">
              <w:rPr>
                <w:rFonts w:ascii="Consolas" w:hAnsi="Consolas" w:cs="Consolas"/>
                <w:sz w:val="15"/>
                <w:szCs w:val="15"/>
              </w:rPr>
              <w:t>(MACROPHYTE_</w:t>
            </w:r>
            <w:proofErr w:type="gramStart"/>
            <w:r w:rsidRPr="00AB1064">
              <w:rPr>
                <w:rFonts w:ascii="Consolas" w:hAnsi="Consolas" w:cs="Consolas"/>
                <w:sz w:val="15"/>
                <w:szCs w:val="15"/>
              </w:rPr>
              <w:t>ON)MACT</w:t>
            </w:r>
            <w:proofErr w:type="gramEnd"/>
            <w:r w:rsidRPr="00AB1064">
              <w:rPr>
                <w:rFonts w:ascii="Consolas" w:hAnsi="Consolas" w:cs="Consolas"/>
                <w:sz w:val="15"/>
                <w:szCs w:val="15"/>
              </w:rPr>
              <w:t xml:space="preserve">(J,KT,I)=MACT(J,KT+1,I)    </w:t>
            </w:r>
            <w:r w:rsidRPr="00AB1064">
              <w:rPr>
                <w:rFonts w:ascii="Consolas" w:hAnsi="Consolas" w:cs="Consolas"/>
                <w:color w:val="008000"/>
                <w:sz w:val="15"/>
                <w:szCs w:val="15"/>
              </w:rPr>
              <w:t>! SW 9/28/13</w:t>
            </w:r>
          </w:p>
          <w:p w14:paraId="20D5288B" w14:textId="77777777" w:rsidR="000A6B49" w:rsidRDefault="000A6B49" w:rsidP="007413DA">
            <w:pPr>
              <w:autoSpaceDE w:val="0"/>
              <w:autoSpaceDN w:val="0"/>
              <w:adjustRightInd w:val="0"/>
              <w:rPr>
                <w:rFonts w:ascii="Consolas" w:hAnsi="Consolas" w:cs="Consolas"/>
                <w:color w:val="008000"/>
                <w:sz w:val="15"/>
                <w:szCs w:val="15"/>
              </w:rPr>
            </w:pPr>
          </w:p>
          <w:p w14:paraId="2C812182" w14:textId="77777777" w:rsidR="000A6B49" w:rsidRPr="00AB1064" w:rsidRDefault="000A6B49" w:rsidP="007413DA">
            <w:pPr>
              <w:autoSpaceDE w:val="0"/>
              <w:autoSpaceDN w:val="0"/>
              <w:adjustRightInd w:val="0"/>
              <w:rPr>
                <w:rFonts w:ascii="Consolas" w:hAnsi="Consolas" w:cs="Consolas"/>
                <w:sz w:val="15"/>
                <w:szCs w:val="15"/>
              </w:rPr>
            </w:pPr>
            <w:r w:rsidRPr="00AB1064">
              <w:rPr>
                <w:rFonts w:ascii="Consolas" w:hAnsi="Consolas" w:cs="Consolas"/>
                <w:color w:val="008000"/>
                <w:sz w:val="15"/>
                <w:szCs w:val="15"/>
              </w:rPr>
              <w:t>!     SDKV</w:t>
            </w:r>
            <w:proofErr w:type="gramStart"/>
            <w:r w:rsidRPr="00AB1064">
              <w:rPr>
                <w:rFonts w:ascii="Consolas" w:hAnsi="Consolas" w:cs="Consolas"/>
                <w:color w:val="008000"/>
                <w:sz w:val="15"/>
                <w:szCs w:val="15"/>
              </w:rPr>
              <w:t>(:,</w:t>
            </w:r>
            <w:proofErr w:type="gramEnd"/>
            <w:r w:rsidRPr="00AB1064">
              <w:rPr>
                <w:rFonts w:ascii="Consolas" w:hAnsi="Consolas" w:cs="Consolas"/>
                <w:color w:val="008000"/>
                <w:sz w:val="15"/>
                <w:szCs w:val="15"/>
              </w:rPr>
              <w:t>US(JB):DS(JB))=SDK(JW)</w:t>
            </w:r>
          </w:p>
          <w:p w14:paraId="632962FC" w14:textId="45FC12B5" w:rsidR="000A6B49" w:rsidRDefault="000A6B49" w:rsidP="007413DA">
            <w:pPr>
              <w:autoSpaceDE w:val="0"/>
              <w:autoSpaceDN w:val="0"/>
              <w:adjustRightInd w:val="0"/>
              <w:rPr>
                <w:sz w:val="18"/>
                <w:szCs w:val="16"/>
              </w:rPr>
            </w:pPr>
            <w:r w:rsidRPr="00AB1064">
              <w:rPr>
                <w:rFonts w:ascii="Consolas" w:hAnsi="Consolas" w:cs="Consolas"/>
                <w:sz w:val="15"/>
                <w:szCs w:val="15"/>
              </w:rPr>
              <w:t xml:space="preserve">        SDKV</w:t>
            </w:r>
            <w:proofErr w:type="gramStart"/>
            <w:r w:rsidRPr="00AB1064">
              <w:rPr>
                <w:rFonts w:ascii="Consolas" w:hAnsi="Consolas" w:cs="Consolas"/>
                <w:sz w:val="15"/>
                <w:szCs w:val="15"/>
              </w:rPr>
              <w:t>(:,</w:t>
            </w:r>
            <w:proofErr w:type="gramEnd"/>
            <w:r w:rsidRPr="00AB1064">
              <w:rPr>
                <w:rFonts w:ascii="Consolas" w:hAnsi="Consolas" w:cs="Consolas"/>
                <w:sz w:val="15"/>
                <w:szCs w:val="15"/>
              </w:rPr>
              <w:t xml:space="preserve">US(JB)-1:DS(JB)+1)=SDK(JW)    </w:t>
            </w:r>
            <w:r w:rsidRPr="00AB1064">
              <w:rPr>
                <w:rFonts w:ascii="Consolas" w:hAnsi="Consolas" w:cs="Consolas"/>
                <w:color w:val="008000"/>
                <w:sz w:val="15"/>
                <w:szCs w:val="15"/>
              </w:rPr>
              <w:t>! SW 9/28/13</w:t>
            </w:r>
          </w:p>
        </w:tc>
        <w:tc>
          <w:tcPr>
            <w:tcW w:w="1350" w:type="dxa"/>
          </w:tcPr>
          <w:p w14:paraId="45C74433" w14:textId="77777777" w:rsidR="000A6B49" w:rsidRDefault="000A6B49" w:rsidP="007413DA">
            <w:r>
              <w:t>9/27/13</w:t>
            </w:r>
          </w:p>
        </w:tc>
      </w:tr>
      <w:tr w:rsidR="000A6B49" w:rsidRPr="00A8639A" w14:paraId="336663EA" w14:textId="77777777" w:rsidTr="00391691">
        <w:trPr>
          <w:cantSplit/>
        </w:trPr>
        <w:tc>
          <w:tcPr>
            <w:tcW w:w="606" w:type="dxa"/>
          </w:tcPr>
          <w:p w14:paraId="1E08DBE9" w14:textId="77777777" w:rsidR="000A6B49" w:rsidRDefault="000A6B49" w:rsidP="007413DA">
            <w:r>
              <w:lastRenderedPageBreak/>
              <w:t>42</w:t>
            </w:r>
          </w:p>
        </w:tc>
        <w:tc>
          <w:tcPr>
            <w:tcW w:w="1240" w:type="dxa"/>
          </w:tcPr>
          <w:p w14:paraId="54E93B35" w14:textId="77777777" w:rsidR="000A6B49" w:rsidRDefault="000A6B49" w:rsidP="007413DA">
            <w:r>
              <w:t>W2</w:t>
            </w:r>
          </w:p>
        </w:tc>
        <w:tc>
          <w:tcPr>
            <w:tcW w:w="1484" w:type="dxa"/>
          </w:tcPr>
          <w:p w14:paraId="129137A0" w14:textId="77777777" w:rsidR="000A6B49" w:rsidRDefault="000A6B49" w:rsidP="007413DA">
            <w:r>
              <w:t>CPL output</w:t>
            </w:r>
          </w:p>
        </w:tc>
        <w:tc>
          <w:tcPr>
            <w:tcW w:w="4500" w:type="dxa"/>
          </w:tcPr>
          <w:p w14:paraId="680FA0A8" w14:textId="726683E4" w:rsidR="000A6B49" w:rsidRPr="0079341C" w:rsidRDefault="000A6B49" w:rsidP="007413DA">
            <w:pPr>
              <w:pStyle w:val="PlainText"/>
              <w:rPr>
                <w:rFonts w:ascii="Calibri" w:hAnsi="Calibri"/>
                <w:sz w:val="18"/>
                <w:szCs w:val="15"/>
              </w:rPr>
            </w:pPr>
            <w:r w:rsidRPr="0079341C">
              <w:rPr>
                <w:rFonts w:ascii="Calibri" w:hAnsi="Calibri"/>
                <w:sz w:val="18"/>
                <w:szCs w:val="15"/>
              </w:rPr>
              <w:t>Code added to eliminate writing out the habitat index to the CPL file for Tecplot when HABITATC is OFF.</w:t>
            </w:r>
          </w:p>
          <w:p w14:paraId="3A933B54" w14:textId="77777777" w:rsidR="000A6B49" w:rsidRPr="00B768E3" w:rsidRDefault="000A6B49" w:rsidP="007413DA">
            <w:pPr>
              <w:autoSpaceDE w:val="0"/>
              <w:autoSpaceDN w:val="0"/>
              <w:adjustRightInd w:val="0"/>
              <w:rPr>
                <w:rFonts w:ascii="Consolas" w:hAnsi="Consolas" w:cs="Consolas"/>
                <w:sz w:val="15"/>
                <w:szCs w:val="15"/>
              </w:rPr>
            </w:pP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I /= DS(JB)+1)</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3D57C76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6B88A11D"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(I),U(K,I),-W(K,I),T1(K,I),RHO(K,I),HAB(K,I),(C2(K,I,CN(JC)),JC=1,NAC)  </w:t>
            </w:r>
          </w:p>
          <w:p w14:paraId="7399BD4F"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6C006F9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(I),U(K,I),-W(K,I),T1(K,I),RHO(K,I),(C2(K,I,CN(JC)),JC=1,NAC) </w:t>
            </w:r>
          </w:p>
          <w:p w14:paraId="67C4EEDB"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090C3808"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
          <w:p w14:paraId="34CE30A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r w:rsidRPr="00B768E3">
              <w:rPr>
                <w:rFonts w:ascii="Consolas" w:hAnsi="Consolas" w:cs="Consolas"/>
                <w:sz w:val="15"/>
                <w:szCs w:val="15"/>
              </w:rPr>
              <w:t xml:space="preserve">  </w:t>
            </w:r>
          </w:p>
          <w:p w14:paraId="652DFEF0"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XDUM=-99.0  </w:t>
            </w:r>
          </w:p>
          <w:p w14:paraId="309A2FD4"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(I),XDUM,XDUM,XDUM,XDUM,XDUM,(XDUM, JJ=1,NAC)  </w:t>
            </w:r>
          </w:p>
          <w:p w14:paraId="2629AE6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r w:rsidRPr="00B768E3">
              <w:rPr>
                <w:rFonts w:ascii="Consolas" w:hAnsi="Consolas" w:cs="Consolas"/>
                <w:sz w:val="15"/>
                <w:szCs w:val="15"/>
              </w:rPr>
              <w:t xml:space="preserve">  </w:t>
            </w:r>
          </w:p>
          <w:p w14:paraId="2814B62E"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DO</w:t>
            </w:r>
            <w:r w:rsidRPr="00B768E3">
              <w:rPr>
                <w:rFonts w:ascii="Consolas" w:hAnsi="Consolas" w:cs="Consolas"/>
                <w:sz w:val="15"/>
                <w:szCs w:val="15"/>
              </w:rPr>
              <w:t xml:space="preserve"> K=KTWB(JW</w:t>
            </w:r>
            <w:proofErr w:type="gramStart"/>
            <w:r w:rsidRPr="00B768E3">
              <w:rPr>
                <w:rFonts w:ascii="Consolas" w:hAnsi="Consolas" w:cs="Consolas"/>
                <w:sz w:val="15"/>
                <w:szCs w:val="15"/>
              </w:rPr>
              <w:t>),KMX</w:t>
            </w:r>
            <w:proofErr w:type="gramEnd"/>
            <w:r w:rsidRPr="00B768E3">
              <w:rPr>
                <w:rFonts w:ascii="Consolas" w:hAnsi="Consolas" w:cs="Consolas"/>
                <w:sz w:val="15"/>
                <w:szCs w:val="15"/>
              </w:rPr>
              <w:t xml:space="preserve">-1  </w:t>
            </w:r>
          </w:p>
          <w:p w14:paraId="3D9DD9D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I /= DS(JB)+1 .AND. K &lt;= KB(I))</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6BBB638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0EE6EC85"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(I)-DEPTHM(K,I),U(K,I),-W(K,I),T1(K,I),RHO(K,I),HAB(K,I),(C2(K,I,CN(JC)),JC=1,NAC) </w:t>
            </w:r>
          </w:p>
          <w:p w14:paraId="4C0C6B2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1376AF67"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(I)-DEPTHM(K,I),U(K,I),-W(K,I),T1(K,I),RHO(K,I),(C2(K,I,CN(JC)),JC=1,NAC) </w:t>
            </w:r>
          </w:p>
          <w:p w14:paraId="4B33B0C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19126CA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
          <w:p w14:paraId="72DF4E1B"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K == KB(I))</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7BC46348"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3821BC90"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(I)-DEPTHB(K,I),U(K,I), -W(K,I),T1(K,I),RHO(K,I),HAB(K,I),(C2(K,I,CN(JC)),JC=1,NAC)  </w:t>
            </w:r>
          </w:p>
          <w:p w14:paraId="014BC073"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5222B0F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(I)-DEPTHB(K,I),U(K,I), -W(K,I),T1(K,I),RHO(K,I),(C2(K,I,CN(JC)),JC=1,NAC)  </w:t>
            </w:r>
          </w:p>
          <w:p w14:paraId="17EC3F51" w14:textId="77777777" w:rsidR="000A6B49" w:rsidRPr="00B768E3" w:rsidRDefault="000A6B49" w:rsidP="007413DA">
            <w:pPr>
              <w:autoSpaceDE w:val="0"/>
              <w:autoSpaceDN w:val="0"/>
              <w:adjustRightInd w:val="0"/>
              <w:rPr>
                <w:rFonts w:ascii="Consolas" w:hAnsi="Consolas" w:cs="Consolas"/>
                <w:color w:val="0000FF"/>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5D45B2DB" w14:textId="77777777" w:rsidR="000A6B49" w:rsidRPr="00B768E3" w:rsidRDefault="000A6B49" w:rsidP="007413DA">
            <w:pPr>
              <w:pStyle w:val="PlainText"/>
              <w:rPr>
                <w:rFonts w:ascii="Calibri" w:hAnsi="Calibri"/>
                <w:sz w:val="15"/>
                <w:szCs w:val="15"/>
              </w:rPr>
            </w:pPr>
          </w:p>
          <w:p w14:paraId="55EB70BF"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color w:val="0000FF"/>
                <w:sz w:val="15"/>
                <w:szCs w:val="15"/>
              </w:rPr>
              <w:t>WRITE</w:t>
            </w:r>
            <w:r w:rsidRPr="00B768E3">
              <w:rPr>
                <w:rFonts w:ascii="Consolas" w:hAnsi="Consolas" w:cs="Consolas"/>
                <w:sz w:val="15"/>
                <w:szCs w:val="15"/>
              </w:rPr>
              <w:t xml:space="preserve"> (CPL(JW), *)</w:t>
            </w:r>
            <w:r w:rsidRPr="00B768E3">
              <w:rPr>
                <w:rFonts w:ascii="Consolas" w:hAnsi="Consolas" w:cs="Consolas"/>
                <w:color w:val="A31515"/>
                <w:sz w:val="15"/>
                <w:szCs w:val="15"/>
              </w:rPr>
              <w:t>'TITLE="CE-QUAL-W2"'</w:t>
            </w:r>
            <w:r w:rsidRPr="00B768E3">
              <w:rPr>
                <w:rFonts w:ascii="Consolas" w:hAnsi="Consolas" w:cs="Consolas"/>
                <w:sz w:val="15"/>
                <w:szCs w:val="15"/>
              </w:rPr>
              <w:t xml:space="preserve">  </w:t>
            </w:r>
          </w:p>
          <w:p w14:paraId="44512C86"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7925E20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w:t>
            </w:r>
            <w:proofErr w:type="gramStart"/>
            <w:r w:rsidRPr="00B768E3">
              <w:rPr>
                <w:rFonts w:ascii="Consolas" w:hAnsi="Consolas" w:cs="Consolas"/>
                <w:sz w:val="15"/>
                <w:szCs w:val="15"/>
              </w:rPr>
              <w:t>19233)(</w:t>
            </w:r>
            <w:proofErr w:type="gramEnd"/>
            <w:r w:rsidRPr="00B768E3">
              <w:rPr>
                <w:rFonts w:ascii="Consolas" w:hAnsi="Consolas" w:cs="Consolas"/>
                <w:sz w:val="15"/>
                <w:szCs w:val="15"/>
              </w:rPr>
              <w:t xml:space="preserve">CNAME2(CN(JN)),JN=1,NAC)  </w:t>
            </w:r>
          </w:p>
          <w:p w14:paraId="3D5DF09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57E422B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w:t>
            </w:r>
            <w:proofErr w:type="gramStart"/>
            <w:r w:rsidRPr="00B768E3">
              <w:rPr>
                <w:rFonts w:ascii="Consolas" w:hAnsi="Consolas" w:cs="Consolas"/>
                <w:sz w:val="15"/>
                <w:szCs w:val="15"/>
              </w:rPr>
              <w:t>19234)(</w:t>
            </w:r>
            <w:proofErr w:type="gramEnd"/>
            <w:r w:rsidRPr="00B768E3">
              <w:rPr>
                <w:rFonts w:ascii="Consolas" w:hAnsi="Consolas" w:cs="Consolas"/>
                <w:sz w:val="15"/>
                <w:szCs w:val="15"/>
              </w:rPr>
              <w:t xml:space="preserve">CNAME2(CN(JN)),JN=1,NAC)  </w:t>
            </w:r>
          </w:p>
          <w:p w14:paraId="66153127"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ENDIF</w:t>
            </w:r>
            <w:r>
              <w:rPr>
                <w:rFonts w:ascii="Consolas" w:hAnsi="Consolas" w:cs="Consolas"/>
                <w:color w:val="0000FF"/>
                <w:sz w:val="15"/>
                <w:szCs w:val="15"/>
              </w:rPr>
              <w:t xml:space="preserve"> !</w:t>
            </w:r>
            <w:proofErr w:type="gramEnd"/>
            <w:r>
              <w:rPr>
                <w:rFonts w:ascii="Consolas" w:hAnsi="Consolas" w:cs="Consolas"/>
                <w:color w:val="0000FF"/>
                <w:sz w:val="15"/>
                <w:szCs w:val="15"/>
              </w:rPr>
              <w:t xml:space="preserve"> </w:t>
            </w:r>
            <w:proofErr w:type="spellStart"/>
            <w:r>
              <w:rPr>
                <w:rFonts w:ascii="Consolas" w:hAnsi="Consolas" w:cs="Consolas"/>
                <w:color w:val="0000FF"/>
                <w:sz w:val="15"/>
                <w:szCs w:val="15"/>
              </w:rPr>
              <w:t>sw</w:t>
            </w:r>
            <w:proofErr w:type="spellEnd"/>
            <w:r>
              <w:rPr>
                <w:rFonts w:ascii="Consolas" w:hAnsi="Consolas" w:cs="Consolas"/>
                <w:color w:val="0000FF"/>
                <w:sz w:val="15"/>
                <w:szCs w:val="15"/>
              </w:rPr>
              <w:t xml:space="preserve"> 9/28/13</w:t>
            </w:r>
          </w:p>
          <w:p w14:paraId="560BA17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ab/>
            </w:r>
            <w:r w:rsidRPr="00B768E3">
              <w:rPr>
                <w:rFonts w:ascii="Consolas" w:hAnsi="Consolas" w:cs="Consolas"/>
                <w:sz w:val="15"/>
                <w:szCs w:val="15"/>
              </w:rPr>
              <w:tab/>
            </w:r>
            <w:r w:rsidRPr="00B768E3">
              <w:rPr>
                <w:rFonts w:ascii="Consolas" w:hAnsi="Consolas" w:cs="Consolas"/>
                <w:color w:val="FF0000"/>
                <w:sz w:val="15"/>
                <w:szCs w:val="15"/>
              </w:rPr>
              <w:t>19233</w:t>
            </w: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FORMAT</w:t>
            </w:r>
            <w:r w:rsidRPr="00B768E3">
              <w:rPr>
                <w:rFonts w:ascii="Consolas" w:hAnsi="Consolas" w:cs="Consolas"/>
                <w:sz w:val="15"/>
                <w:szCs w:val="15"/>
              </w:rPr>
              <w:t>(</w:t>
            </w:r>
            <w:proofErr w:type="gramEnd"/>
            <w:r w:rsidRPr="00B768E3">
              <w:rPr>
                <w:rFonts w:ascii="Consolas" w:hAnsi="Consolas" w:cs="Consolas"/>
                <w:color w:val="A31515"/>
                <w:sz w:val="15"/>
                <w:szCs w:val="15"/>
              </w:rPr>
              <w:t xml:space="preserve">'VARIABLES="Distance, </w:t>
            </w:r>
            <w:proofErr w:type="spellStart"/>
            <w:r w:rsidRPr="00B768E3">
              <w:rPr>
                <w:rFonts w:ascii="Consolas" w:hAnsi="Consolas" w:cs="Consolas"/>
                <w:color w:val="A31515"/>
                <w:sz w:val="15"/>
                <w:szCs w:val="15"/>
              </w:rPr>
              <w:t>m","Elevation</w:t>
            </w:r>
            <w:proofErr w:type="spellEnd"/>
            <w:r w:rsidRPr="00B768E3">
              <w:rPr>
                <w:rFonts w:ascii="Consolas" w:hAnsi="Consolas" w:cs="Consolas"/>
                <w:color w:val="A31515"/>
                <w:sz w:val="15"/>
                <w:szCs w:val="15"/>
              </w:rPr>
              <w:t xml:space="preserve">, </w:t>
            </w:r>
            <w:proofErr w:type="spellStart"/>
            <w:r w:rsidRPr="00B768E3">
              <w:rPr>
                <w:rFonts w:ascii="Consolas" w:hAnsi="Consolas" w:cs="Consolas"/>
                <w:color w:val="A31515"/>
                <w:sz w:val="15"/>
                <w:szCs w:val="15"/>
              </w:rPr>
              <w:t>m","U","W","T","RHO</w:t>
            </w:r>
            <w:proofErr w:type="spellEnd"/>
            <w:r w:rsidRPr="00B768E3">
              <w:rPr>
                <w:rFonts w:ascii="Consolas" w:hAnsi="Consolas" w:cs="Consolas"/>
                <w:color w:val="A31515"/>
                <w:sz w:val="15"/>
                <w:szCs w:val="15"/>
              </w:rPr>
              <w:t>", "HABITAT" '</w:t>
            </w:r>
            <w:r w:rsidRPr="00B768E3">
              <w:rPr>
                <w:rFonts w:ascii="Consolas" w:hAnsi="Consolas" w:cs="Consolas"/>
                <w:sz w:val="15"/>
                <w:szCs w:val="15"/>
              </w:rPr>
              <w:t>,&lt;NAC&gt;(</w:t>
            </w:r>
            <w:r w:rsidRPr="00B768E3">
              <w:rPr>
                <w:rFonts w:ascii="Consolas" w:hAnsi="Consolas" w:cs="Consolas"/>
                <w:color w:val="A31515"/>
                <w:sz w:val="15"/>
                <w:szCs w:val="15"/>
              </w:rPr>
              <w:t>',"'</w:t>
            </w:r>
            <w:r w:rsidRPr="00B768E3">
              <w:rPr>
                <w:rFonts w:ascii="Consolas" w:hAnsi="Consolas" w:cs="Consolas"/>
                <w:sz w:val="15"/>
                <w:szCs w:val="15"/>
              </w:rPr>
              <w:t>,A8,</w:t>
            </w:r>
            <w:r w:rsidRPr="00B768E3">
              <w:rPr>
                <w:rFonts w:ascii="Consolas" w:hAnsi="Consolas" w:cs="Consolas"/>
                <w:color w:val="A31515"/>
                <w:sz w:val="15"/>
                <w:szCs w:val="15"/>
              </w:rPr>
              <w:t>'"'</w:t>
            </w:r>
            <w:r w:rsidRPr="00B768E3">
              <w:rPr>
                <w:rFonts w:ascii="Consolas" w:hAnsi="Consolas" w:cs="Consolas"/>
                <w:sz w:val="15"/>
                <w:szCs w:val="15"/>
              </w:rPr>
              <w:t>))</w:t>
            </w:r>
          </w:p>
          <w:p w14:paraId="173E85E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FF0000"/>
                <w:sz w:val="15"/>
                <w:szCs w:val="15"/>
              </w:rPr>
              <w:t>19234</w:t>
            </w: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FORMAT</w:t>
            </w:r>
            <w:r w:rsidRPr="00B768E3">
              <w:rPr>
                <w:rFonts w:ascii="Consolas" w:hAnsi="Consolas" w:cs="Consolas"/>
                <w:sz w:val="15"/>
                <w:szCs w:val="15"/>
              </w:rPr>
              <w:t>(</w:t>
            </w:r>
            <w:proofErr w:type="gramEnd"/>
            <w:r w:rsidRPr="00B768E3">
              <w:rPr>
                <w:rFonts w:ascii="Consolas" w:hAnsi="Consolas" w:cs="Consolas"/>
                <w:color w:val="A31515"/>
                <w:sz w:val="15"/>
                <w:szCs w:val="15"/>
              </w:rPr>
              <w:t xml:space="preserve">'VARIABLES="Distance, </w:t>
            </w:r>
            <w:proofErr w:type="spellStart"/>
            <w:r w:rsidRPr="00B768E3">
              <w:rPr>
                <w:rFonts w:ascii="Consolas" w:hAnsi="Consolas" w:cs="Consolas"/>
                <w:color w:val="A31515"/>
                <w:sz w:val="15"/>
                <w:szCs w:val="15"/>
              </w:rPr>
              <w:t>m","Elevation</w:t>
            </w:r>
            <w:proofErr w:type="spellEnd"/>
            <w:r w:rsidRPr="00B768E3">
              <w:rPr>
                <w:rFonts w:ascii="Consolas" w:hAnsi="Consolas" w:cs="Consolas"/>
                <w:color w:val="A31515"/>
                <w:sz w:val="15"/>
                <w:szCs w:val="15"/>
              </w:rPr>
              <w:t xml:space="preserve">, </w:t>
            </w:r>
            <w:proofErr w:type="spellStart"/>
            <w:r w:rsidRPr="00B768E3">
              <w:rPr>
                <w:rFonts w:ascii="Consolas" w:hAnsi="Consolas" w:cs="Consolas"/>
                <w:color w:val="A31515"/>
                <w:sz w:val="15"/>
                <w:szCs w:val="15"/>
              </w:rPr>
              <w:t>m","U","W","T","RHO</w:t>
            </w:r>
            <w:proofErr w:type="spellEnd"/>
            <w:r w:rsidRPr="00B768E3">
              <w:rPr>
                <w:rFonts w:ascii="Consolas" w:hAnsi="Consolas" w:cs="Consolas"/>
                <w:color w:val="A31515"/>
                <w:sz w:val="15"/>
                <w:szCs w:val="15"/>
              </w:rPr>
              <w:t>" '</w:t>
            </w:r>
            <w:r w:rsidRPr="00B768E3">
              <w:rPr>
                <w:rFonts w:ascii="Consolas" w:hAnsi="Consolas" w:cs="Consolas"/>
                <w:sz w:val="15"/>
                <w:szCs w:val="15"/>
              </w:rPr>
              <w:t>,&lt;NAC&gt;(</w:t>
            </w:r>
            <w:r w:rsidRPr="00B768E3">
              <w:rPr>
                <w:rFonts w:ascii="Consolas" w:hAnsi="Consolas" w:cs="Consolas"/>
                <w:color w:val="A31515"/>
                <w:sz w:val="15"/>
                <w:szCs w:val="15"/>
              </w:rPr>
              <w:t>',"'</w:t>
            </w:r>
            <w:r w:rsidRPr="00B768E3">
              <w:rPr>
                <w:rFonts w:ascii="Consolas" w:hAnsi="Consolas" w:cs="Consolas"/>
                <w:sz w:val="15"/>
                <w:szCs w:val="15"/>
              </w:rPr>
              <w:t>,A8,</w:t>
            </w:r>
            <w:r w:rsidRPr="00B768E3">
              <w:rPr>
                <w:rFonts w:ascii="Consolas" w:hAnsi="Consolas" w:cs="Consolas"/>
                <w:color w:val="A31515"/>
                <w:sz w:val="15"/>
                <w:szCs w:val="15"/>
              </w:rPr>
              <w:t>'"'</w:t>
            </w:r>
            <w:r w:rsidRPr="00B768E3">
              <w:rPr>
                <w:rFonts w:ascii="Consolas" w:hAnsi="Consolas" w:cs="Consolas"/>
                <w:sz w:val="15"/>
                <w:szCs w:val="15"/>
              </w:rPr>
              <w:t>))</w:t>
            </w:r>
            <w:r>
              <w:rPr>
                <w:rFonts w:ascii="Consolas" w:hAnsi="Consolas" w:cs="Consolas"/>
                <w:sz w:val="15"/>
                <w:szCs w:val="15"/>
              </w:rPr>
              <w:t xml:space="preserve"> ! </w:t>
            </w:r>
            <w:proofErr w:type="spellStart"/>
            <w:r>
              <w:rPr>
                <w:rFonts w:ascii="Consolas" w:hAnsi="Consolas" w:cs="Consolas"/>
                <w:sz w:val="15"/>
                <w:szCs w:val="15"/>
              </w:rPr>
              <w:t>sw</w:t>
            </w:r>
            <w:proofErr w:type="spellEnd"/>
            <w:r>
              <w:rPr>
                <w:rFonts w:ascii="Consolas" w:hAnsi="Consolas" w:cs="Consolas"/>
                <w:sz w:val="15"/>
                <w:szCs w:val="15"/>
              </w:rPr>
              <w:t xml:space="preserve"> 9/28/13</w:t>
            </w:r>
          </w:p>
        </w:tc>
        <w:tc>
          <w:tcPr>
            <w:tcW w:w="1350" w:type="dxa"/>
          </w:tcPr>
          <w:p w14:paraId="54A40526" w14:textId="77777777" w:rsidR="000A6B49" w:rsidRDefault="000A6B49" w:rsidP="007413DA">
            <w:r>
              <w:t>9/28/13</w:t>
            </w:r>
          </w:p>
        </w:tc>
      </w:tr>
      <w:tr w:rsidR="000A6B49" w:rsidRPr="00A8639A" w14:paraId="14C9BE33" w14:textId="77777777" w:rsidTr="00391691">
        <w:trPr>
          <w:cantSplit/>
        </w:trPr>
        <w:tc>
          <w:tcPr>
            <w:tcW w:w="606" w:type="dxa"/>
          </w:tcPr>
          <w:p w14:paraId="7A13CB11" w14:textId="77777777" w:rsidR="000A6B49" w:rsidRDefault="000A6B49" w:rsidP="007413DA">
            <w:r>
              <w:lastRenderedPageBreak/>
              <w:t>43</w:t>
            </w:r>
          </w:p>
        </w:tc>
        <w:tc>
          <w:tcPr>
            <w:tcW w:w="1240" w:type="dxa"/>
          </w:tcPr>
          <w:p w14:paraId="64623AD1" w14:textId="77777777" w:rsidR="000A6B49" w:rsidRDefault="000A6B49" w:rsidP="007413DA">
            <w:r>
              <w:t>W2</w:t>
            </w:r>
          </w:p>
        </w:tc>
        <w:tc>
          <w:tcPr>
            <w:tcW w:w="1484" w:type="dxa"/>
          </w:tcPr>
          <w:p w14:paraId="277756A5" w14:textId="77777777" w:rsidR="000A6B49" w:rsidRDefault="000A6B49" w:rsidP="007413DA">
            <w:r>
              <w:t>SPECIFY TRIB</w:t>
            </w:r>
          </w:p>
        </w:tc>
        <w:tc>
          <w:tcPr>
            <w:tcW w:w="4500" w:type="dxa"/>
          </w:tcPr>
          <w:p w14:paraId="479B1377" w14:textId="36FABEEE" w:rsidR="000A6B49" w:rsidRPr="005C131A" w:rsidRDefault="000A6B49" w:rsidP="007413DA">
            <w:pPr>
              <w:pStyle w:val="PlainText"/>
              <w:rPr>
                <w:sz w:val="16"/>
                <w:szCs w:val="16"/>
              </w:rPr>
            </w:pPr>
            <w:r w:rsidRPr="0079341C">
              <w:rPr>
                <w:rFonts w:ascii="Calibri" w:hAnsi="Calibri"/>
                <w:sz w:val="18"/>
                <w:szCs w:val="15"/>
              </w:rPr>
              <w:t xml:space="preserve">In specifying the elevation between top and bottom for an inflow tributary, the code put the inflow </w:t>
            </w:r>
            <w:r w:rsidR="00436128">
              <w:rPr>
                <w:rFonts w:ascii="Calibri" w:hAnsi="Calibri"/>
                <w:sz w:val="18"/>
                <w:szCs w:val="15"/>
              </w:rPr>
              <w:t>one</w:t>
            </w:r>
            <w:r w:rsidRPr="0079341C">
              <w:rPr>
                <w:rFonts w:ascii="Calibri" w:hAnsi="Calibri"/>
                <w:sz w:val="18"/>
                <w:szCs w:val="15"/>
              </w:rPr>
              <w:t xml:space="preserve"> layer below </w:t>
            </w:r>
            <w:r w:rsidR="00436128">
              <w:rPr>
                <w:rFonts w:ascii="Calibri" w:hAnsi="Calibri"/>
                <w:sz w:val="18"/>
                <w:szCs w:val="15"/>
              </w:rPr>
              <w:t xml:space="preserve">where </w:t>
            </w:r>
            <w:r w:rsidRPr="0079341C">
              <w:rPr>
                <w:rFonts w:ascii="Calibri" w:hAnsi="Calibri"/>
                <w:sz w:val="18"/>
                <w:szCs w:val="15"/>
              </w:rPr>
              <w:t>it should have been in many cases. This has been fixed by the additional code shown below:</w:t>
            </w:r>
          </w:p>
          <w:p w14:paraId="234693C0"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 xml:space="preserve"> (SPECIFY_QTR(JT)) </w:t>
            </w:r>
            <w:r w:rsidRPr="005C131A">
              <w:rPr>
                <w:rFonts w:ascii="Courier New" w:hAnsi="Courier New" w:cs="Courier New"/>
                <w:color w:val="0000FF"/>
                <w:sz w:val="16"/>
                <w:szCs w:val="16"/>
              </w:rPr>
              <w:t>THEN</w:t>
            </w:r>
          </w:p>
          <w:p w14:paraId="659EE63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KTTR(JT) = 2</w:t>
            </w:r>
          </w:p>
          <w:p w14:paraId="1BF2D866"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8000"/>
                <w:sz w:val="16"/>
                <w:szCs w:val="16"/>
              </w:rPr>
              <w:t>!             DO WHILE (EL(KTTR(JT</w:t>
            </w:r>
            <w:proofErr w:type="gramStart"/>
            <w:r w:rsidRPr="005C131A">
              <w:rPr>
                <w:rFonts w:ascii="Courier New" w:hAnsi="Courier New" w:cs="Courier New"/>
                <w:color w:val="008000"/>
                <w:sz w:val="16"/>
                <w:szCs w:val="16"/>
              </w:rPr>
              <w:t>),I</w:t>
            </w:r>
            <w:proofErr w:type="gramEnd"/>
            <w:r w:rsidRPr="005C131A">
              <w:rPr>
                <w:rFonts w:ascii="Courier New" w:hAnsi="Courier New" w:cs="Courier New"/>
                <w:color w:val="008000"/>
                <w:sz w:val="16"/>
                <w:szCs w:val="16"/>
              </w:rPr>
              <w:t>) &gt; ELTRT(JT))</w:t>
            </w:r>
          </w:p>
          <w:p w14:paraId="4E6483AA"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DO</w:t>
            </w:r>
            <w:r w:rsidRPr="005C131A">
              <w:rPr>
                <w:rFonts w:ascii="Courier New" w:hAnsi="Courier New" w:cs="Courier New"/>
                <w:sz w:val="16"/>
                <w:szCs w:val="16"/>
              </w:rPr>
              <w:t xml:space="preserve"> </w:t>
            </w:r>
            <w:r w:rsidRPr="005C131A">
              <w:rPr>
                <w:rFonts w:ascii="Courier New" w:hAnsi="Courier New" w:cs="Courier New"/>
                <w:color w:val="0000FF"/>
                <w:sz w:val="16"/>
                <w:szCs w:val="16"/>
              </w:rPr>
              <w:t>WHILE</w:t>
            </w:r>
            <w:r w:rsidRPr="005C131A">
              <w:rPr>
                <w:rFonts w:ascii="Courier New" w:hAnsi="Courier New" w:cs="Courier New"/>
                <w:sz w:val="16"/>
                <w:szCs w:val="16"/>
              </w:rPr>
              <w:t xml:space="preserve"> (EL(KTTR(JT</w:t>
            </w:r>
            <w:proofErr w:type="gramStart"/>
            <w:r w:rsidRPr="005C131A">
              <w:rPr>
                <w:rFonts w:ascii="Courier New" w:hAnsi="Courier New" w:cs="Courier New"/>
                <w:sz w:val="16"/>
                <w:szCs w:val="16"/>
              </w:rPr>
              <w:t>),I</w:t>
            </w:r>
            <w:proofErr w:type="gramEnd"/>
            <w:r w:rsidRPr="005C131A">
              <w:rPr>
                <w:rFonts w:ascii="Courier New" w:hAnsi="Courier New" w:cs="Courier New"/>
                <w:sz w:val="16"/>
                <w:szCs w:val="16"/>
              </w:rPr>
              <w:t xml:space="preserve">) &gt; ELTRT(JT)  .and. EL(KTTR(JT)+1,I) &gt; ELTRT(JT))    </w:t>
            </w:r>
            <w:r w:rsidRPr="005C131A">
              <w:rPr>
                <w:rFonts w:ascii="Courier New" w:hAnsi="Courier New" w:cs="Courier New"/>
                <w:color w:val="008000"/>
                <w:sz w:val="16"/>
                <w:szCs w:val="16"/>
              </w:rPr>
              <w:t>! SW 10/3/13</w:t>
            </w:r>
          </w:p>
          <w:p w14:paraId="011BFCF5"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KTTR(JT) = KTTR(JT)+1</w:t>
            </w:r>
          </w:p>
          <w:p w14:paraId="5F7D0B37" w14:textId="4C7B8E1F" w:rsidR="000A6B49" w:rsidRPr="00B768E3" w:rsidRDefault="000A6B49" w:rsidP="005C131A">
            <w:pPr>
              <w:autoSpaceDE w:val="0"/>
              <w:autoSpaceDN w:val="0"/>
              <w:adjustRightInd w:val="0"/>
            </w:pPr>
            <w:r w:rsidRPr="005C131A">
              <w:rPr>
                <w:rFonts w:ascii="Courier New" w:hAnsi="Courier New" w:cs="Courier New"/>
                <w:sz w:val="16"/>
                <w:szCs w:val="16"/>
              </w:rPr>
              <w:t xml:space="preserve">                  </w:t>
            </w:r>
            <w:r w:rsidRPr="005C131A">
              <w:rPr>
                <w:rFonts w:ascii="Courier New" w:hAnsi="Courier New" w:cs="Courier New"/>
                <w:color w:val="0000FF"/>
                <w:sz w:val="16"/>
                <w:szCs w:val="16"/>
              </w:rPr>
              <w:t>END DO</w:t>
            </w:r>
          </w:p>
        </w:tc>
        <w:tc>
          <w:tcPr>
            <w:tcW w:w="1350" w:type="dxa"/>
          </w:tcPr>
          <w:p w14:paraId="5B2425C4" w14:textId="77777777" w:rsidR="000A6B49" w:rsidRDefault="000A6B49" w:rsidP="007413DA">
            <w:r>
              <w:t>10/3/2013</w:t>
            </w:r>
          </w:p>
        </w:tc>
      </w:tr>
      <w:tr w:rsidR="000A6B49" w:rsidRPr="00A8639A" w14:paraId="236487CD" w14:textId="77777777" w:rsidTr="00391691">
        <w:trPr>
          <w:cantSplit/>
        </w:trPr>
        <w:tc>
          <w:tcPr>
            <w:tcW w:w="606" w:type="dxa"/>
          </w:tcPr>
          <w:p w14:paraId="1A9276E2" w14:textId="77777777" w:rsidR="000A6B49" w:rsidRDefault="000A6B49" w:rsidP="007413DA">
            <w:r>
              <w:t>44</w:t>
            </w:r>
          </w:p>
        </w:tc>
        <w:tc>
          <w:tcPr>
            <w:tcW w:w="1240" w:type="dxa"/>
          </w:tcPr>
          <w:p w14:paraId="7FE77318" w14:textId="77777777" w:rsidR="000A6B49" w:rsidRDefault="000A6B49" w:rsidP="007413DA">
            <w:r>
              <w:t>W2</w:t>
            </w:r>
          </w:p>
        </w:tc>
        <w:tc>
          <w:tcPr>
            <w:tcW w:w="1484" w:type="dxa"/>
          </w:tcPr>
          <w:p w14:paraId="6D376C5B" w14:textId="77777777" w:rsidR="000A6B49" w:rsidRDefault="000A6B49" w:rsidP="007413DA">
            <w:r>
              <w:t>CWO or CWDO output</w:t>
            </w:r>
          </w:p>
        </w:tc>
        <w:tc>
          <w:tcPr>
            <w:tcW w:w="4500" w:type="dxa"/>
          </w:tcPr>
          <w:p w14:paraId="6C7BC6A1" w14:textId="406914C1" w:rsidR="000A6B49" w:rsidRPr="00B346B8" w:rsidRDefault="000A6B49" w:rsidP="007413DA">
            <w:pPr>
              <w:pStyle w:val="PlainText"/>
              <w:rPr>
                <w:rFonts w:ascii="Calibri" w:hAnsi="Calibri"/>
                <w:sz w:val="15"/>
                <w:szCs w:val="15"/>
              </w:rPr>
            </w:pPr>
            <w:r>
              <w:rPr>
                <w:rFonts w:ascii="Calibri" w:hAnsi="Calibri"/>
                <w:sz w:val="18"/>
                <w:szCs w:val="15"/>
              </w:rPr>
              <w:t>Fixed a format overflow in writing out concentrations in a withdrawal output file.</w:t>
            </w:r>
          </w:p>
          <w:p w14:paraId="63800AB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 xml:space="preserve"> (QWDO(J) /= 0.0) CWDO(CN(JC</w:t>
            </w:r>
            <w:proofErr w:type="gramStart"/>
            <w:r w:rsidRPr="005C131A">
              <w:rPr>
                <w:rFonts w:ascii="Courier New" w:hAnsi="Courier New" w:cs="Courier New"/>
                <w:sz w:val="16"/>
                <w:szCs w:val="16"/>
              </w:rPr>
              <w:t>),J</w:t>
            </w:r>
            <w:proofErr w:type="gramEnd"/>
            <w:r w:rsidRPr="005C131A">
              <w:rPr>
                <w:rFonts w:ascii="Courier New" w:hAnsi="Courier New" w:cs="Courier New"/>
                <w:sz w:val="16"/>
                <w:szCs w:val="16"/>
              </w:rPr>
              <w:t xml:space="preserve">) = CWDO(CN(JC),J)/QWDO(J)  </w:t>
            </w:r>
          </w:p>
          <w:p w14:paraId="422814FA"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WRITE</w:t>
            </w:r>
            <w:r w:rsidRPr="005C131A">
              <w:rPr>
                <w:rFonts w:ascii="Courier New" w:hAnsi="Courier New" w:cs="Courier New"/>
                <w:sz w:val="16"/>
                <w:szCs w:val="16"/>
              </w:rPr>
              <w:t xml:space="preserve"> (CWDOC(CN(JC)),</w:t>
            </w:r>
            <w:r w:rsidRPr="005C131A">
              <w:rPr>
                <w:rFonts w:ascii="Courier New" w:hAnsi="Courier New" w:cs="Courier New"/>
                <w:color w:val="A31515"/>
                <w:sz w:val="16"/>
                <w:szCs w:val="16"/>
              </w:rPr>
              <w:t>'(F8.3)'</w:t>
            </w:r>
            <w:r w:rsidRPr="005C131A">
              <w:rPr>
                <w:rFonts w:ascii="Courier New" w:hAnsi="Courier New" w:cs="Courier New"/>
                <w:sz w:val="16"/>
                <w:szCs w:val="16"/>
              </w:rPr>
              <w:t>) CWDO(CN(JC</w:t>
            </w:r>
            <w:proofErr w:type="gramStart"/>
            <w:r w:rsidRPr="005C131A">
              <w:rPr>
                <w:rFonts w:ascii="Courier New" w:hAnsi="Courier New" w:cs="Courier New"/>
                <w:sz w:val="16"/>
                <w:szCs w:val="16"/>
              </w:rPr>
              <w:t>),J</w:t>
            </w:r>
            <w:proofErr w:type="gramEnd"/>
            <w:r w:rsidRPr="005C131A">
              <w:rPr>
                <w:rFonts w:ascii="Courier New" w:hAnsi="Courier New" w:cs="Courier New"/>
                <w:sz w:val="16"/>
                <w:szCs w:val="16"/>
              </w:rPr>
              <w:t xml:space="preserve">)                        </w:t>
            </w:r>
            <w:r w:rsidRPr="005C131A">
              <w:rPr>
                <w:rFonts w:ascii="Courier New" w:hAnsi="Courier New" w:cs="Courier New"/>
                <w:color w:val="008000"/>
                <w:sz w:val="16"/>
                <w:szCs w:val="16"/>
              </w:rPr>
              <w:t>! SW 9/23/13 Changed format from G8.3 to F8.3 to avoid format overflow</w:t>
            </w:r>
          </w:p>
          <w:p w14:paraId="16B99663"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CWDOC(CN(JC)) = </w:t>
            </w:r>
            <w:r w:rsidRPr="005C131A">
              <w:rPr>
                <w:rFonts w:ascii="Courier New" w:hAnsi="Courier New" w:cs="Courier New"/>
                <w:color w:val="0000FF"/>
                <w:sz w:val="16"/>
                <w:szCs w:val="16"/>
              </w:rPr>
              <w:t>ADJUSTR</w:t>
            </w:r>
            <w:r w:rsidRPr="005C131A">
              <w:rPr>
                <w:rFonts w:ascii="Courier New" w:hAnsi="Courier New" w:cs="Courier New"/>
                <w:sz w:val="16"/>
                <w:szCs w:val="16"/>
              </w:rPr>
              <w:t xml:space="preserve">(CWDOC(CN(JC)))  </w:t>
            </w:r>
          </w:p>
          <w:p w14:paraId="68CB0617" w14:textId="77777777" w:rsidR="000A6B49" w:rsidRPr="005C131A" w:rsidRDefault="000A6B49" w:rsidP="007413DA">
            <w:pPr>
              <w:pStyle w:val="PlainText"/>
              <w:rPr>
                <w:sz w:val="16"/>
                <w:szCs w:val="16"/>
              </w:rPr>
            </w:pPr>
          </w:p>
          <w:p w14:paraId="4FB58E0D"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color w:val="0000FF"/>
                <w:sz w:val="16"/>
                <w:szCs w:val="16"/>
              </w:rPr>
              <w:t>IF</w:t>
            </w:r>
            <w:r w:rsidRPr="005C131A">
              <w:rPr>
                <w:rFonts w:ascii="Courier New" w:hAnsi="Courier New" w:cs="Courier New"/>
                <w:sz w:val="16"/>
                <w:szCs w:val="16"/>
              </w:rPr>
              <w:t xml:space="preserve"> (QWDO(J) /= 0.0) CDWDO(CDN(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 xml:space="preserve">),J) = CDWDO(CDN(JD,JW),J)/QWDO(J)  </w:t>
            </w:r>
          </w:p>
          <w:p w14:paraId="03175F92"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WRITE</w:t>
            </w:r>
            <w:r w:rsidRPr="005C131A">
              <w:rPr>
                <w:rFonts w:ascii="Courier New" w:hAnsi="Courier New" w:cs="Courier New"/>
                <w:sz w:val="16"/>
                <w:szCs w:val="16"/>
              </w:rPr>
              <w:t xml:space="preserve"> (CDWDOC(CDN(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w:t>
            </w:r>
            <w:r w:rsidRPr="005C131A">
              <w:rPr>
                <w:rFonts w:ascii="Courier New" w:hAnsi="Courier New" w:cs="Courier New"/>
                <w:color w:val="A31515"/>
                <w:sz w:val="16"/>
                <w:szCs w:val="16"/>
              </w:rPr>
              <w:t>'(F8.3)'</w:t>
            </w:r>
            <w:r w:rsidRPr="005C131A">
              <w:rPr>
                <w:rFonts w:ascii="Courier New" w:hAnsi="Courier New" w:cs="Courier New"/>
                <w:sz w:val="16"/>
                <w:szCs w:val="16"/>
              </w:rPr>
              <w:t xml:space="preserve">) CDWDO(CDN(JD,JW),J)              </w:t>
            </w:r>
            <w:r w:rsidRPr="005C131A">
              <w:rPr>
                <w:rFonts w:ascii="Courier New" w:hAnsi="Courier New" w:cs="Courier New"/>
                <w:color w:val="008000"/>
                <w:sz w:val="16"/>
                <w:szCs w:val="16"/>
              </w:rPr>
              <w:t>! SW 9/23/13 Changed format from G8.3 to F8.3 to avoid format overflow</w:t>
            </w:r>
          </w:p>
          <w:p w14:paraId="2564B450" w14:textId="1A4E1173" w:rsidR="000A6B49" w:rsidRPr="0079341C" w:rsidRDefault="000A6B49" w:rsidP="005C131A">
            <w:pPr>
              <w:autoSpaceDE w:val="0"/>
              <w:autoSpaceDN w:val="0"/>
              <w:adjustRightInd w:val="0"/>
            </w:pPr>
            <w:r w:rsidRPr="005C131A">
              <w:rPr>
                <w:rFonts w:ascii="Courier New" w:hAnsi="Courier New" w:cs="Courier New"/>
                <w:sz w:val="16"/>
                <w:szCs w:val="16"/>
              </w:rPr>
              <w:t xml:space="preserve">          CDWDOC(CDN(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 xml:space="preserve">)) = </w:t>
            </w:r>
            <w:r w:rsidRPr="005C131A">
              <w:rPr>
                <w:rFonts w:ascii="Courier New" w:hAnsi="Courier New" w:cs="Courier New"/>
                <w:color w:val="0000FF"/>
                <w:sz w:val="16"/>
                <w:szCs w:val="16"/>
              </w:rPr>
              <w:t>ADJUSTR</w:t>
            </w:r>
            <w:r w:rsidRPr="005C131A">
              <w:rPr>
                <w:rFonts w:ascii="Courier New" w:hAnsi="Courier New" w:cs="Courier New"/>
                <w:sz w:val="16"/>
                <w:szCs w:val="16"/>
              </w:rPr>
              <w:t>(CDWDOC(CDN(JD,JW)))</w:t>
            </w:r>
            <w:r w:rsidRPr="00B346B8">
              <w:rPr>
                <w:rFonts w:ascii="Consolas" w:hAnsi="Consolas" w:cs="Consolas"/>
                <w:sz w:val="15"/>
                <w:szCs w:val="15"/>
              </w:rPr>
              <w:t xml:space="preserve"> </w:t>
            </w:r>
          </w:p>
        </w:tc>
        <w:tc>
          <w:tcPr>
            <w:tcW w:w="1350" w:type="dxa"/>
          </w:tcPr>
          <w:p w14:paraId="2366374F" w14:textId="77777777" w:rsidR="000A6B49" w:rsidRDefault="000A6B49" w:rsidP="007413DA">
            <w:r>
              <w:t>10/4/2013</w:t>
            </w:r>
          </w:p>
        </w:tc>
      </w:tr>
      <w:tr w:rsidR="000A6B49" w:rsidRPr="00A8639A" w14:paraId="2D0FDF0C" w14:textId="77777777" w:rsidTr="00391691">
        <w:trPr>
          <w:cantSplit/>
        </w:trPr>
        <w:tc>
          <w:tcPr>
            <w:tcW w:w="606" w:type="dxa"/>
          </w:tcPr>
          <w:p w14:paraId="62BA7C7E" w14:textId="77777777" w:rsidR="000A6B49" w:rsidRDefault="000A6B49" w:rsidP="007413DA">
            <w:r>
              <w:t>45</w:t>
            </w:r>
          </w:p>
        </w:tc>
        <w:tc>
          <w:tcPr>
            <w:tcW w:w="1240" w:type="dxa"/>
          </w:tcPr>
          <w:p w14:paraId="2746D062" w14:textId="77777777" w:rsidR="000A6B49" w:rsidRDefault="000A6B49" w:rsidP="007413DA">
            <w:r>
              <w:t>W2 and PREW2</w:t>
            </w:r>
          </w:p>
        </w:tc>
        <w:tc>
          <w:tcPr>
            <w:tcW w:w="1484" w:type="dxa"/>
          </w:tcPr>
          <w:p w14:paraId="62B4F493" w14:textId="77777777" w:rsidR="000A6B49" w:rsidRDefault="000A6B49" w:rsidP="007413DA">
            <w:r>
              <w:t>Inflow, Tributary, Distributary and Shade inputs</w:t>
            </w:r>
          </w:p>
        </w:tc>
        <w:tc>
          <w:tcPr>
            <w:tcW w:w="4500" w:type="dxa"/>
          </w:tcPr>
          <w:p w14:paraId="5317955A" w14:textId="03166B08" w:rsidR="000A6B49" w:rsidRDefault="000A6B49" w:rsidP="007413DA">
            <w:pPr>
              <w:pStyle w:val="PlainText"/>
              <w:rPr>
                <w:rFonts w:ascii="Calibri" w:hAnsi="Calibri"/>
                <w:sz w:val="18"/>
                <w:szCs w:val="15"/>
              </w:rPr>
            </w:pPr>
            <w:r>
              <w:rPr>
                <w:rFonts w:ascii="Calibri" w:hAnsi="Calibri"/>
                <w:sz w:val="18"/>
                <w:szCs w:val="15"/>
              </w:rPr>
              <w:t>Added csv file format as a new file input format for flow and temperature files for inflows, tributaries</w:t>
            </w:r>
            <w:r w:rsidR="00436128">
              <w:rPr>
                <w:rFonts w:ascii="Calibri" w:hAnsi="Calibri"/>
                <w:sz w:val="18"/>
                <w:szCs w:val="15"/>
              </w:rPr>
              <w:t>,</w:t>
            </w:r>
            <w:r>
              <w:rPr>
                <w:rFonts w:ascii="Calibri" w:hAnsi="Calibri"/>
                <w:sz w:val="18"/>
                <w:szCs w:val="15"/>
              </w:rPr>
              <w:t xml:space="preserve"> and distributed tributaries. Also, the shade file is now in csv file format. This enhancement includes updates to the preprocessor and W2 codes. Also</w:t>
            </w:r>
            <w:r w:rsidR="00436128">
              <w:rPr>
                <w:rFonts w:ascii="Calibri" w:hAnsi="Calibri"/>
                <w:sz w:val="18"/>
                <w:szCs w:val="15"/>
              </w:rPr>
              <w:t>,</w:t>
            </w:r>
            <w:r>
              <w:rPr>
                <w:rFonts w:ascii="Calibri" w:hAnsi="Calibri"/>
                <w:sz w:val="18"/>
                <w:szCs w:val="15"/>
              </w:rPr>
              <w:t xml:space="preserve"> several minor bug fixes were made on the Preprocessor.</w:t>
            </w:r>
          </w:p>
        </w:tc>
        <w:tc>
          <w:tcPr>
            <w:tcW w:w="1350" w:type="dxa"/>
          </w:tcPr>
          <w:p w14:paraId="4AC97164" w14:textId="77777777" w:rsidR="000A6B49" w:rsidRDefault="000A6B49" w:rsidP="007413DA">
            <w:r>
              <w:t>7/15/14</w:t>
            </w:r>
          </w:p>
        </w:tc>
      </w:tr>
      <w:tr w:rsidR="000A6B49" w:rsidRPr="00A8639A" w14:paraId="1F492923" w14:textId="77777777" w:rsidTr="00391691">
        <w:trPr>
          <w:cantSplit/>
        </w:trPr>
        <w:tc>
          <w:tcPr>
            <w:tcW w:w="606" w:type="dxa"/>
          </w:tcPr>
          <w:p w14:paraId="54ECA168" w14:textId="77777777" w:rsidR="000A6B49" w:rsidRDefault="000A6B49" w:rsidP="007413DA">
            <w:r>
              <w:t>46</w:t>
            </w:r>
          </w:p>
        </w:tc>
        <w:tc>
          <w:tcPr>
            <w:tcW w:w="1240" w:type="dxa"/>
          </w:tcPr>
          <w:p w14:paraId="14F8E8A7" w14:textId="77777777" w:rsidR="000A6B49" w:rsidRDefault="000A6B49" w:rsidP="007413DA">
            <w:r>
              <w:t>W2</w:t>
            </w:r>
          </w:p>
        </w:tc>
        <w:tc>
          <w:tcPr>
            <w:tcW w:w="1484" w:type="dxa"/>
          </w:tcPr>
          <w:p w14:paraId="2C02084A" w14:textId="77777777" w:rsidR="000A6B49" w:rsidRDefault="000A6B49" w:rsidP="007413DA">
            <w:r>
              <w:t>Resuspension of inorganic solids</w:t>
            </w:r>
          </w:p>
        </w:tc>
        <w:tc>
          <w:tcPr>
            <w:tcW w:w="4500" w:type="dxa"/>
          </w:tcPr>
          <w:p w14:paraId="042677F7" w14:textId="40001A61" w:rsidR="000A6B49" w:rsidRDefault="000A6B49" w:rsidP="007413DA">
            <w:pPr>
              <w:pStyle w:val="PlainText"/>
              <w:rPr>
                <w:rFonts w:ascii="Calibri" w:hAnsi="Calibri"/>
                <w:sz w:val="18"/>
                <w:szCs w:val="15"/>
              </w:rPr>
            </w:pPr>
            <w:r>
              <w:rPr>
                <w:rFonts w:ascii="Calibri" w:hAnsi="Calibri"/>
                <w:sz w:val="18"/>
                <w:szCs w:val="15"/>
              </w:rPr>
              <w:t>A resuspension formula was corrected. See the code change below:</w:t>
            </w:r>
          </w:p>
          <w:p w14:paraId="52D4DEF3" w14:textId="77777777" w:rsidR="000A6B49" w:rsidRPr="005C131A" w:rsidRDefault="000A6B49" w:rsidP="007413DA">
            <w:pPr>
              <w:pStyle w:val="PlainText"/>
              <w:rPr>
                <w:sz w:val="16"/>
                <w:szCs w:val="16"/>
              </w:rPr>
            </w:pPr>
            <w:r w:rsidRPr="003B4A80">
              <w:rPr>
                <w:rFonts w:ascii="Calibri" w:hAnsi="Calibri"/>
                <w:sz w:val="18"/>
                <w:szCs w:val="15"/>
              </w:rPr>
              <w:t xml:space="preserve"> </w:t>
            </w:r>
            <w:r w:rsidRPr="003B4A80">
              <w:rPr>
                <w:sz w:val="14"/>
                <w:szCs w:val="15"/>
              </w:rPr>
              <w:t xml:space="preserve">    </w:t>
            </w:r>
            <w:r w:rsidRPr="005C131A">
              <w:rPr>
                <w:sz w:val="16"/>
                <w:szCs w:val="16"/>
              </w:rPr>
              <w:t>HS    = 0.283 *U2/G*0.283*TANH(COEF</w:t>
            </w:r>
            <w:proofErr w:type="gramStart"/>
            <w:r w:rsidRPr="005C131A">
              <w:rPr>
                <w:sz w:val="16"/>
                <w:szCs w:val="16"/>
              </w:rPr>
              <w:t>1)*</w:t>
            </w:r>
            <w:proofErr w:type="gramEnd"/>
            <w:r w:rsidRPr="005C131A">
              <w:rPr>
                <w:sz w:val="16"/>
                <w:szCs w:val="16"/>
              </w:rPr>
              <w:t>TANH(COEF2/TANH(COEF1))</w:t>
            </w:r>
          </w:p>
          <w:p w14:paraId="4B79EE2A"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!TS</w:t>
            </w:r>
            <w:proofErr w:type="gramEnd"/>
            <w:r w:rsidRPr="005C131A">
              <w:rPr>
                <w:sz w:val="16"/>
                <w:szCs w:val="16"/>
              </w:rPr>
              <w:t xml:space="preserve">    = 2.0*PI*U2/G*1.2*  TANH(COEF3)*TANH(COEF4/TANH(COEF3))</w:t>
            </w:r>
          </w:p>
          <w:p w14:paraId="1FB28B97" w14:textId="77777777" w:rsidR="000A6B49" w:rsidRDefault="000A6B49" w:rsidP="007413DA">
            <w:pPr>
              <w:pStyle w:val="PlainText"/>
              <w:rPr>
                <w:rFonts w:ascii="Calibri" w:hAnsi="Calibri"/>
                <w:sz w:val="18"/>
                <w:szCs w:val="15"/>
              </w:rPr>
            </w:pPr>
            <w:r w:rsidRPr="005C131A">
              <w:rPr>
                <w:sz w:val="16"/>
                <w:szCs w:val="16"/>
              </w:rPr>
              <w:t xml:space="preserve">      TS    = 2.0*PI*</w:t>
            </w:r>
            <w:proofErr w:type="gramStart"/>
            <w:r w:rsidRPr="005C131A">
              <w:rPr>
                <w:sz w:val="16"/>
                <w:szCs w:val="16"/>
              </w:rPr>
              <w:t>sqrt(</w:t>
            </w:r>
            <w:proofErr w:type="gramEnd"/>
            <w:r w:rsidRPr="005C131A">
              <w:rPr>
                <w:sz w:val="16"/>
                <w:szCs w:val="16"/>
              </w:rPr>
              <w:t xml:space="preserve">U2)/G*1.2*  TANH(COEF3)*TANH(COEF4/TANH(COEF3))   ! </w:t>
            </w:r>
            <w:proofErr w:type="spellStart"/>
            <w:r w:rsidRPr="005C131A">
              <w:rPr>
                <w:sz w:val="16"/>
                <w:szCs w:val="16"/>
              </w:rPr>
              <w:t>cb</w:t>
            </w:r>
            <w:proofErr w:type="spellEnd"/>
            <w:r w:rsidRPr="005C131A">
              <w:rPr>
                <w:sz w:val="16"/>
                <w:szCs w:val="16"/>
              </w:rPr>
              <w:t xml:space="preserve"> 5/9/14</w:t>
            </w:r>
          </w:p>
        </w:tc>
        <w:tc>
          <w:tcPr>
            <w:tcW w:w="1350" w:type="dxa"/>
          </w:tcPr>
          <w:p w14:paraId="1FA1DA87" w14:textId="77777777" w:rsidR="000A6B49" w:rsidRDefault="000A6B49" w:rsidP="007413DA">
            <w:r>
              <w:t>7/15/14</w:t>
            </w:r>
          </w:p>
        </w:tc>
      </w:tr>
      <w:tr w:rsidR="000A6B49" w:rsidRPr="00A8639A" w14:paraId="4FCE96FF" w14:textId="77777777" w:rsidTr="00391691">
        <w:trPr>
          <w:cantSplit/>
        </w:trPr>
        <w:tc>
          <w:tcPr>
            <w:tcW w:w="606" w:type="dxa"/>
          </w:tcPr>
          <w:p w14:paraId="54BBF11D" w14:textId="77777777" w:rsidR="000A6B49" w:rsidRDefault="000A6B49" w:rsidP="007413DA">
            <w:r>
              <w:t>47</w:t>
            </w:r>
          </w:p>
        </w:tc>
        <w:tc>
          <w:tcPr>
            <w:tcW w:w="1240" w:type="dxa"/>
          </w:tcPr>
          <w:p w14:paraId="491DD7BA" w14:textId="77777777" w:rsidR="000A6B49" w:rsidRDefault="000A6B49" w:rsidP="007413DA">
            <w:r>
              <w:t>W2</w:t>
            </w:r>
          </w:p>
        </w:tc>
        <w:tc>
          <w:tcPr>
            <w:tcW w:w="1484" w:type="dxa"/>
          </w:tcPr>
          <w:p w14:paraId="3E09742B" w14:textId="77777777" w:rsidR="00E67603" w:rsidRDefault="000A6B49" w:rsidP="007413DA">
            <w:r>
              <w:t xml:space="preserve">Tecplot </w:t>
            </w:r>
          </w:p>
          <w:p w14:paraId="18E9CD85" w14:textId="188EEC3C" w:rsidR="000A6B49" w:rsidRDefault="000A6B49" w:rsidP="007413DA">
            <w:r>
              <w:t>output</w:t>
            </w:r>
          </w:p>
        </w:tc>
        <w:tc>
          <w:tcPr>
            <w:tcW w:w="4500" w:type="dxa"/>
          </w:tcPr>
          <w:p w14:paraId="5C7E1DB7" w14:textId="77777777" w:rsidR="000A6B49" w:rsidRDefault="000A6B49" w:rsidP="007413DA">
            <w:pPr>
              <w:pStyle w:val="PlainText"/>
              <w:rPr>
                <w:rFonts w:ascii="Calibri" w:hAnsi="Calibri"/>
                <w:sz w:val="18"/>
                <w:szCs w:val="15"/>
              </w:rPr>
            </w:pPr>
            <w:r>
              <w:rPr>
                <w:rFonts w:ascii="Calibri" w:hAnsi="Calibri"/>
                <w:sz w:val="18"/>
                <w:szCs w:val="15"/>
              </w:rPr>
              <w:t>When the user sets CPL output for Tecplot, the output format when HABITAC=OFF was incorrect. This has been fixed.</w:t>
            </w:r>
          </w:p>
        </w:tc>
        <w:tc>
          <w:tcPr>
            <w:tcW w:w="1350" w:type="dxa"/>
          </w:tcPr>
          <w:p w14:paraId="6D46CA5F" w14:textId="77777777" w:rsidR="000A6B49" w:rsidRDefault="000A6B49" w:rsidP="007413DA">
            <w:r>
              <w:t>7/15/14</w:t>
            </w:r>
          </w:p>
        </w:tc>
      </w:tr>
      <w:tr w:rsidR="000A6B49" w:rsidRPr="00A8639A" w14:paraId="01094957" w14:textId="77777777" w:rsidTr="00391691">
        <w:trPr>
          <w:cantSplit/>
        </w:trPr>
        <w:tc>
          <w:tcPr>
            <w:tcW w:w="606" w:type="dxa"/>
          </w:tcPr>
          <w:p w14:paraId="43839179" w14:textId="77777777" w:rsidR="000A6B49" w:rsidRDefault="000A6B49" w:rsidP="007413DA">
            <w:r>
              <w:lastRenderedPageBreak/>
              <w:t>48</w:t>
            </w:r>
          </w:p>
        </w:tc>
        <w:tc>
          <w:tcPr>
            <w:tcW w:w="1240" w:type="dxa"/>
          </w:tcPr>
          <w:p w14:paraId="2970AAD2" w14:textId="77777777" w:rsidR="000A6B49" w:rsidRDefault="000A6B49" w:rsidP="007413DA">
            <w:r>
              <w:t>PREW2</w:t>
            </w:r>
          </w:p>
        </w:tc>
        <w:tc>
          <w:tcPr>
            <w:tcW w:w="1484" w:type="dxa"/>
          </w:tcPr>
          <w:p w14:paraId="6256084A" w14:textId="77777777" w:rsidR="000A6B49" w:rsidRDefault="000A6B49" w:rsidP="007413DA">
            <w:r>
              <w:t>Warnings</w:t>
            </w:r>
          </w:p>
        </w:tc>
        <w:tc>
          <w:tcPr>
            <w:tcW w:w="4500" w:type="dxa"/>
          </w:tcPr>
          <w:p w14:paraId="32705D0F" w14:textId="5F00DE84" w:rsidR="000A6B49" w:rsidRDefault="000A6B49" w:rsidP="007413DA">
            <w:pPr>
              <w:pStyle w:val="PlainText"/>
              <w:rPr>
                <w:rFonts w:ascii="Calibri" w:hAnsi="Calibri"/>
                <w:sz w:val="18"/>
                <w:szCs w:val="15"/>
              </w:rPr>
            </w:pPr>
            <w:r>
              <w:rPr>
                <w:rFonts w:ascii="Calibri" w:hAnsi="Calibri"/>
                <w:sz w:val="18"/>
                <w:szCs w:val="15"/>
              </w:rPr>
              <w:t>Fixed a name inconsistency for developing warnings for input concentrations</w:t>
            </w:r>
          </w:p>
          <w:p w14:paraId="1BAEE836" w14:textId="77777777" w:rsidR="000A6B49" w:rsidRPr="005C131A" w:rsidRDefault="000A6B49" w:rsidP="007413DA">
            <w:pPr>
              <w:autoSpaceDE w:val="0"/>
              <w:autoSpaceDN w:val="0"/>
              <w:adjustRightInd w:val="0"/>
              <w:rPr>
                <w:rFonts w:ascii="Courier New" w:hAnsi="Courier New" w:cs="Courier New"/>
                <w:color w:val="000000"/>
                <w:sz w:val="15"/>
                <w:szCs w:val="15"/>
                <w:highlight w:val="white"/>
              </w:rPr>
            </w:pPr>
            <w:r w:rsidRPr="005C131A">
              <w:rPr>
                <w:rFonts w:ascii="Courier New" w:hAnsi="Courier New" w:cs="Courier New"/>
                <w:color w:val="008000"/>
                <w:sz w:val="14"/>
                <w:szCs w:val="19"/>
                <w:highlight w:val="white"/>
              </w:rPr>
              <w:t xml:space="preserve">!    </w:t>
            </w:r>
            <w:r w:rsidRPr="005C131A">
              <w:rPr>
                <w:rFonts w:ascii="Courier New" w:hAnsi="Courier New" w:cs="Courier New"/>
                <w:color w:val="008000"/>
                <w:sz w:val="15"/>
                <w:szCs w:val="15"/>
                <w:highlight w:val="white"/>
              </w:rPr>
              <w:t>IF (NAME /= 'Residence time</w:t>
            </w:r>
            <w:proofErr w:type="gramStart"/>
            <w:r w:rsidRPr="005C131A">
              <w:rPr>
                <w:rFonts w:ascii="Courier New" w:hAnsi="Courier New" w:cs="Courier New"/>
                <w:color w:val="008000"/>
                <w:sz w:val="15"/>
                <w:szCs w:val="15"/>
                <w:highlight w:val="white"/>
              </w:rPr>
              <w:t>' .</w:t>
            </w:r>
            <w:proofErr w:type="gramEnd"/>
            <w:r w:rsidRPr="005C131A">
              <w:rPr>
                <w:rFonts w:ascii="Courier New" w:hAnsi="Courier New" w:cs="Courier New"/>
                <w:color w:val="008000"/>
                <w:sz w:val="15"/>
                <w:szCs w:val="15"/>
                <w:highlight w:val="white"/>
              </w:rPr>
              <w:t>AND. NAME /= 'Water age') THEN</w:t>
            </w:r>
          </w:p>
          <w:p w14:paraId="200F1857" w14:textId="77777777" w:rsidR="000A6B49" w:rsidRPr="005C131A" w:rsidRDefault="000A6B49" w:rsidP="007413DA">
            <w:pPr>
              <w:autoSpaceDE w:val="0"/>
              <w:autoSpaceDN w:val="0"/>
              <w:adjustRightInd w:val="0"/>
              <w:rPr>
                <w:rFonts w:ascii="Courier New" w:hAnsi="Courier New" w:cs="Courier New"/>
                <w:color w:val="000000"/>
                <w:sz w:val="15"/>
                <w:szCs w:val="15"/>
                <w:highlight w:val="white"/>
              </w:rPr>
            </w:pPr>
            <w:r w:rsidRPr="005C131A">
              <w:rPr>
                <w:rFonts w:ascii="Courier New" w:hAnsi="Courier New" w:cs="Courier New"/>
                <w:color w:val="000000"/>
                <w:sz w:val="15"/>
                <w:szCs w:val="15"/>
                <w:highlight w:val="white"/>
              </w:rPr>
              <w:t xml:space="preserve">            </w:t>
            </w:r>
            <w:r w:rsidRPr="005C131A">
              <w:rPr>
                <w:rFonts w:ascii="Courier New" w:hAnsi="Courier New" w:cs="Courier New"/>
                <w:color w:val="0000FF"/>
                <w:sz w:val="15"/>
                <w:szCs w:val="15"/>
                <w:highlight w:val="white"/>
              </w:rPr>
              <w:t>IF</w:t>
            </w:r>
            <w:r w:rsidRPr="005C131A">
              <w:rPr>
                <w:rFonts w:ascii="Courier New" w:hAnsi="Courier New" w:cs="Courier New"/>
                <w:color w:val="000000"/>
                <w:sz w:val="15"/>
                <w:szCs w:val="15"/>
                <w:highlight w:val="white"/>
              </w:rPr>
              <w:t xml:space="preserve"> (NAME /= </w:t>
            </w:r>
            <w:r w:rsidRPr="005C131A">
              <w:rPr>
                <w:rFonts w:ascii="Courier New" w:hAnsi="Courier New" w:cs="Courier New"/>
                <w:color w:val="A31515"/>
                <w:sz w:val="15"/>
                <w:szCs w:val="15"/>
                <w:highlight w:val="white"/>
              </w:rPr>
              <w:t>'Residence time</w:t>
            </w:r>
            <w:proofErr w:type="gramStart"/>
            <w:r w:rsidRPr="005C131A">
              <w:rPr>
                <w:rFonts w:ascii="Courier New" w:hAnsi="Courier New" w:cs="Courier New"/>
                <w:color w:val="A31515"/>
                <w:sz w:val="15"/>
                <w:szCs w:val="15"/>
                <w:highlight w:val="white"/>
              </w:rPr>
              <w:t>'</w:t>
            </w:r>
            <w:r w:rsidRPr="005C131A">
              <w:rPr>
                <w:rFonts w:ascii="Courier New" w:hAnsi="Courier New" w:cs="Courier New"/>
                <w:color w:val="000000"/>
                <w:sz w:val="15"/>
                <w:szCs w:val="15"/>
                <w:highlight w:val="white"/>
              </w:rPr>
              <w:t xml:space="preserve"> .</w:t>
            </w:r>
            <w:proofErr w:type="gramEnd"/>
            <w:r w:rsidRPr="005C131A">
              <w:rPr>
                <w:rFonts w:ascii="Courier New" w:hAnsi="Courier New" w:cs="Courier New"/>
                <w:color w:val="000000"/>
                <w:sz w:val="15"/>
                <w:szCs w:val="15"/>
                <w:highlight w:val="white"/>
              </w:rPr>
              <w:t xml:space="preserve">AND. NAME /= </w:t>
            </w:r>
            <w:r w:rsidRPr="005C131A">
              <w:rPr>
                <w:rFonts w:ascii="Courier New" w:hAnsi="Courier New" w:cs="Courier New"/>
                <w:color w:val="A31515"/>
                <w:sz w:val="15"/>
                <w:szCs w:val="15"/>
                <w:highlight w:val="white"/>
              </w:rPr>
              <w:t>'AGE'</w:t>
            </w:r>
            <w:r w:rsidRPr="005C131A">
              <w:rPr>
                <w:rFonts w:ascii="Courier New" w:hAnsi="Courier New" w:cs="Courier New"/>
                <w:color w:val="000000"/>
                <w:sz w:val="15"/>
                <w:szCs w:val="15"/>
                <w:highlight w:val="white"/>
              </w:rPr>
              <w:t xml:space="preserve">) </w:t>
            </w:r>
            <w:r w:rsidRPr="005C131A">
              <w:rPr>
                <w:rFonts w:ascii="Courier New" w:hAnsi="Courier New" w:cs="Courier New"/>
                <w:color w:val="0000FF"/>
                <w:sz w:val="15"/>
                <w:szCs w:val="15"/>
                <w:highlight w:val="white"/>
              </w:rPr>
              <w:t>THEN</w:t>
            </w:r>
            <w:r w:rsidRPr="005C131A">
              <w:rPr>
                <w:rFonts w:ascii="Courier New" w:hAnsi="Courier New" w:cs="Courier New"/>
                <w:color w:val="000000"/>
                <w:sz w:val="15"/>
                <w:szCs w:val="15"/>
                <w:highlight w:val="white"/>
              </w:rPr>
              <w:t xml:space="preserve">     </w:t>
            </w:r>
            <w:r w:rsidRPr="005C131A">
              <w:rPr>
                <w:rFonts w:ascii="Courier New" w:hAnsi="Courier New" w:cs="Courier New"/>
                <w:color w:val="008000"/>
                <w:sz w:val="15"/>
                <w:szCs w:val="15"/>
                <w:highlight w:val="white"/>
              </w:rPr>
              <w:t>! SW 7/15/14</w:t>
            </w:r>
          </w:p>
          <w:p w14:paraId="7E258856" w14:textId="77777777" w:rsidR="000A6B49" w:rsidRDefault="000A6B49" w:rsidP="007413DA">
            <w:pPr>
              <w:pStyle w:val="PlainText"/>
              <w:rPr>
                <w:rFonts w:ascii="Calibri" w:hAnsi="Calibri"/>
                <w:sz w:val="18"/>
                <w:szCs w:val="15"/>
              </w:rPr>
            </w:pPr>
            <w:r w:rsidRPr="005C131A">
              <w:rPr>
                <w:color w:val="000000"/>
                <w:sz w:val="15"/>
                <w:szCs w:val="15"/>
                <w:highlight w:val="white"/>
              </w:rPr>
              <w:t xml:space="preserve">              </w:t>
            </w:r>
            <w:r w:rsidRPr="005C131A">
              <w:rPr>
                <w:color w:val="0000FF"/>
                <w:sz w:val="15"/>
                <w:szCs w:val="15"/>
                <w:highlight w:val="white"/>
              </w:rPr>
              <w:t>CALL</w:t>
            </w:r>
            <w:r w:rsidRPr="005C131A">
              <w:rPr>
                <w:color w:val="000000"/>
                <w:sz w:val="15"/>
                <w:szCs w:val="15"/>
                <w:highlight w:val="white"/>
              </w:rPr>
              <w:t xml:space="preserve"> WARNINGS</w:t>
            </w:r>
          </w:p>
        </w:tc>
        <w:tc>
          <w:tcPr>
            <w:tcW w:w="1350" w:type="dxa"/>
          </w:tcPr>
          <w:p w14:paraId="00EC3711" w14:textId="77777777" w:rsidR="000A6B49" w:rsidRDefault="000A6B49" w:rsidP="007413DA">
            <w:r>
              <w:t>7/15/14</w:t>
            </w:r>
          </w:p>
        </w:tc>
      </w:tr>
      <w:tr w:rsidR="000A6B49" w:rsidRPr="00A8639A" w14:paraId="1243A18A" w14:textId="77777777" w:rsidTr="00391691">
        <w:trPr>
          <w:cantSplit/>
        </w:trPr>
        <w:tc>
          <w:tcPr>
            <w:tcW w:w="606" w:type="dxa"/>
          </w:tcPr>
          <w:p w14:paraId="5C4F50FE" w14:textId="77777777" w:rsidR="000A6B49" w:rsidRDefault="000A6B49" w:rsidP="007413DA">
            <w:r>
              <w:t>49</w:t>
            </w:r>
          </w:p>
        </w:tc>
        <w:tc>
          <w:tcPr>
            <w:tcW w:w="1240" w:type="dxa"/>
          </w:tcPr>
          <w:p w14:paraId="69E30310" w14:textId="77777777" w:rsidR="000A6B49" w:rsidRDefault="000A6B49" w:rsidP="007413DA">
            <w:r>
              <w:t>W2</w:t>
            </w:r>
          </w:p>
        </w:tc>
        <w:tc>
          <w:tcPr>
            <w:tcW w:w="1484" w:type="dxa"/>
          </w:tcPr>
          <w:p w14:paraId="44F965C9" w14:textId="77777777" w:rsidR="000A6B49" w:rsidRDefault="000A6B49" w:rsidP="007413DA">
            <w:r>
              <w:t>TSR filename</w:t>
            </w:r>
          </w:p>
        </w:tc>
        <w:tc>
          <w:tcPr>
            <w:tcW w:w="4500" w:type="dxa"/>
          </w:tcPr>
          <w:p w14:paraId="7FBB6EE8" w14:textId="3F6561A5" w:rsidR="000A6B49" w:rsidRDefault="000A6B49" w:rsidP="007413DA">
            <w:pPr>
              <w:pStyle w:val="PlainText"/>
              <w:rPr>
                <w:rFonts w:ascii="Calibri" w:hAnsi="Calibri"/>
                <w:sz w:val="18"/>
                <w:szCs w:val="15"/>
              </w:rPr>
            </w:pPr>
            <w:r>
              <w:rPr>
                <w:rFonts w:ascii="Calibri" w:hAnsi="Calibri"/>
                <w:sz w:val="18"/>
                <w:szCs w:val="15"/>
              </w:rPr>
              <w:t xml:space="preserve">The filename in </w:t>
            </w:r>
            <w:r w:rsidRPr="005C131A">
              <w:rPr>
                <w:rFonts w:ascii="Calibri" w:hAnsi="Calibri"/>
                <w:b/>
                <w:bCs/>
                <w:sz w:val="18"/>
                <w:szCs w:val="15"/>
              </w:rPr>
              <w:t>w2_con.npt</w:t>
            </w:r>
            <w:r>
              <w:rPr>
                <w:rFonts w:ascii="Calibri" w:hAnsi="Calibri"/>
                <w:sz w:val="18"/>
                <w:szCs w:val="15"/>
              </w:rPr>
              <w:t xml:space="preserve"> for TSR is used for the output filenames. In order to account for complex paths that include more than one ‘.’, the following change was made with the </w:t>
            </w:r>
            <w:r w:rsidRPr="005C131A">
              <w:rPr>
                <w:rFonts w:ascii="Calibri" w:hAnsi="Calibri"/>
                <w:i/>
                <w:iCs/>
                <w:sz w:val="18"/>
                <w:szCs w:val="15"/>
              </w:rPr>
              <w:t>BACK=.TRUE.</w:t>
            </w:r>
            <w:r>
              <w:rPr>
                <w:rFonts w:ascii="Calibri" w:hAnsi="Calibri"/>
                <w:sz w:val="18"/>
                <w:szCs w:val="15"/>
              </w:rPr>
              <w:t xml:space="preserve"> command</w:t>
            </w:r>
            <w:r w:rsidR="00436128">
              <w:rPr>
                <w:rFonts w:ascii="Calibri" w:hAnsi="Calibri"/>
                <w:sz w:val="18"/>
                <w:szCs w:val="15"/>
              </w:rPr>
              <w:t>,</w:t>
            </w:r>
            <w:r>
              <w:rPr>
                <w:rFonts w:ascii="Calibri" w:hAnsi="Calibri"/>
                <w:sz w:val="18"/>
                <w:szCs w:val="15"/>
              </w:rPr>
              <w:t xml:space="preserve"> which checks from the right-hand-side rather than left-hand-side of the character string</w:t>
            </w:r>
          </w:p>
          <w:p w14:paraId="549AADD2"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8000"/>
                <w:sz w:val="16"/>
                <w:szCs w:val="19"/>
                <w:highlight w:val="white"/>
              </w:rPr>
              <w:t>!      L1 = SCAN(</w:t>
            </w:r>
            <w:proofErr w:type="gramStart"/>
            <w:r w:rsidRPr="005C131A">
              <w:rPr>
                <w:rFonts w:ascii="Courier New" w:hAnsi="Courier New" w:cs="Courier New"/>
                <w:color w:val="008000"/>
                <w:sz w:val="16"/>
                <w:szCs w:val="19"/>
                <w:highlight w:val="white"/>
              </w:rPr>
              <w:t>TSRFN,'.'</w:t>
            </w:r>
            <w:proofErr w:type="gramEnd"/>
            <w:r w:rsidRPr="005C131A">
              <w:rPr>
                <w:rFonts w:ascii="Courier New" w:hAnsi="Courier New" w:cs="Courier New"/>
                <w:color w:val="008000"/>
                <w:sz w:val="16"/>
                <w:szCs w:val="19"/>
                <w:highlight w:val="white"/>
              </w:rPr>
              <w:t>)</w:t>
            </w:r>
          </w:p>
          <w:p w14:paraId="4D0B2EB9" w14:textId="77777777" w:rsidR="000A6B49" w:rsidRDefault="000A6B49" w:rsidP="007413DA">
            <w:pPr>
              <w:pStyle w:val="PlainText"/>
              <w:rPr>
                <w:rFonts w:ascii="Calibri" w:hAnsi="Calibri"/>
                <w:sz w:val="18"/>
                <w:szCs w:val="15"/>
              </w:rPr>
            </w:pPr>
            <w:r w:rsidRPr="005C131A">
              <w:rPr>
                <w:color w:val="000000"/>
                <w:sz w:val="16"/>
                <w:szCs w:val="19"/>
                <w:highlight w:val="white"/>
              </w:rPr>
              <w:t xml:space="preserve">       L1 = </w:t>
            </w:r>
            <w:r w:rsidRPr="005C131A">
              <w:rPr>
                <w:color w:val="0000FF"/>
                <w:sz w:val="16"/>
                <w:szCs w:val="19"/>
                <w:highlight w:val="white"/>
              </w:rPr>
              <w:t>SCAN</w:t>
            </w:r>
            <w:r w:rsidRPr="005C131A">
              <w:rPr>
                <w:color w:val="000000"/>
                <w:sz w:val="16"/>
                <w:szCs w:val="19"/>
                <w:highlight w:val="white"/>
              </w:rPr>
              <w:t>(</w:t>
            </w:r>
            <w:proofErr w:type="gramStart"/>
            <w:r w:rsidRPr="005C131A">
              <w:rPr>
                <w:color w:val="000000"/>
                <w:sz w:val="16"/>
                <w:szCs w:val="19"/>
                <w:highlight w:val="white"/>
              </w:rPr>
              <w:t>TSRFN,</w:t>
            </w:r>
            <w:r w:rsidRPr="005C131A">
              <w:rPr>
                <w:color w:val="A31515"/>
                <w:sz w:val="16"/>
                <w:szCs w:val="19"/>
                <w:highlight w:val="white"/>
              </w:rPr>
              <w:t>'.'</w:t>
            </w:r>
            <w:proofErr w:type="gramEnd"/>
            <w:r w:rsidRPr="005C131A">
              <w:rPr>
                <w:color w:val="000000"/>
                <w:sz w:val="16"/>
                <w:szCs w:val="19"/>
                <w:highlight w:val="white"/>
              </w:rPr>
              <w:t>,BACK=.TRUE.)</w:t>
            </w:r>
            <w:r w:rsidRPr="00D15E4D">
              <w:rPr>
                <w:rFonts w:ascii="Consolas" w:hAnsi="Consolas" w:cs="Consolas"/>
                <w:color w:val="000000"/>
                <w:sz w:val="16"/>
                <w:szCs w:val="19"/>
                <w:highlight w:val="white"/>
              </w:rPr>
              <w:t xml:space="preserve">  </w:t>
            </w:r>
          </w:p>
        </w:tc>
        <w:tc>
          <w:tcPr>
            <w:tcW w:w="1350" w:type="dxa"/>
          </w:tcPr>
          <w:p w14:paraId="410C5C74" w14:textId="77777777" w:rsidR="000A6B49" w:rsidRDefault="000A6B49" w:rsidP="007413DA">
            <w:r>
              <w:t>8/22/14</w:t>
            </w:r>
          </w:p>
        </w:tc>
      </w:tr>
      <w:tr w:rsidR="000A6B49" w:rsidRPr="00A8639A" w14:paraId="5D58D279" w14:textId="77777777" w:rsidTr="00391691">
        <w:trPr>
          <w:cantSplit/>
        </w:trPr>
        <w:tc>
          <w:tcPr>
            <w:tcW w:w="606" w:type="dxa"/>
          </w:tcPr>
          <w:p w14:paraId="4798E4FA" w14:textId="77777777" w:rsidR="000A6B49" w:rsidRDefault="000A6B49" w:rsidP="007413DA">
            <w:r>
              <w:t>50</w:t>
            </w:r>
          </w:p>
        </w:tc>
        <w:tc>
          <w:tcPr>
            <w:tcW w:w="1240" w:type="dxa"/>
          </w:tcPr>
          <w:p w14:paraId="4F952D5A" w14:textId="77777777" w:rsidR="000A6B49" w:rsidRDefault="000A6B49" w:rsidP="007413DA">
            <w:r>
              <w:t>PREW2</w:t>
            </w:r>
          </w:p>
        </w:tc>
        <w:tc>
          <w:tcPr>
            <w:tcW w:w="1484" w:type="dxa"/>
          </w:tcPr>
          <w:p w14:paraId="28F9AA11" w14:textId="77777777" w:rsidR="000A6B49" w:rsidRDefault="000A6B49" w:rsidP="007413DA">
            <w:r>
              <w:t>Hydraulic structure warnings</w:t>
            </w:r>
          </w:p>
        </w:tc>
        <w:tc>
          <w:tcPr>
            <w:tcW w:w="4500" w:type="dxa"/>
          </w:tcPr>
          <w:p w14:paraId="0CFE15E3" w14:textId="77777777" w:rsidR="000A6B49" w:rsidRDefault="000A6B49" w:rsidP="007413DA">
            <w:pPr>
              <w:pStyle w:val="PlainText"/>
              <w:rPr>
                <w:rFonts w:ascii="Calibri" w:hAnsi="Calibri"/>
                <w:sz w:val="18"/>
                <w:szCs w:val="15"/>
              </w:rPr>
            </w:pPr>
            <w:r>
              <w:rPr>
                <w:rFonts w:ascii="Calibri" w:hAnsi="Calibri"/>
                <w:sz w:val="18"/>
                <w:szCs w:val="15"/>
              </w:rPr>
              <w:t>Added many new hydraulic structure warnings (gates, spillways, pumps, pipes, internal weirs) for cases where KBSTR was less than KB and fixed a few error messages for these structure checks.</w:t>
            </w:r>
          </w:p>
        </w:tc>
        <w:tc>
          <w:tcPr>
            <w:tcW w:w="1350" w:type="dxa"/>
          </w:tcPr>
          <w:p w14:paraId="0A9A526D" w14:textId="77777777" w:rsidR="000A6B49" w:rsidRDefault="000A6B49" w:rsidP="007413DA">
            <w:r>
              <w:t>9/10/14</w:t>
            </w:r>
          </w:p>
        </w:tc>
      </w:tr>
      <w:tr w:rsidR="000A6B49" w:rsidRPr="00A8639A" w14:paraId="693813DD" w14:textId="77777777" w:rsidTr="00391691">
        <w:trPr>
          <w:cantSplit/>
        </w:trPr>
        <w:tc>
          <w:tcPr>
            <w:tcW w:w="606" w:type="dxa"/>
          </w:tcPr>
          <w:p w14:paraId="338F529C" w14:textId="77777777" w:rsidR="000A6B49" w:rsidRDefault="000A6B49" w:rsidP="007413DA">
            <w:r>
              <w:t>51</w:t>
            </w:r>
          </w:p>
        </w:tc>
        <w:tc>
          <w:tcPr>
            <w:tcW w:w="1240" w:type="dxa"/>
          </w:tcPr>
          <w:p w14:paraId="1C60FEAB" w14:textId="77777777" w:rsidR="000A6B49" w:rsidRDefault="000A6B49" w:rsidP="007413DA">
            <w:r>
              <w:t>W2</w:t>
            </w:r>
          </w:p>
        </w:tc>
        <w:tc>
          <w:tcPr>
            <w:tcW w:w="1484" w:type="dxa"/>
          </w:tcPr>
          <w:p w14:paraId="5016B159" w14:textId="77777777" w:rsidR="000A6B49" w:rsidRDefault="000A6B49" w:rsidP="007413DA">
            <w:r>
              <w:t>TSR output</w:t>
            </w:r>
          </w:p>
        </w:tc>
        <w:tc>
          <w:tcPr>
            <w:tcW w:w="4500" w:type="dxa"/>
          </w:tcPr>
          <w:p w14:paraId="119E8B43" w14:textId="2F5FBBCD" w:rsidR="000A6B49" w:rsidRDefault="000A6B49" w:rsidP="007413DA">
            <w:pPr>
              <w:pStyle w:val="PlainText"/>
              <w:rPr>
                <w:rFonts w:ascii="Calibri" w:hAnsi="Calibri"/>
                <w:sz w:val="18"/>
                <w:szCs w:val="15"/>
              </w:rPr>
            </w:pPr>
            <w:r>
              <w:rPr>
                <w:rFonts w:ascii="Calibri" w:hAnsi="Calibri"/>
                <w:sz w:val="18"/>
                <w:szCs w:val="15"/>
              </w:rPr>
              <w:t>The time series file added the surface heat flux terms (net, short wave solar net, long wave radiation net, back radiation heat flux, evaporation heat flux, conductive heat flux) to the output. The manual was also updated.</w:t>
            </w:r>
          </w:p>
        </w:tc>
        <w:tc>
          <w:tcPr>
            <w:tcW w:w="1350" w:type="dxa"/>
          </w:tcPr>
          <w:p w14:paraId="0A513A59" w14:textId="77777777" w:rsidR="000A6B49" w:rsidRDefault="000A6B49" w:rsidP="007413DA">
            <w:r>
              <w:t>1/15/15</w:t>
            </w:r>
          </w:p>
        </w:tc>
      </w:tr>
      <w:tr w:rsidR="000A6B49" w:rsidRPr="00A8639A" w14:paraId="1F0E8153" w14:textId="77777777" w:rsidTr="00391691">
        <w:trPr>
          <w:cantSplit/>
        </w:trPr>
        <w:tc>
          <w:tcPr>
            <w:tcW w:w="606" w:type="dxa"/>
          </w:tcPr>
          <w:p w14:paraId="275EF395" w14:textId="77777777" w:rsidR="000A6B49" w:rsidRDefault="000A6B49" w:rsidP="007413DA">
            <w:r>
              <w:t>52</w:t>
            </w:r>
          </w:p>
        </w:tc>
        <w:tc>
          <w:tcPr>
            <w:tcW w:w="1240" w:type="dxa"/>
          </w:tcPr>
          <w:p w14:paraId="00B35CFF" w14:textId="77777777" w:rsidR="000A6B49" w:rsidRDefault="000A6B49" w:rsidP="007413DA">
            <w:r>
              <w:t>W2</w:t>
            </w:r>
          </w:p>
        </w:tc>
        <w:tc>
          <w:tcPr>
            <w:tcW w:w="1484" w:type="dxa"/>
          </w:tcPr>
          <w:p w14:paraId="7C034926" w14:textId="77777777" w:rsidR="000A6B49" w:rsidRDefault="000A6B49" w:rsidP="007413DA">
            <w:r>
              <w:t>Interpolation of wind direction</w:t>
            </w:r>
          </w:p>
        </w:tc>
        <w:tc>
          <w:tcPr>
            <w:tcW w:w="4500" w:type="dxa"/>
          </w:tcPr>
          <w:p w14:paraId="76140F2B" w14:textId="06B47E8B" w:rsidR="000A6B49" w:rsidRDefault="000A6B49" w:rsidP="007413DA">
            <w:pPr>
              <w:pStyle w:val="PlainText"/>
              <w:rPr>
                <w:rFonts w:ascii="Calibri" w:hAnsi="Calibri"/>
                <w:sz w:val="18"/>
                <w:szCs w:val="15"/>
              </w:rPr>
            </w:pPr>
            <w:r>
              <w:rPr>
                <w:rFonts w:ascii="Calibri" w:hAnsi="Calibri"/>
                <w:sz w:val="18"/>
                <w:szCs w:val="15"/>
              </w:rPr>
              <w:t xml:space="preserve">In some cases, the wind direction interpolation was incorrect. Code was added to reduce the wind direction angle to less than 2*pi before the interpolation is performed and to consider another possible interpolation case. Thanks to </w:t>
            </w:r>
            <w:proofErr w:type="spellStart"/>
            <w:r>
              <w:rPr>
                <w:rFonts w:ascii="Calibri" w:hAnsi="Calibri"/>
                <w:sz w:val="18"/>
                <w:szCs w:val="15"/>
              </w:rPr>
              <w:t>Wenwei</w:t>
            </w:r>
            <w:proofErr w:type="spellEnd"/>
            <w:r>
              <w:rPr>
                <w:rFonts w:ascii="Calibri" w:hAnsi="Calibri"/>
                <w:sz w:val="18"/>
                <w:szCs w:val="15"/>
              </w:rPr>
              <w:t xml:space="preserve"> Xu for pointing this out. New code is shown below:</w:t>
            </w:r>
          </w:p>
          <w:p w14:paraId="7A96EB0A"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Pr>
                <w:rFonts w:ascii="Consolas" w:hAnsi="Consolas" w:cs="Consolas"/>
                <w:color w:val="000000"/>
                <w:sz w:val="19"/>
                <w:szCs w:val="19"/>
                <w:highlight w:val="white"/>
              </w:rPr>
              <w:t xml:space="preserve">      </w:t>
            </w:r>
            <w:r w:rsidRPr="005C131A">
              <w:rPr>
                <w:rFonts w:ascii="Courier New" w:hAnsi="Courier New" w:cs="Courier New"/>
                <w:color w:val="008000"/>
                <w:sz w:val="16"/>
                <w:szCs w:val="19"/>
                <w:highlight w:val="white"/>
              </w:rPr>
              <w:t>! CONVERT PHIO AND PHINX TO LESS THAN 2*PI     SW 2/13/15</w:t>
            </w:r>
          </w:p>
          <w:p w14:paraId="0AC3D9BE"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DO</w:t>
            </w: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WHILE</w:t>
            </w:r>
            <w:r w:rsidRPr="005C131A">
              <w:rPr>
                <w:rFonts w:ascii="Courier New" w:hAnsi="Courier New" w:cs="Courier New"/>
                <w:color w:val="000000"/>
                <w:sz w:val="16"/>
                <w:szCs w:val="19"/>
                <w:highlight w:val="white"/>
              </w:rPr>
              <w:t>(PHIO(JW)&gt;</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16851249"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PHIO(JW)=PHIO(JW)-</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0A1B4035"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ENDDO</w:t>
            </w:r>
          </w:p>
          <w:p w14:paraId="527AE1E2"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DO</w:t>
            </w: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WHILE</w:t>
            </w:r>
            <w:r w:rsidRPr="005C131A">
              <w:rPr>
                <w:rFonts w:ascii="Courier New" w:hAnsi="Courier New" w:cs="Courier New"/>
                <w:color w:val="000000"/>
                <w:sz w:val="16"/>
                <w:szCs w:val="19"/>
                <w:highlight w:val="white"/>
              </w:rPr>
              <w:t>(PHINX(JW)&gt;</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4F387085"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PHINX(JW)=PHINX(JW)-</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43417ADA"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ENDDO</w:t>
            </w:r>
            <w:r w:rsidRPr="005C131A">
              <w:rPr>
                <w:rFonts w:ascii="Courier New" w:hAnsi="Courier New" w:cs="Courier New"/>
                <w:color w:val="000000"/>
                <w:sz w:val="16"/>
                <w:szCs w:val="19"/>
                <w:highlight w:val="white"/>
              </w:rPr>
              <w:t xml:space="preserve">     </w:t>
            </w:r>
          </w:p>
          <w:p w14:paraId="4212E38C"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IF</w:t>
            </w:r>
            <w:r w:rsidRPr="005C131A">
              <w:rPr>
                <w:rFonts w:ascii="Courier New" w:hAnsi="Courier New" w:cs="Courier New"/>
                <w:color w:val="000000"/>
                <w:sz w:val="16"/>
                <w:szCs w:val="19"/>
                <w:highlight w:val="white"/>
              </w:rPr>
              <w:t xml:space="preserve"> (PHIO(JW)-PHINX(JW) &gt; PI) </w:t>
            </w:r>
            <w:r w:rsidRPr="005C131A">
              <w:rPr>
                <w:rFonts w:ascii="Courier New" w:hAnsi="Courier New" w:cs="Courier New"/>
                <w:color w:val="0000FF"/>
                <w:sz w:val="16"/>
                <w:szCs w:val="19"/>
                <w:highlight w:val="white"/>
              </w:rPr>
              <w:t>THEN</w:t>
            </w:r>
            <w:r w:rsidRPr="005C131A">
              <w:rPr>
                <w:rFonts w:ascii="Courier New" w:hAnsi="Courier New" w:cs="Courier New"/>
                <w:color w:val="000000"/>
                <w:sz w:val="16"/>
                <w:szCs w:val="19"/>
                <w:highlight w:val="white"/>
              </w:rPr>
              <w:t xml:space="preserve">                      </w:t>
            </w:r>
          </w:p>
          <w:p w14:paraId="69B05057"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(PHINX(JW)+2.0*PI)+RATIO*PHIO(JW)</w:t>
            </w:r>
          </w:p>
          <w:p w14:paraId="2C071BAF"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ELSEIF</w:t>
            </w:r>
            <w:r w:rsidRPr="005C131A">
              <w:rPr>
                <w:rFonts w:ascii="Courier New" w:hAnsi="Courier New" w:cs="Courier New"/>
                <w:color w:val="000000"/>
                <w:sz w:val="16"/>
                <w:szCs w:val="19"/>
                <w:highlight w:val="white"/>
              </w:rPr>
              <w:t xml:space="preserve"> (PHIO(JW)-PHINX(JW) &lt; -PI) </w:t>
            </w:r>
            <w:r w:rsidRPr="005C131A">
              <w:rPr>
                <w:rFonts w:ascii="Courier New" w:hAnsi="Courier New" w:cs="Courier New"/>
                <w:color w:val="0000FF"/>
                <w:sz w:val="16"/>
                <w:szCs w:val="19"/>
                <w:highlight w:val="white"/>
              </w:rPr>
              <w:t>THEN</w:t>
            </w:r>
            <w:r w:rsidRPr="005C131A">
              <w:rPr>
                <w:rFonts w:ascii="Courier New" w:hAnsi="Courier New" w:cs="Courier New"/>
                <w:color w:val="000000"/>
                <w:sz w:val="16"/>
                <w:szCs w:val="19"/>
                <w:highlight w:val="white"/>
              </w:rPr>
              <w:t xml:space="preserve">                     </w:t>
            </w:r>
            <w:proofErr w:type="gramStart"/>
            <w:r w:rsidRPr="005C131A">
              <w:rPr>
                <w:rFonts w:ascii="Courier New" w:hAnsi="Courier New" w:cs="Courier New"/>
                <w:color w:val="000000"/>
                <w:sz w:val="16"/>
                <w:szCs w:val="19"/>
                <w:highlight w:val="white"/>
              </w:rPr>
              <w:t xml:space="preserve">  </w:t>
            </w:r>
            <w:r w:rsidRPr="005C131A">
              <w:rPr>
                <w:rFonts w:ascii="Courier New" w:hAnsi="Courier New" w:cs="Courier New"/>
                <w:color w:val="008000"/>
                <w:sz w:val="16"/>
                <w:szCs w:val="19"/>
                <w:highlight w:val="white"/>
              </w:rPr>
              <w:t>!</w:t>
            </w:r>
            <w:proofErr w:type="gramEnd"/>
            <w:r w:rsidRPr="005C131A">
              <w:rPr>
                <w:rFonts w:ascii="Courier New" w:hAnsi="Courier New" w:cs="Courier New"/>
                <w:color w:val="008000"/>
                <w:sz w:val="16"/>
                <w:szCs w:val="19"/>
                <w:highlight w:val="white"/>
              </w:rPr>
              <w:t xml:space="preserve"> WX 2/13/15</w:t>
            </w:r>
          </w:p>
          <w:p w14:paraId="27BDC8A4"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 xml:space="preserve">PHINX(JW)+RATIO*(PHIO(JW) +2.0*PI)   </w:t>
            </w:r>
            <w:r w:rsidRPr="005C131A">
              <w:rPr>
                <w:rFonts w:ascii="Courier New" w:hAnsi="Courier New" w:cs="Courier New"/>
                <w:color w:val="008000"/>
                <w:sz w:val="16"/>
                <w:szCs w:val="19"/>
                <w:highlight w:val="white"/>
              </w:rPr>
              <w:t>! WX 2/13/15</w:t>
            </w:r>
          </w:p>
          <w:p w14:paraId="36C6FAAB"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ELSE</w:t>
            </w:r>
          </w:p>
          <w:p w14:paraId="0A8B49B7"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PHINX(JW)+RATIO*PHIO(JW)</w:t>
            </w:r>
          </w:p>
          <w:p w14:paraId="1C97B1EC" w14:textId="77777777" w:rsidR="000A6B49" w:rsidRDefault="000A6B49" w:rsidP="007413DA">
            <w:pPr>
              <w:pStyle w:val="PlainText"/>
              <w:rPr>
                <w:rFonts w:ascii="Calibri" w:hAnsi="Calibri"/>
                <w:sz w:val="18"/>
                <w:szCs w:val="15"/>
              </w:rPr>
            </w:pPr>
            <w:r w:rsidRPr="005C131A">
              <w:rPr>
                <w:color w:val="000000"/>
                <w:sz w:val="16"/>
                <w:szCs w:val="19"/>
                <w:highlight w:val="white"/>
              </w:rPr>
              <w:t xml:space="preserve">      </w:t>
            </w:r>
            <w:r w:rsidRPr="005C131A">
              <w:rPr>
                <w:color w:val="0000FF"/>
                <w:sz w:val="16"/>
                <w:szCs w:val="19"/>
                <w:highlight w:val="white"/>
              </w:rPr>
              <w:t>END IF</w:t>
            </w:r>
          </w:p>
        </w:tc>
        <w:tc>
          <w:tcPr>
            <w:tcW w:w="1350" w:type="dxa"/>
          </w:tcPr>
          <w:p w14:paraId="0291664E" w14:textId="77777777" w:rsidR="000A6B49" w:rsidRDefault="000A6B49" w:rsidP="007413DA">
            <w:r>
              <w:t>2/13/15</w:t>
            </w:r>
          </w:p>
        </w:tc>
      </w:tr>
      <w:tr w:rsidR="000A6B49" w:rsidRPr="00A8639A" w14:paraId="456B08DC" w14:textId="77777777" w:rsidTr="00391691">
        <w:trPr>
          <w:cantSplit/>
        </w:trPr>
        <w:tc>
          <w:tcPr>
            <w:tcW w:w="606" w:type="dxa"/>
          </w:tcPr>
          <w:p w14:paraId="0A840F78" w14:textId="77777777" w:rsidR="000A6B49" w:rsidRDefault="000A6B49" w:rsidP="007413DA">
            <w:r>
              <w:lastRenderedPageBreak/>
              <w:t>53</w:t>
            </w:r>
          </w:p>
        </w:tc>
        <w:tc>
          <w:tcPr>
            <w:tcW w:w="1240" w:type="dxa"/>
          </w:tcPr>
          <w:p w14:paraId="07522F8F" w14:textId="77777777" w:rsidR="000A6B49" w:rsidRDefault="000A6B49" w:rsidP="007413DA">
            <w:r>
              <w:t>W2</w:t>
            </w:r>
          </w:p>
        </w:tc>
        <w:tc>
          <w:tcPr>
            <w:tcW w:w="1484" w:type="dxa"/>
          </w:tcPr>
          <w:p w14:paraId="76F746EE" w14:textId="77777777" w:rsidR="000A6B49" w:rsidRDefault="000A6B49" w:rsidP="007413DA">
            <w:r>
              <w:t>Withdrawal</w:t>
            </w:r>
          </w:p>
        </w:tc>
        <w:tc>
          <w:tcPr>
            <w:tcW w:w="4500" w:type="dxa"/>
          </w:tcPr>
          <w:p w14:paraId="63E45A86" w14:textId="55675085" w:rsidR="000A6B49" w:rsidRDefault="000A6B49" w:rsidP="007413DA">
            <w:pPr>
              <w:pStyle w:val="PlainText"/>
              <w:rPr>
                <w:rFonts w:ascii="Calibri" w:hAnsi="Calibri"/>
                <w:sz w:val="18"/>
                <w:szCs w:val="15"/>
              </w:rPr>
            </w:pPr>
            <w:r>
              <w:rPr>
                <w:rFonts w:ascii="Calibri" w:hAnsi="Calibri"/>
                <w:sz w:val="18"/>
                <w:szCs w:val="15"/>
              </w:rPr>
              <w:t xml:space="preserve">Stewart Rounds: Extra check to avoid divide by zero in withdrawal algorithm (this or similar code occurs in 4 subroutines in </w:t>
            </w:r>
            <w:proofErr w:type="gramStart"/>
            <w:r w:rsidRPr="005C131A">
              <w:rPr>
                <w:rFonts w:ascii="Calibri" w:hAnsi="Calibri"/>
                <w:b/>
                <w:bCs/>
                <w:sz w:val="18"/>
                <w:szCs w:val="15"/>
              </w:rPr>
              <w:t>withdrawal.f</w:t>
            </w:r>
            <w:proofErr w:type="gramEnd"/>
            <w:r w:rsidRPr="005C131A">
              <w:rPr>
                <w:rFonts w:ascii="Calibri" w:hAnsi="Calibri"/>
                <w:b/>
                <w:bCs/>
                <w:sz w:val="18"/>
                <w:szCs w:val="15"/>
              </w:rPr>
              <w:t>90)</w:t>
            </w:r>
          </w:p>
          <w:p w14:paraId="4A71ABAF" w14:textId="77777777" w:rsidR="000A6B49" w:rsidRPr="005C131A" w:rsidRDefault="000A6B49" w:rsidP="007413DA">
            <w:pPr>
              <w:pStyle w:val="PlainText"/>
              <w:rPr>
                <w:sz w:val="15"/>
                <w:szCs w:val="15"/>
              </w:rPr>
            </w:pPr>
            <w:r w:rsidRPr="005C131A">
              <w:rPr>
                <w:sz w:val="15"/>
                <w:szCs w:val="15"/>
              </w:rPr>
              <w:t>IF ((ELSTR-HSWB) &gt; EL(KBOT+</w:t>
            </w:r>
            <w:proofErr w:type="gramStart"/>
            <w:r w:rsidRPr="005C131A">
              <w:rPr>
                <w:sz w:val="15"/>
                <w:szCs w:val="15"/>
              </w:rPr>
              <w:t>1,ID</w:t>
            </w:r>
            <w:proofErr w:type="gramEnd"/>
            <w:r w:rsidRPr="005C131A">
              <w:rPr>
                <w:sz w:val="15"/>
                <w:szCs w:val="15"/>
              </w:rPr>
              <w:t>)) THEN</w:t>
            </w:r>
          </w:p>
          <w:p w14:paraId="05D42CB9" w14:textId="77777777" w:rsidR="000A6B49" w:rsidRPr="005C131A" w:rsidRDefault="000A6B49" w:rsidP="007413DA">
            <w:pPr>
              <w:pStyle w:val="PlainText"/>
              <w:rPr>
                <w:sz w:val="15"/>
                <w:szCs w:val="15"/>
              </w:rPr>
            </w:pPr>
            <w:r w:rsidRPr="005C131A">
              <w:rPr>
                <w:sz w:val="15"/>
                <w:szCs w:val="15"/>
              </w:rPr>
              <w:t xml:space="preserve">    DLRHOB = ABS(RHO(</w:t>
            </w:r>
            <w:proofErr w:type="gramStart"/>
            <w:r w:rsidRPr="005C131A">
              <w:rPr>
                <w:sz w:val="15"/>
                <w:szCs w:val="15"/>
              </w:rPr>
              <w:t>KSTR,ID</w:t>
            </w:r>
            <w:proofErr w:type="gramEnd"/>
            <w:r w:rsidRPr="005C131A">
              <w:rPr>
                <w:sz w:val="15"/>
                <w:szCs w:val="15"/>
              </w:rPr>
              <w:t>)-RHO(KBOT,ID))</w:t>
            </w:r>
          </w:p>
          <w:p w14:paraId="37C46802" w14:textId="77777777" w:rsidR="000A6B49" w:rsidRPr="005C131A" w:rsidRDefault="000A6B49" w:rsidP="007413DA">
            <w:pPr>
              <w:pStyle w:val="PlainText"/>
              <w:rPr>
                <w:sz w:val="15"/>
                <w:szCs w:val="15"/>
              </w:rPr>
            </w:pPr>
            <w:r w:rsidRPr="005C131A">
              <w:rPr>
                <w:sz w:val="15"/>
                <w:szCs w:val="15"/>
              </w:rPr>
              <w:t xml:space="preserve">  ELSE IF ((EL(KBOT+</w:t>
            </w:r>
            <w:proofErr w:type="gramStart"/>
            <w:r w:rsidRPr="005C131A">
              <w:rPr>
                <w:sz w:val="15"/>
                <w:szCs w:val="15"/>
              </w:rPr>
              <w:t>1,ID</w:t>
            </w:r>
            <w:proofErr w:type="gramEnd"/>
            <w:r w:rsidRPr="005C131A">
              <w:rPr>
                <w:sz w:val="15"/>
                <w:szCs w:val="15"/>
              </w:rPr>
              <w:t>)-ELR) == ELSTR) THEN                                                                          !SR 03/24/13</w:t>
            </w:r>
          </w:p>
          <w:p w14:paraId="04D6F46A" w14:textId="77777777" w:rsidR="000A6B49" w:rsidRPr="005C131A" w:rsidRDefault="000A6B49" w:rsidP="007413DA">
            <w:pPr>
              <w:pStyle w:val="PlainText"/>
              <w:rPr>
                <w:sz w:val="15"/>
                <w:szCs w:val="15"/>
              </w:rPr>
            </w:pPr>
            <w:r w:rsidRPr="005C131A">
              <w:rPr>
                <w:sz w:val="15"/>
                <w:szCs w:val="15"/>
              </w:rPr>
              <w:t xml:space="preserve">    DLRHOB = NONZERO                                                                                                 </w:t>
            </w:r>
            <w:proofErr w:type="gramStart"/>
            <w:r w:rsidRPr="005C131A">
              <w:rPr>
                <w:sz w:val="15"/>
                <w:szCs w:val="15"/>
              </w:rPr>
              <w:t xml:space="preserve">  !SR</w:t>
            </w:r>
            <w:proofErr w:type="gramEnd"/>
            <w:r w:rsidRPr="005C131A">
              <w:rPr>
                <w:sz w:val="15"/>
                <w:szCs w:val="15"/>
              </w:rPr>
              <w:t xml:space="preserve"> 03/24/13</w:t>
            </w:r>
          </w:p>
          <w:p w14:paraId="456B3843" w14:textId="77777777" w:rsidR="000A6B49" w:rsidRPr="005C131A" w:rsidRDefault="000A6B49" w:rsidP="007413DA">
            <w:pPr>
              <w:pStyle w:val="PlainText"/>
              <w:rPr>
                <w:sz w:val="15"/>
                <w:szCs w:val="15"/>
              </w:rPr>
            </w:pPr>
            <w:r w:rsidRPr="005C131A">
              <w:rPr>
                <w:sz w:val="15"/>
                <w:szCs w:val="15"/>
              </w:rPr>
              <w:t xml:space="preserve">  ELSE</w:t>
            </w:r>
          </w:p>
          <w:p w14:paraId="3D5A2D32" w14:textId="77777777" w:rsidR="000A6B49" w:rsidRDefault="000A6B49" w:rsidP="007413DA">
            <w:pPr>
              <w:pStyle w:val="PlainText"/>
              <w:rPr>
                <w:rFonts w:ascii="Calibri" w:hAnsi="Calibri"/>
                <w:sz w:val="18"/>
                <w:szCs w:val="15"/>
              </w:rPr>
            </w:pPr>
            <w:r w:rsidRPr="005C131A">
              <w:rPr>
                <w:sz w:val="15"/>
                <w:szCs w:val="15"/>
              </w:rPr>
              <w:t xml:space="preserve">    DLRHOB = ABS(RHO(</w:t>
            </w:r>
            <w:proofErr w:type="gramStart"/>
            <w:r w:rsidRPr="005C131A">
              <w:rPr>
                <w:sz w:val="15"/>
                <w:szCs w:val="15"/>
              </w:rPr>
              <w:t>KSTR,ID</w:t>
            </w:r>
            <w:proofErr w:type="gramEnd"/>
            <w:r w:rsidRPr="005C131A">
              <w:rPr>
                <w:sz w:val="15"/>
                <w:szCs w:val="15"/>
              </w:rPr>
              <w:t>)-RHO(KBOT,ID))*HSWB/(ELSTR-(EL(KBOT+1,ID)-ELR))</w:t>
            </w:r>
          </w:p>
        </w:tc>
        <w:tc>
          <w:tcPr>
            <w:tcW w:w="1350" w:type="dxa"/>
          </w:tcPr>
          <w:p w14:paraId="47849C3F" w14:textId="77777777" w:rsidR="000A6B49" w:rsidRDefault="000A6B49" w:rsidP="007413DA">
            <w:r>
              <w:t>4/9/2015</w:t>
            </w:r>
          </w:p>
        </w:tc>
      </w:tr>
      <w:tr w:rsidR="000A6B49" w:rsidRPr="00A8639A" w14:paraId="1BFEC5A9" w14:textId="77777777" w:rsidTr="00391691">
        <w:trPr>
          <w:cantSplit/>
        </w:trPr>
        <w:tc>
          <w:tcPr>
            <w:tcW w:w="606" w:type="dxa"/>
          </w:tcPr>
          <w:p w14:paraId="363FAFF2" w14:textId="77777777" w:rsidR="000A6B49" w:rsidRDefault="000A6B49" w:rsidP="007413DA">
            <w:r>
              <w:t>54</w:t>
            </w:r>
          </w:p>
        </w:tc>
        <w:tc>
          <w:tcPr>
            <w:tcW w:w="1240" w:type="dxa"/>
          </w:tcPr>
          <w:p w14:paraId="444DB074" w14:textId="77777777" w:rsidR="000A6B49" w:rsidRDefault="000A6B49" w:rsidP="007413DA">
            <w:r>
              <w:t>W2</w:t>
            </w:r>
          </w:p>
        </w:tc>
        <w:tc>
          <w:tcPr>
            <w:tcW w:w="1484" w:type="dxa"/>
          </w:tcPr>
          <w:p w14:paraId="73772E4D" w14:textId="77777777" w:rsidR="000A6B49" w:rsidRDefault="000A6B49" w:rsidP="007413DA">
            <w:r>
              <w:t>SELECTC</w:t>
            </w:r>
          </w:p>
        </w:tc>
        <w:tc>
          <w:tcPr>
            <w:tcW w:w="4500" w:type="dxa"/>
          </w:tcPr>
          <w:p w14:paraId="3E3829D9" w14:textId="7788D6BB" w:rsidR="000A6B49" w:rsidRDefault="000A6B49" w:rsidP="007413DA">
            <w:pPr>
              <w:pStyle w:val="PlainText"/>
              <w:rPr>
                <w:rFonts w:ascii="Calibri" w:hAnsi="Calibri"/>
                <w:sz w:val="18"/>
                <w:szCs w:val="15"/>
              </w:rPr>
            </w:pPr>
            <w:r>
              <w:rPr>
                <w:rFonts w:ascii="Calibri" w:hAnsi="Calibri"/>
                <w:sz w:val="18"/>
                <w:szCs w:val="15"/>
              </w:rPr>
              <w:t xml:space="preserve">The USGS has developed a new automatic port selection algorithm. In the control file, </w:t>
            </w:r>
            <w:r w:rsidRPr="005C131A">
              <w:rPr>
                <w:rFonts w:ascii="Calibri" w:hAnsi="Calibri"/>
                <w:b/>
                <w:bCs/>
                <w:sz w:val="18"/>
                <w:szCs w:val="15"/>
              </w:rPr>
              <w:t>w2_con.npt</w:t>
            </w:r>
            <w:r>
              <w:rPr>
                <w:rFonts w:ascii="Calibri" w:hAnsi="Calibri"/>
                <w:sz w:val="18"/>
                <w:szCs w:val="15"/>
              </w:rPr>
              <w:t xml:space="preserve">, one can use the new algorithm by setting </w:t>
            </w:r>
            <w:r w:rsidRPr="005C131A">
              <w:rPr>
                <w:rFonts w:ascii="Calibri" w:hAnsi="Calibri"/>
                <w:i/>
                <w:iCs/>
                <w:sz w:val="18"/>
                <w:szCs w:val="15"/>
              </w:rPr>
              <w:t>SELECTC=’USGS’</w:t>
            </w:r>
            <w:r>
              <w:rPr>
                <w:rFonts w:ascii="Calibri" w:hAnsi="Calibri"/>
                <w:sz w:val="18"/>
                <w:szCs w:val="15"/>
              </w:rPr>
              <w:t>. The old algorithm is used when this is set to SELECTC= ‘ON</w:t>
            </w:r>
            <w:r w:rsidR="00040229">
              <w:rPr>
                <w:rFonts w:ascii="Calibri" w:hAnsi="Calibri"/>
                <w:sz w:val="18"/>
                <w:szCs w:val="15"/>
              </w:rPr>
              <w:t>.</w:t>
            </w:r>
            <w:r>
              <w:rPr>
                <w:rFonts w:ascii="Calibri" w:hAnsi="Calibri"/>
                <w:sz w:val="18"/>
                <w:szCs w:val="15"/>
              </w:rPr>
              <w:t>’ There is new documentation in the User Manual for this new algorithm.</w:t>
            </w:r>
          </w:p>
        </w:tc>
        <w:tc>
          <w:tcPr>
            <w:tcW w:w="1350" w:type="dxa"/>
          </w:tcPr>
          <w:p w14:paraId="0BAA36A3" w14:textId="77777777" w:rsidR="000A6B49" w:rsidRDefault="000A6B49" w:rsidP="007413DA">
            <w:r>
              <w:t>4/9/2015</w:t>
            </w:r>
          </w:p>
        </w:tc>
      </w:tr>
      <w:tr w:rsidR="000A6B49" w:rsidRPr="00A8639A" w14:paraId="372245E5" w14:textId="77777777" w:rsidTr="00391691">
        <w:trPr>
          <w:cantSplit/>
        </w:trPr>
        <w:tc>
          <w:tcPr>
            <w:tcW w:w="606" w:type="dxa"/>
          </w:tcPr>
          <w:p w14:paraId="17F1B1F3" w14:textId="77777777" w:rsidR="000A6B49" w:rsidRDefault="000A6B49" w:rsidP="007413DA">
            <w:r>
              <w:t>55</w:t>
            </w:r>
          </w:p>
        </w:tc>
        <w:tc>
          <w:tcPr>
            <w:tcW w:w="1240" w:type="dxa"/>
          </w:tcPr>
          <w:p w14:paraId="2E446AAE" w14:textId="77777777" w:rsidR="000A6B49" w:rsidRDefault="000A6B49" w:rsidP="007413DA">
            <w:r>
              <w:t>W2</w:t>
            </w:r>
          </w:p>
        </w:tc>
        <w:tc>
          <w:tcPr>
            <w:tcW w:w="1484" w:type="dxa"/>
          </w:tcPr>
          <w:p w14:paraId="2230730E" w14:textId="77777777" w:rsidR="00E67603" w:rsidRDefault="000A6B49" w:rsidP="007413DA">
            <w:r>
              <w:t xml:space="preserve">Restart </w:t>
            </w:r>
          </w:p>
          <w:p w14:paraId="11BD5FEB" w14:textId="1A574CF8" w:rsidR="000A6B49" w:rsidRDefault="000A6B49" w:rsidP="007413DA">
            <w:r>
              <w:t>output</w:t>
            </w:r>
          </w:p>
        </w:tc>
        <w:tc>
          <w:tcPr>
            <w:tcW w:w="4500" w:type="dxa"/>
          </w:tcPr>
          <w:p w14:paraId="29157185" w14:textId="77777777" w:rsidR="000A6B49" w:rsidRDefault="000A6B49" w:rsidP="007413DA">
            <w:pPr>
              <w:pStyle w:val="PlainText"/>
              <w:rPr>
                <w:rFonts w:ascii="Calibri" w:hAnsi="Calibri"/>
                <w:sz w:val="18"/>
                <w:szCs w:val="15"/>
              </w:rPr>
            </w:pPr>
            <w:r>
              <w:rPr>
                <w:rFonts w:ascii="Calibri" w:hAnsi="Calibri"/>
                <w:sz w:val="18"/>
                <w:szCs w:val="15"/>
              </w:rPr>
              <w:t>Added code to write out a restart file (</w:t>
            </w:r>
            <w:proofErr w:type="spellStart"/>
            <w:r w:rsidRPr="005C131A">
              <w:rPr>
                <w:rFonts w:ascii="Calibri" w:hAnsi="Calibri"/>
                <w:b/>
                <w:bCs/>
                <w:sz w:val="18"/>
                <w:szCs w:val="15"/>
              </w:rPr>
              <w:t>rso.opt</w:t>
            </w:r>
            <w:proofErr w:type="spellEnd"/>
            <w:r>
              <w:rPr>
                <w:rFonts w:ascii="Calibri" w:hAnsi="Calibri"/>
                <w:sz w:val="18"/>
                <w:szCs w:val="15"/>
              </w:rPr>
              <w:t xml:space="preserve">) at the end of a run if </w:t>
            </w:r>
            <w:proofErr w:type="spellStart"/>
            <w:r w:rsidRPr="005C131A">
              <w:rPr>
                <w:rFonts w:ascii="Calibri" w:hAnsi="Calibri"/>
                <w:i/>
                <w:iCs/>
                <w:sz w:val="18"/>
                <w:szCs w:val="15"/>
              </w:rPr>
              <w:t>restart_output</w:t>
            </w:r>
            <w:proofErr w:type="spellEnd"/>
            <w:r>
              <w:rPr>
                <w:rFonts w:ascii="Calibri" w:hAnsi="Calibri"/>
                <w:sz w:val="18"/>
                <w:szCs w:val="15"/>
              </w:rPr>
              <w:t xml:space="preserve"> is ON. </w:t>
            </w:r>
          </w:p>
        </w:tc>
        <w:tc>
          <w:tcPr>
            <w:tcW w:w="1350" w:type="dxa"/>
          </w:tcPr>
          <w:p w14:paraId="36B0C92B" w14:textId="77777777" w:rsidR="000A6B49" w:rsidRDefault="000A6B49" w:rsidP="007413DA">
            <w:r>
              <w:t>4/9/15</w:t>
            </w:r>
          </w:p>
        </w:tc>
      </w:tr>
      <w:tr w:rsidR="000A6B49" w:rsidRPr="00A8639A" w14:paraId="7A6CEDFD" w14:textId="77777777" w:rsidTr="00391691">
        <w:trPr>
          <w:cantSplit/>
        </w:trPr>
        <w:tc>
          <w:tcPr>
            <w:tcW w:w="606" w:type="dxa"/>
          </w:tcPr>
          <w:p w14:paraId="38E042C6" w14:textId="77777777" w:rsidR="000A6B49" w:rsidRDefault="000A6B49" w:rsidP="007413DA">
            <w:r>
              <w:t>56</w:t>
            </w:r>
          </w:p>
        </w:tc>
        <w:tc>
          <w:tcPr>
            <w:tcW w:w="1240" w:type="dxa"/>
          </w:tcPr>
          <w:p w14:paraId="0E6E84F1" w14:textId="77777777" w:rsidR="000A6B49" w:rsidRDefault="000A6B49" w:rsidP="007413DA">
            <w:r>
              <w:t>W2 Examples</w:t>
            </w:r>
          </w:p>
        </w:tc>
        <w:tc>
          <w:tcPr>
            <w:tcW w:w="1484" w:type="dxa"/>
          </w:tcPr>
          <w:p w14:paraId="40EED151" w14:textId="77777777" w:rsidR="000A6B49" w:rsidRDefault="000A6B49" w:rsidP="007413DA">
            <w:r>
              <w:t>Added example problems</w:t>
            </w:r>
          </w:p>
        </w:tc>
        <w:tc>
          <w:tcPr>
            <w:tcW w:w="4500" w:type="dxa"/>
          </w:tcPr>
          <w:p w14:paraId="24E0DA02" w14:textId="57A2AAA9" w:rsidR="000A6B49" w:rsidRDefault="000A6B49" w:rsidP="007413DA">
            <w:pPr>
              <w:pStyle w:val="PlainText"/>
              <w:rPr>
                <w:rFonts w:ascii="Calibri" w:hAnsi="Calibri"/>
                <w:sz w:val="18"/>
                <w:szCs w:val="15"/>
              </w:rPr>
            </w:pPr>
            <w:r>
              <w:rPr>
                <w:rFonts w:ascii="Calibri" w:hAnsi="Calibri"/>
                <w:sz w:val="18"/>
                <w:szCs w:val="15"/>
              </w:rPr>
              <w:t xml:space="preserve">Added new example problem for the Spokane River using new csv file inputs and </w:t>
            </w:r>
            <w:r w:rsidR="00040229">
              <w:rPr>
                <w:rFonts w:ascii="Calibri" w:hAnsi="Calibri"/>
                <w:sz w:val="18"/>
                <w:szCs w:val="15"/>
              </w:rPr>
              <w:t>four</w:t>
            </w:r>
            <w:r>
              <w:rPr>
                <w:rFonts w:ascii="Calibri" w:hAnsi="Calibri"/>
                <w:sz w:val="18"/>
                <w:szCs w:val="15"/>
              </w:rPr>
              <w:t xml:space="preserve"> example problems for using the USGS auto-port algorithm </w:t>
            </w:r>
          </w:p>
        </w:tc>
        <w:tc>
          <w:tcPr>
            <w:tcW w:w="1350" w:type="dxa"/>
          </w:tcPr>
          <w:p w14:paraId="61184070" w14:textId="77777777" w:rsidR="000A6B49" w:rsidRDefault="000A6B49" w:rsidP="007413DA">
            <w:r>
              <w:t>4/9/15</w:t>
            </w:r>
          </w:p>
        </w:tc>
      </w:tr>
      <w:tr w:rsidR="000A6B49" w:rsidRPr="00A8639A" w14:paraId="6D8452D8" w14:textId="77777777" w:rsidTr="00391691">
        <w:trPr>
          <w:cantSplit/>
        </w:trPr>
        <w:tc>
          <w:tcPr>
            <w:tcW w:w="606" w:type="dxa"/>
          </w:tcPr>
          <w:p w14:paraId="3FF2F2EE" w14:textId="77777777" w:rsidR="000A6B49" w:rsidRDefault="000A6B49" w:rsidP="007413DA">
            <w:r>
              <w:t>57</w:t>
            </w:r>
          </w:p>
        </w:tc>
        <w:tc>
          <w:tcPr>
            <w:tcW w:w="1240" w:type="dxa"/>
          </w:tcPr>
          <w:p w14:paraId="665E5D37" w14:textId="77777777" w:rsidR="000A6B49" w:rsidRDefault="000A6B49" w:rsidP="007413DA">
            <w:r>
              <w:t>W2</w:t>
            </w:r>
          </w:p>
        </w:tc>
        <w:tc>
          <w:tcPr>
            <w:tcW w:w="1484" w:type="dxa"/>
          </w:tcPr>
          <w:p w14:paraId="4D2AEF21" w14:textId="77777777" w:rsidR="000A6B49" w:rsidRDefault="000A6B49" w:rsidP="007413DA">
            <w:r>
              <w:t xml:space="preserve">Restart for </w:t>
            </w:r>
            <w:r w:rsidRPr="004C0946">
              <w:rPr>
                <w:sz w:val="21"/>
                <w:szCs w:val="21"/>
              </w:rPr>
              <w:t xml:space="preserve">file </w:t>
            </w:r>
            <w:proofErr w:type="spellStart"/>
            <w:r w:rsidRPr="004C0946">
              <w:rPr>
                <w:b/>
                <w:bCs/>
                <w:sz w:val="21"/>
                <w:szCs w:val="21"/>
              </w:rPr>
              <w:t>volume_wbX</w:t>
            </w:r>
            <w:r w:rsidRPr="004C0946">
              <w:rPr>
                <w:b/>
                <w:bCs/>
              </w:rPr>
              <w:t>.opt</w:t>
            </w:r>
            <w:proofErr w:type="spellEnd"/>
          </w:p>
        </w:tc>
        <w:tc>
          <w:tcPr>
            <w:tcW w:w="4500" w:type="dxa"/>
          </w:tcPr>
          <w:p w14:paraId="5B6510A4" w14:textId="77777777" w:rsidR="00D05F58" w:rsidRDefault="000A6B49" w:rsidP="007413DA">
            <w:pPr>
              <w:pStyle w:val="PlainText"/>
              <w:rPr>
                <w:rFonts w:ascii="Calibri" w:hAnsi="Calibri"/>
                <w:sz w:val="18"/>
                <w:szCs w:val="15"/>
              </w:rPr>
            </w:pPr>
            <w:r>
              <w:rPr>
                <w:rFonts w:ascii="Calibri" w:hAnsi="Calibri"/>
                <w:sz w:val="18"/>
                <w:szCs w:val="15"/>
              </w:rPr>
              <w:t xml:space="preserve">The file handler was not closed properly for </w:t>
            </w:r>
          </w:p>
          <w:p w14:paraId="0324B144" w14:textId="0B306A27" w:rsidR="000A6B49" w:rsidRDefault="000A6B49" w:rsidP="007413DA">
            <w:pPr>
              <w:pStyle w:val="PlainText"/>
              <w:rPr>
                <w:rFonts w:ascii="Calibri" w:hAnsi="Calibri"/>
                <w:sz w:val="18"/>
                <w:szCs w:val="15"/>
              </w:rPr>
            </w:pPr>
            <w:proofErr w:type="spellStart"/>
            <w:r w:rsidRPr="005C131A">
              <w:rPr>
                <w:rFonts w:ascii="Calibri" w:hAnsi="Calibri"/>
                <w:b/>
                <w:bCs/>
                <w:sz w:val="18"/>
                <w:szCs w:val="15"/>
              </w:rPr>
              <w:t>volume</w:t>
            </w:r>
            <w:r>
              <w:rPr>
                <w:rFonts w:ascii="Calibri" w:hAnsi="Calibri"/>
                <w:sz w:val="18"/>
                <w:szCs w:val="15"/>
              </w:rPr>
              <w:t>_</w:t>
            </w:r>
            <w:r w:rsidRPr="005C131A">
              <w:rPr>
                <w:rFonts w:ascii="Calibri" w:hAnsi="Calibri"/>
                <w:b/>
                <w:bCs/>
                <w:sz w:val="18"/>
                <w:szCs w:val="15"/>
              </w:rPr>
              <w:t>wbX.opt</w:t>
            </w:r>
            <w:proofErr w:type="spellEnd"/>
            <w:r w:rsidRPr="005C131A">
              <w:rPr>
                <w:rFonts w:ascii="Calibri" w:hAnsi="Calibri"/>
                <w:b/>
                <w:bCs/>
                <w:sz w:val="18"/>
                <w:szCs w:val="15"/>
              </w:rPr>
              <w:t>.</w:t>
            </w:r>
            <w:r>
              <w:rPr>
                <w:rFonts w:ascii="Calibri" w:hAnsi="Calibri"/>
                <w:sz w:val="18"/>
                <w:szCs w:val="15"/>
              </w:rPr>
              <w:t xml:space="preserve"> Fixed it with additional code in </w:t>
            </w:r>
            <w:proofErr w:type="gramStart"/>
            <w:r w:rsidRPr="005C131A">
              <w:rPr>
                <w:rFonts w:ascii="Calibri" w:hAnsi="Calibri"/>
                <w:b/>
                <w:bCs/>
                <w:sz w:val="18"/>
                <w:szCs w:val="15"/>
              </w:rPr>
              <w:t>endsimualtion.f</w:t>
            </w:r>
            <w:proofErr w:type="gramEnd"/>
            <w:r w:rsidRPr="005C131A">
              <w:rPr>
                <w:rFonts w:ascii="Calibri" w:hAnsi="Calibri"/>
                <w:b/>
                <w:bCs/>
                <w:sz w:val="18"/>
                <w:szCs w:val="15"/>
              </w:rPr>
              <w:t>90</w:t>
            </w:r>
            <w:r>
              <w:rPr>
                <w:rFonts w:ascii="Calibri" w:hAnsi="Calibri"/>
                <w:sz w:val="18"/>
                <w:szCs w:val="15"/>
              </w:rPr>
              <w:t>:</w:t>
            </w:r>
          </w:p>
          <w:p w14:paraId="31B11CE0" w14:textId="77777777" w:rsidR="000A6B49" w:rsidRPr="005C131A" w:rsidRDefault="000A6B49" w:rsidP="005C131A">
            <w:pPr>
              <w:pStyle w:val="PlainText"/>
              <w:rPr>
                <w:sz w:val="15"/>
                <w:szCs w:val="15"/>
              </w:rPr>
            </w:pPr>
            <w:proofErr w:type="gramStart"/>
            <w:r w:rsidRPr="005C131A">
              <w:rPr>
                <w:sz w:val="15"/>
                <w:szCs w:val="15"/>
              </w:rPr>
              <w:t>if(</w:t>
            </w:r>
            <w:proofErr w:type="spellStart"/>
            <w:proofErr w:type="gramEnd"/>
            <w:r w:rsidRPr="005C131A">
              <w:rPr>
                <w:sz w:val="15"/>
                <w:szCs w:val="15"/>
              </w:rPr>
              <w:t>nwd</w:t>
            </w:r>
            <w:proofErr w:type="spellEnd"/>
            <w:r w:rsidRPr="005C131A">
              <w:rPr>
                <w:sz w:val="15"/>
                <w:szCs w:val="15"/>
              </w:rPr>
              <w:t xml:space="preserve"> &gt; 0)then</w:t>
            </w:r>
          </w:p>
          <w:p w14:paraId="72AD866E" w14:textId="77777777" w:rsidR="000A6B49" w:rsidRPr="005C131A" w:rsidRDefault="000A6B49" w:rsidP="005C131A">
            <w:pPr>
              <w:pStyle w:val="PlainText"/>
              <w:rPr>
                <w:sz w:val="15"/>
                <w:szCs w:val="15"/>
              </w:rPr>
            </w:pPr>
            <w:r w:rsidRPr="005C131A">
              <w:rPr>
                <w:sz w:val="15"/>
                <w:szCs w:val="15"/>
              </w:rPr>
              <w:t xml:space="preserve">      </w:t>
            </w:r>
            <w:proofErr w:type="spellStart"/>
            <w:r w:rsidRPr="005C131A">
              <w:rPr>
                <w:sz w:val="15"/>
                <w:szCs w:val="15"/>
              </w:rPr>
              <w:t>ifile</w:t>
            </w:r>
            <w:proofErr w:type="spellEnd"/>
            <w:r w:rsidRPr="005C131A">
              <w:rPr>
                <w:sz w:val="15"/>
                <w:szCs w:val="15"/>
              </w:rPr>
              <w:t>=ifile+1</w:t>
            </w:r>
          </w:p>
          <w:p w14:paraId="060B1EA1" w14:textId="77777777" w:rsidR="000A6B49" w:rsidRPr="005C131A" w:rsidRDefault="000A6B49" w:rsidP="005C131A">
            <w:pPr>
              <w:pStyle w:val="PlainText"/>
              <w:rPr>
                <w:sz w:val="15"/>
                <w:szCs w:val="15"/>
              </w:rPr>
            </w:pPr>
            <w:r w:rsidRPr="005C131A">
              <w:rPr>
                <w:sz w:val="15"/>
                <w:szCs w:val="15"/>
              </w:rPr>
              <w:t xml:space="preserve">      close(</w:t>
            </w:r>
            <w:proofErr w:type="spellStart"/>
            <w:r w:rsidRPr="005C131A">
              <w:rPr>
                <w:sz w:val="15"/>
                <w:szCs w:val="15"/>
              </w:rPr>
              <w:t>ifile</w:t>
            </w:r>
            <w:proofErr w:type="spellEnd"/>
            <w:r w:rsidRPr="005C131A">
              <w:rPr>
                <w:sz w:val="15"/>
                <w:szCs w:val="15"/>
              </w:rPr>
              <w:t>)</w:t>
            </w:r>
          </w:p>
          <w:p w14:paraId="73A2B2EB" w14:textId="77777777" w:rsidR="000A6B49" w:rsidRPr="005C131A" w:rsidRDefault="000A6B49" w:rsidP="005C131A">
            <w:pPr>
              <w:pStyle w:val="PlainText"/>
              <w:rPr>
                <w:sz w:val="15"/>
                <w:szCs w:val="15"/>
              </w:rPr>
            </w:pPr>
            <w:r w:rsidRPr="005C131A">
              <w:rPr>
                <w:sz w:val="15"/>
                <w:szCs w:val="15"/>
              </w:rPr>
              <w:t xml:space="preserve">  endif</w:t>
            </w:r>
          </w:p>
          <w:p w14:paraId="43B6D68F" w14:textId="77777777" w:rsidR="000A6B49" w:rsidRPr="005C131A" w:rsidRDefault="000A6B49" w:rsidP="005C131A">
            <w:pPr>
              <w:pStyle w:val="PlainText"/>
              <w:rPr>
                <w:sz w:val="15"/>
                <w:szCs w:val="15"/>
              </w:rPr>
            </w:pPr>
            <w:r w:rsidRPr="005C131A">
              <w:rPr>
                <w:sz w:val="15"/>
                <w:szCs w:val="15"/>
              </w:rPr>
              <w:t xml:space="preserve">  do </w:t>
            </w:r>
            <w:proofErr w:type="spellStart"/>
            <w:r w:rsidRPr="005C131A">
              <w:rPr>
                <w:sz w:val="15"/>
                <w:szCs w:val="15"/>
              </w:rPr>
              <w:t>jw</w:t>
            </w:r>
            <w:proofErr w:type="spellEnd"/>
            <w:r w:rsidRPr="005C131A">
              <w:rPr>
                <w:sz w:val="15"/>
                <w:szCs w:val="15"/>
              </w:rPr>
              <w:t>=</w:t>
            </w:r>
            <w:proofErr w:type="gramStart"/>
            <w:r w:rsidRPr="005C131A">
              <w:rPr>
                <w:sz w:val="15"/>
                <w:szCs w:val="15"/>
              </w:rPr>
              <w:t>1,nwb</w:t>
            </w:r>
            <w:proofErr w:type="gramEnd"/>
            <w:r w:rsidRPr="005C131A">
              <w:rPr>
                <w:sz w:val="15"/>
                <w:szCs w:val="15"/>
              </w:rPr>
              <w:t xml:space="preserve">   ! </w:t>
            </w:r>
            <w:proofErr w:type="spellStart"/>
            <w:r w:rsidRPr="005C131A">
              <w:rPr>
                <w:sz w:val="15"/>
                <w:szCs w:val="15"/>
              </w:rPr>
              <w:t>sw</w:t>
            </w:r>
            <w:proofErr w:type="spellEnd"/>
            <w:r w:rsidRPr="005C131A">
              <w:rPr>
                <w:sz w:val="15"/>
                <w:szCs w:val="15"/>
              </w:rPr>
              <w:t xml:space="preserve"> 4/20/15</w:t>
            </w:r>
          </w:p>
          <w:p w14:paraId="58520915" w14:textId="77777777" w:rsidR="000A6B49" w:rsidRPr="005C131A" w:rsidRDefault="000A6B49" w:rsidP="005C131A">
            <w:pPr>
              <w:pStyle w:val="PlainText"/>
              <w:rPr>
                <w:sz w:val="15"/>
                <w:szCs w:val="15"/>
              </w:rPr>
            </w:pPr>
            <w:r w:rsidRPr="005C131A">
              <w:rPr>
                <w:sz w:val="15"/>
                <w:szCs w:val="15"/>
              </w:rPr>
              <w:t xml:space="preserve">      </w:t>
            </w:r>
            <w:proofErr w:type="spellStart"/>
            <w:r w:rsidRPr="005C131A">
              <w:rPr>
                <w:sz w:val="15"/>
                <w:szCs w:val="15"/>
              </w:rPr>
              <w:t>ifile</w:t>
            </w:r>
            <w:proofErr w:type="spellEnd"/>
            <w:r w:rsidRPr="005C131A">
              <w:rPr>
                <w:sz w:val="15"/>
                <w:szCs w:val="15"/>
              </w:rPr>
              <w:t>=ifile+</w:t>
            </w:r>
            <w:proofErr w:type="gramStart"/>
            <w:r w:rsidRPr="005C131A">
              <w:rPr>
                <w:sz w:val="15"/>
                <w:szCs w:val="15"/>
              </w:rPr>
              <w:t>1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p w14:paraId="5E33625D" w14:textId="77777777" w:rsidR="000A6B49" w:rsidRPr="005C131A" w:rsidRDefault="000A6B49" w:rsidP="005C131A">
            <w:pPr>
              <w:pStyle w:val="PlainText"/>
              <w:rPr>
                <w:sz w:val="15"/>
                <w:szCs w:val="15"/>
              </w:rPr>
            </w:pPr>
            <w:r w:rsidRPr="005C131A">
              <w:rPr>
                <w:sz w:val="15"/>
                <w:szCs w:val="15"/>
              </w:rPr>
              <w:t xml:space="preserve">      close(</w:t>
            </w:r>
            <w:proofErr w:type="spellStart"/>
            <w:proofErr w:type="gramStart"/>
            <w:r w:rsidRPr="005C131A">
              <w:rPr>
                <w:sz w:val="15"/>
                <w:szCs w:val="15"/>
              </w:rPr>
              <w:t>ifile</w:t>
            </w:r>
            <w:proofErr w:type="spellEnd"/>
            <w:r w:rsidRPr="005C131A">
              <w:rPr>
                <w:sz w:val="15"/>
                <w:szCs w:val="15"/>
              </w:rPr>
              <w:t>)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p w14:paraId="74516DA9" w14:textId="77777777" w:rsidR="000A6B49" w:rsidRDefault="000A6B49" w:rsidP="007413DA">
            <w:pPr>
              <w:pStyle w:val="PlainText"/>
              <w:rPr>
                <w:rFonts w:ascii="Calibri" w:hAnsi="Calibri"/>
                <w:sz w:val="18"/>
                <w:szCs w:val="15"/>
              </w:rPr>
            </w:pPr>
            <w:r w:rsidRPr="005C131A">
              <w:rPr>
                <w:sz w:val="15"/>
                <w:szCs w:val="15"/>
              </w:rPr>
              <w:t xml:space="preserve">  </w:t>
            </w:r>
            <w:proofErr w:type="spellStart"/>
            <w:proofErr w:type="gramStart"/>
            <w:r w:rsidRPr="005C131A">
              <w:rPr>
                <w:sz w:val="15"/>
                <w:szCs w:val="15"/>
              </w:rPr>
              <w:t>enddo</w:t>
            </w:r>
            <w:proofErr w:type="spellEnd"/>
            <w:r w:rsidRPr="005C131A">
              <w:rPr>
                <w:sz w:val="15"/>
                <w:szCs w:val="15"/>
              </w:rPr>
              <w:t xml:space="preserve">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tc>
        <w:tc>
          <w:tcPr>
            <w:tcW w:w="1350" w:type="dxa"/>
          </w:tcPr>
          <w:p w14:paraId="72E8F177" w14:textId="77777777" w:rsidR="000A6B49" w:rsidRDefault="000A6B49" w:rsidP="007413DA">
            <w:r>
              <w:t>4/20/15</w:t>
            </w:r>
          </w:p>
        </w:tc>
      </w:tr>
      <w:tr w:rsidR="000A6B49" w:rsidRPr="00A8639A" w14:paraId="63B16E75" w14:textId="77777777" w:rsidTr="00391691">
        <w:trPr>
          <w:cantSplit/>
        </w:trPr>
        <w:tc>
          <w:tcPr>
            <w:tcW w:w="606" w:type="dxa"/>
          </w:tcPr>
          <w:p w14:paraId="086B28F9" w14:textId="77777777" w:rsidR="000A6B49" w:rsidRDefault="000A6B49" w:rsidP="007413DA">
            <w:r>
              <w:t>58</w:t>
            </w:r>
          </w:p>
        </w:tc>
        <w:tc>
          <w:tcPr>
            <w:tcW w:w="1240" w:type="dxa"/>
          </w:tcPr>
          <w:p w14:paraId="120F9FB8" w14:textId="77777777" w:rsidR="000A6B49" w:rsidRDefault="000A6B49" w:rsidP="007413DA">
            <w:r>
              <w:t>W2</w:t>
            </w:r>
          </w:p>
        </w:tc>
        <w:tc>
          <w:tcPr>
            <w:tcW w:w="1484" w:type="dxa"/>
          </w:tcPr>
          <w:p w14:paraId="7C6EFF5A" w14:textId="77777777" w:rsidR="000A6B49" w:rsidRPr="00391691" w:rsidRDefault="000A6B49" w:rsidP="007413DA">
            <w:pPr>
              <w:rPr>
                <w:b/>
                <w:bCs/>
              </w:rPr>
            </w:pPr>
            <w:r w:rsidRPr="00391691">
              <w:rPr>
                <w:b/>
                <w:bCs/>
              </w:rPr>
              <w:t>W2selective.npt</w:t>
            </w:r>
          </w:p>
        </w:tc>
        <w:tc>
          <w:tcPr>
            <w:tcW w:w="4500" w:type="dxa"/>
          </w:tcPr>
          <w:p w14:paraId="467D64E0" w14:textId="5F09A066" w:rsidR="000A6B49" w:rsidRPr="005C131A" w:rsidRDefault="000A6B49" w:rsidP="007413DA">
            <w:pPr>
              <w:pStyle w:val="PlainText"/>
              <w:rPr>
                <w:rFonts w:ascii="Calibri" w:hAnsi="Calibri"/>
                <w:sz w:val="16"/>
                <w:szCs w:val="16"/>
              </w:rPr>
            </w:pPr>
            <w:r>
              <w:rPr>
                <w:rFonts w:ascii="Calibri" w:hAnsi="Calibri"/>
                <w:sz w:val="18"/>
                <w:szCs w:val="15"/>
              </w:rPr>
              <w:t xml:space="preserve">Changed input format for critical temperatures for the output file </w:t>
            </w:r>
            <w:proofErr w:type="spellStart"/>
            <w:r w:rsidRPr="005C131A">
              <w:rPr>
                <w:rFonts w:ascii="Calibri" w:hAnsi="Calibri"/>
                <w:b/>
                <w:bCs/>
                <w:sz w:val="18"/>
                <w:szCs w:val="15"/>
              </w:rPr>
              <w:t>volume_wbX.opt</w:t>
            </w:r>
            <w:proofErr w:type="spellEnd"/>
            <w:r>
              <w:rPr>
                <w:rFonts w:ascii="Calibri" w:hAnsi="Calibri"/>
                <w:sz w:val="18"/>
                <w:szCs w:val="15"/>
              </w:rPr>
              <w:t xml:space="preserve"> from a maximum of 10 waterbodies to 100.</w:t>
            </w:r>
            <w:r>
              <w:rPr>
                <w:rFonts w:ascii="Consolas" w:hAnsi="Consolas" w:cs="Consolas"/>
                <w:color w:val="000000"/>
                <w:sz w:val="19"/>
                <w:szCs w:val="19"/>
                <w:highlight w:val="white"/>
              </w:rPr>
              <w:t xml:space="preserve">  </w:t>
            </w:r>
            <w:proofErr w:type="gramStart"/>
            <w:r w:rsidRPr="005C131A">
              <w:rPr>
                <w:sz w:val="16"/>
                <w:szCs w:val="16"/>
              </w:rPr>
              <w:t>READ(</w:t>
            </w:r>
            <w:proofErr w:type="gramEnd"/>
            <w:r w:rsidRPr="005C131A">
              <w:rPr>
                <w:sz w:val="16"/>
                <w:szCs w:val="16"/>
              </w:rPr>
              <w:t xml:space="preserve">1010,'(8X,100F8.0)')(TEMPCRIT(JW,J),JW=1,NWB)   ! NOTE MAX OF 100 WATERBODIES   </w:t>
            </w:r>
            <w:proofErr w:type="spellStart"/>
            <w:r w:rsidRPr="005C131A">
              <w:rPr>
                <w:sz w:val="16"/>
                <w:szCs w:val="16"/>
              </w:rPr>
              <w:t>sw</w:t>
            </w:r>
            <w:proofErr w:type="spellEnd"/>
            <w:r w:rsidRPr="005C131A">
              <w:rPr>
                <w:sz w:val="16"/>
                <w:szCs w:val="16"/>
              </w:rPr>
              <w:t xml:space="preserve"> 4/20/15</w:t>
            </w:r>
          </w:p>
        </w:tc>
        <w:tc>
          <w:tcPr>
            <w:tcW w:w="1350" w:type="dxa"/>
          </w:tcPr>
          <w:p w14:paraId="5393AF1B" w14:textId="77777777" w:rsidR="000A6B49" w:rsidRDefault="000A6B49" w:rsidP="007413DA">
            <w:r>
              <w:t>4/20/15</w:t>
            </w:r>
          </w:p>
        </w:tc>
      </w:tr>
      <w:tr w:rsidR="000A6B49" w:rsidRPr="00A8639A" w14:paraId="50462D13" w14:textId="77777777" w:rsidTr="00391691">
        <w:trPr>
          <w:cantSplit/>
        </w:trPr>
        <w:tc>
          <w:tcPr>
            <w:tcW w:w="606" w:type="dxa"/>
          </w:tcPr>
          <w:p w14:paraId="28E75B91" w14:textId="77777777" w:rsidR="000A6B49" w:rsidRDefault="000A6B49" w:rsidP="007413DA">
            <w:r>
              <w:t>59</w:t>
            </w:r>
          </w:p>
        </w:tc>
        <w:tc>
          <w:tcPr>
            <w:tcW w:w="1240" w:type="dxa"/>
          </w:tcPr>
          <w:p w14:paraId="4EB09414" w14:textId="77777777" w:rsidR="000A6B49" w:rsidRDefault="000A6B49" w:rsidP="007413DA">
            <w:r>
              <w:t>W2</w:t>
            </w:r>
          </w:p>
        </w:tc>
        <w:tc>
          <w:tcPr>
            <w:tcW w:w="1484" w:type="dxa"/>
          </w:tcPr>
          <w:p w14:paraId="672DAB44" w14:textId="77777777" w:rsidR="000A6B49" w:rsidRDefault="000A6B49" w:rsidP="007413DA">
            <w:r>
              <w:t>Resuspension of SS</w:t>
            </w:r>
          </w:p>
        </w:tc>
        <w:tc>
          <w:tcPr>
            <w:tcW w:w="4500" w:type="dxa"/>
          </w:tcPr>
          <w:p w14:paraId="5E102E09" w14:textId="77777777" w:rsidR="000A6B49" w:rsidRDefault="000A6B49" w:rsidP="007413DA">
            <w:pPr>
              <w:pStyle w:val="PlainText"/>
              <w:rPr>
                <w:rFonts w:ascii="Calibri" w:hAnsi="Calibri"/>
                <w:sz w:val="18"/>
                <w:szCs w:val="15"/>
              </w:rPr>
            </w:pPr>
            <w:r>
              <w:rPr>
                <w:rFonts w:ascii="Calibri" w:hAnsi="Calibri"/>
                <w:sz w:val="18"/>
                <w:szCs w:val="15"/>
              </w:rPr>
              <w:t xml:space="preserve">Changed DO loop index in suspended solids resuspension in </w:t>
            </w:r>
            <w:r w:rsidRPr="004C0946">
              <w:rPr>
                <w:rFonts w:ascii="Calibri" w:hAnsi="Calibri"/>
                <w:b/>
                <w:bCs/>
                <w:sz w:val="18"/>
                <w:szCs w:val="15"/>
              </w:rPr>
              <w:t>water_</w:t>
            </w:r>
            <w:proofErr w:type="gramStart"/>
            <w:r w:rsidRPr="004C0946">
              <w:rPr>
                <w:rFonts w:ascii="Calibri" w:hAnsi="Calibri"/>
                <w:b/>
                <w:bCs/>
                <w:sz w:val="18"/>
                <w:szCs w:val="15"/>
              </w:rPr>
              <w:t>quality.f</w:t>
            </w:r>
            <w:proofErr w:type="gramEnd"/>
            <w:r w:rsidRPr="004C0946">
              <w:rPr>
                <w:rFonts w:ascii="Calibri" w:hAnsi="Calibri"/>
                <w:b/>
                <w:bCs/>
                <w:sz w:val="18"/>
                <w:szCs w:val="15"/>
              </w:rPr>
              <w:t>90</w:t>
            </w:r>
            <w:r>
              <w:rPr>
                <w:rFonts w:ascii="Calibri" w:hAnsi="Calibri"/>
                <w:sz w:val="18"/>
                <w:szCs w:val="15"/>
              </w:rPr>
              <w:t xml:space="preserve"> from </w:t>
            </w:r>
          </w:p>
          <w:p w14:paraId="2DC30369" w14:textId="77777777" w:rsidR="000A6B49" w:rsidRPr="005C131A" w:rsidRDefault="000A6B49" w:rsidP="007413DA">
            <w:pPr>
              <w:pStyle w:val="PlainText"/>
              <w:rPr>
                <w:sz w:val="16"/>
                <w:szCs w:val="16"/>
              </w:rPr>
            </w:pPr>
            <w:r w:rsidRPr="009C3BB5">
              <w:rPr>
                <w:rFonts w:ascii="Calibri" w:hAnsi="Calibri"/>
                <w:sz w:val="18"/>
                <w:szCs w:val="15"/>
              </w:rPr>
              <w:t xml:space="preserve">  </w:t>
            </w:r>
            <w:r w:rsidRPr="005C131A">
              <w:rPr>
                <w:sz w:val="16"/>
                <w:szCs w:val="16"/>
              </w:rPr>
              <w:t>DO K=KT-</w:t>
            </w:r>
            <w:proofErr w:type="gramStart"/>
            <w:r w:rsidRPr="005C131A">
              <w:rPr>
                <w:sz w:val="16"/>
                <w:szCs w:val="16"/>
              </w:rPr>
              <w:t>1,KB</w:t>
            </w:r>
            <w:proofErr w:type="gramEnd"/>
            <w:r w:rsidRPr="005C131A">
              <w:rPr>
                <w:sz w:val="16"/>
                <w:szCs w:val="16"/>
              </w:rPr>
              <w:t xml:space="preserve">(I)-1                     </w:t>
            </w:r>
          </w:p>
          <w:p w14:paraId="2D669B74" w14:textId="77777777" w:rsidR="000A6B49" w:rsidRPr="005C131A" w:rsidRDefault="000A6B49" w:rsidP="007413DA">
            <w:pPr>
              <w:pStyle w:val="PlainText"/>
              <w:rPr>
                <w:sz w:val="16"/>
                <w:szCs w:val="16"/>
              </w:rPr>
            </w:pPr>
            <w:r w:rsidRPr="005C131A">
              <w:rPr>
                <w:sz w:val="16"/>
                <w:szCs w:val="16"/>
              </w:rPr>
              <w:t xml:space="preserve">to      </w:t>
            </w:r>
          </w:p>
          <w:p w14:paraId="54666F7B" w14:textId="77777777" w:rsidR="000A6B49" w:rsidRDefault="000A6B49" w:rsidP="007413DA">
            <w:pPr>
              <w:pStyle w:val="PlainText"/>
              <w:rPr>
                <w:rFonts w:ascii="Calibri" w:hAnsi="Calibri"/>
                <w:sz w:val="18"/>
                <w:szCs w:val="15"/>
              </w:rPr>
            </w:pPr>
            <w:r w:rsidRPr="005C131A">
              <w:rPr>
                <w:sz w:val="16"/>
                <w:szCs w:val="16"/>
              </w:rPr>
              <w:t xml:space="preserve">     DO K=KT+</w:t>
            </w:r>
            <w:proofErr w:type="gramStart"/>
            <w:r w:rsidRPr="005C131A">
              <w:rPr>
                <w:sz w:val="16"/>
                <w:szCs w:val="16"/>
              </w:rPr>
              <w:t>1,KB</w:t>
            </w:r>
            <w:proofErr w:type="gramEnd"/>
            <w:r w:rsidRPr="005C131A">
              <w:rPr>
                <w:sz w:val="16"/>
                <w:szCs w:val="16"/>
              </w:rPr>
              <w:t xml:space="preserve">(I)-1                 ! </w:t>
            </w:r>
            <w:proofErr w:type="spellStart"/>
            <w:r w:rsidRPr="005C131A">
              <w:rPr>
                <w:sz w:val="16"/>
                <w:szCs w:val="16"/>
              </w:rPr>
              <w:t>cb</w:t>
            </w:r>
            <w:proofErr w:type="spellEnd"/>
            <w:r w:rsidRPr="005C131A">
              <w:rPr>
                <w:sz w:val="16"/>
                <w:szCs w:val="16"/>
              </w:rPr>
              <w:t xml:space="preserve"> 9/29/14</w:t>
            </w:r>
          </w:p>
        </w:tc>
        <w:tc>
          <w:tcPr>
            <w:tcW w:w="1350" w:type="dxa"/>
          </w:tcPr>
          <w:p w14:paraId="78CFA051" w14:textId="77777777" w:rsidR="000A6B49" w:rsidRDefault="000A6B49" w:rsidP="007413DA">
            <w:r>
              <w:t>5/14/2015</w:t>
            </w:r>
          </w:p>
        </w:tc>
      </w:tr>
      <w:tr w:rsidR="000A6B49" w:rsidRPr="00A8639A" w14:paraId="26294D61" w14:textId="77777777" w:rsidTr="00391691">
        <w:trPr>
          <w:cantSplit/>
        </w:trPr>
        <w:tc>
          <w:tcPr>
            <w:tcW w:w="606" w:type="dxa"/>
          </w:tcPr>
          <w:p w14:paraId="2F3C103D" w14:textId="77777777" w:rsidR="000A6B49" w:rsidRDefault="000A6B49" w:rsidP="007413DA">
            <w:r>
              <w:lastRenderedPageBreak/>
              <w:t>60</w:t>
            </w:r>
          </w:p>
        </w:tc>
        <w:tc>
          <w:tcPr>
            <w:tcW w:w="1240" w:type="dxa"/>
          </w:tcPr>
          <w:p w14:paraId="2E47C1F0" w14:textId="77777777" w:rsidR="000A6B49" w:rsidRDefault="000A6B49" w:rsidP="007413DA">
            <w:r>
              <w:t>W2</w:t>
            </w:r>
          </w:p>
        </w:tc>
        <w:tc>
          <w:tcPr>
            <w:tcW w:w="1484" w:type="dxa"/>
          </w:tcPr>
          <w:p w14:paraId="11E7DC7F" w14:textId="77777777" w:rsidR="000A6B49" w:rsidRDefault="000A6B49" w:rsidP="007413DA">
            <w:r>
              <w:t>Wind at 2 m</w:t>
            </w:r>
          </w:p>
        </w:tc>
        <w:tc>
          <w:tcPr>
            <w:tcW w:w="4500" w:type="dxa"/>
          </w:tcPr>
          <w:p w14:paraId="0D85D0F5" w14:textId="46EA5521" w:rsidR="000A6B49" w:rsidRDefault="000A6B49" w:rsidP="007413DA">
            <w:pPr>
              <w:pStyle w:val="PlainText"/>
              <w:rPr>
                <w:rFonts w:ascii="Calibri" w:hAnsi="Calibri"/>
                <w:sz w:val="18"/>
                <w:szCs w:val="15"/>
              </w:rPr>
            </w:pPr>
            <w:r>
              <w:rPr>
                <w:rFonts w:ascii="Calibri" w:hAnsi="Calibri"/>
                <w:sz w:val="18"/>
                <w:szCs w:val="15"/>
              </w:rPr>
              <w:t>The W2 model computes the wind at a 2 m height based on the used defined measurement height of the wind for evaporation computations. The formula for computing this variable was using a step function of the wind data rather than interpolation of the wind data when the user chose to interpolate meteorological data. For meteorological input data at short time intervals this is a very minor change. For meteorological data at large time intervals (</w:t>
            </w:r>
            <w:r w:rsidR="00022465">
              <w:rPr>
                <w:rFonts w:ascii="Calibri" w:hAnsi="Calibri"/>
                <w:sz w:val="18"/>
                <w:szCs w:val="15"/>
              </w:rPr>
              <w:t xml:space="preserve">e.g., </w:t>
            </w:r>
            <w:r>
              <w:rPr>
                <w:rFonts w:ascii="Calibri" w:hAnsi="Calibri"/>
                <w:sz w:val="18"/>
                <w:szCs w:val="15"/>
              </w:rPr>
              <w:t>a day), this could affect the amount of evaporation.  Hence, the calculation below was moved from the TVDS routine to the main routine so that the interpolated wind would be used.</w:t>
            </w:r>
          </w:p>
          <w:p w14:paraId="61AE0A4A" w14:textId="77777777" w:rsidR="000A6B49" w:rsidRPr="005C131A" w:rsidRDefault="000A6B49" w:rsidP="007413DA">
            <w:pPr>
              <w:pStyle w:val="PlainText"/>
              <w:rPr>
                <w:rFonts w:ascii="Calibri" w:hAnsi="Calibri"/>
                <w:sz w:val="16"/>
                <w:szCs w:val="16"/>
              </w:rPr>
            </w:pPr>
            <w:r w:rsidRPr="005C131A">
              <w:rPr>
                <w:sz w:val="16"/>
                <w:szCs w:val="16"/>
              </w:rPr>
              <w:t>WIND2(I)=WIND(JW)*WSC(I)*</w:t>
            </w:r>
            <w:proofErr w:type="gramStart"/>
            <w:r w:rsidRPr="005C131A">
              <w:rPr>
                <w:sz w:val="16"/>
                <w:szCs w:val="16"/>
              </w:rPr>
              <w:t>DLOG(</w:t>
            </w:r>
            <w:proofErr w:type="gramEnd"/>
            <w:r w:rsidRPr="005C131A">
              <w:rPr>
                <w:sz w:val="16"/>
                <w:szCs w:val="16"/>
              </w:rPr>
              <w:t>2.0D0/Z0(JW))/DLOG(WINDH(JW)/Z0(JW))</w:t>
            </w:r>
          </w:p>
        </w:tc>
        <w:tc>
          <w:tcPr>
            <w:tcW w:w="1350" w:type="dxa"/>
          </w:tcPr>
          <w:p w14:paraId="6CCD9711" w14:textId="77777777" w:rsidR="000A6B49" w:rsidRDefault="000A6B49" w:rsidP="007413DA">
            <w:r>
              <w:t>5/21/15</w:t>
            </w:r>
          </w:p>
        </w:tc>
      </w:tr>
      <w:tr w:rsidR="000A6B49" w:rsidRPr="00A8639A" w14:paraId="36217B1F" w14:textId="77777777" w:rsidTr="00391691">
        <w:trPr>
          <w:cantSplit/>
        </w:trPr>
        <w:tc>
          <w:tcPr>
            <w:tcW w:w="606" w:type="dxa"/>
          </w:tcPr>
          <w:p w14:paraId="198A52CA" w14:textId="77777777" w:rsidR="000A6B49" w:rsidRDefault="000A6B49" w:rsidP="007413DA">
            <w:r>
              <w:t>61</w:t>
            </w:r>
          </w:p>
        </w:tc>
        <w:tc>
          <w:tcPr>
            <w:tcW w:w="1240" w:type="dxa"/>
          </w:tcPr>
          <w:p w14:paraId="6A96CCF9" w14:textId="77777777" w:rsidR="000A6B49" w:rsidRDefault="000A6B49" w:rsidP="007413DA">
            <w:r>
              <w:t>W2</w:t>
            </w:r>
          </w:p>
        </w:tc>
        <w:tc>
          <w:tcPr>
            <w:tcW w:w="1484" w:type="dxa"/>
          </w:tcPr>
          <w:p w14:paraId="36425223" w14:textId="77777777" w:rsidR="000A6B49" w:rsidRDefault="000A6B49" w:rsidP="007413DA">
            <w:r>
              <w:t>TSR output</w:t>
            </w:r>
          </w:p>
        </w:tc>
        <w:tc>
          <w:tcPr>
            <w:tcW w:w="4500" w:type="dxa"/>
          </w:tcPr>
          <w:p w14:paraId="2955CED9" w14:textId="77777777" w:rsidR="000A6B49" w:rsidRDefault="000A6B49" w:rsidP="007413DA">
            <w:pPr>
              <w:pStyle w:val="PlainText"/>
              <w:rPr>
                <w:rFonts w:ascii="Calibri" w:hAnsi="Calibri"/>
                <w:sz w:val="18"/>
                <w:szCs w:val="15"/>
              </w:rPr>
            </w:pPr>
            <w:r>
              <w:rPr>
                <w:rFonts w:ascii="Calibri" w:hAnsi="Calibri"/>
                <w:sz w:val="18"/>
                <w:szCs w:val="15"/>
              </w:rPr>
              <w:t>The TSR file output now also includes a volume weighted vertical average temperature for the segment that the TSR file is located. The manual has been updated also.</w:t>
            </w:r>
          </w:p>
        </w:tc>
        <w:tc>
          <w:tcPr>
            <w:tcW w:w="1350" w:type="dxa"/>
          </w:tcPr>
          <w:p w14:paraId="5BED3545" w14:textId="77777777" w:rsidR="000A6B49" w:rsidRDefault="000A6B49" w:rsidP="007413DA">
            <w:r>
              <w:t>6/1/15</w:t>
            </w:r>
          </w:p>
        </w:tc>
      </w:tr>
      <w:tr w:rsidR="000A6B49" w:rsidRPr="00A8639A" w14:paraId="78C27F6F" w14:textId="77777777" w:rsidTr="00391691">
        <w:trPr>
          <w:cantSplit/>
        </w:trPr>
        <w:tc>
          <w:tcPr>
            <w:tcW w:w="606" w:type="dxa"/>
          </w:tcPr>
          <w:p w14:paraId="3D7D330C" w14:textId="77777777" w:rsidR="000A6B49" w:rsidRDefault="000A6B49" w:rsidP="007413DA">
            <w:r>
              <w:t>62</w:t>
            </w:r>
          </w:p>
        </w:tc>
        <w:tc>
          <w:tcPr>
            <w:tcW w:w="1240" w:type="dxa"/>
          </w:tcPr>
          <w:p w14:paraId="071C2496" w14:textId="77777777" w:rsidR="000A6B49" w:rsidRDefault="000A6B49" w:rsidP="007413DA">
            <w:r>
              <w:t>W2</w:t>
            </w:r>
          </w:p>
        </w:tc>
        <w:tc>
          <w:tcPr>
            <w:tcW w:w="1484" w:type="dxa"/>
          </w:tcPr>
          <w:p w14:paraId="5DB43E12" w14:textId="77777777" w:rsidR="000A6B49" w:rsidRDefault="000A6B49" w:rsidP="007413DA">
            <w:r>
              <w:t>Writing over output files</w:t>
            </w:r>
          </w:p>
        </w:tc>
        <w:tc>
          <w:tcPr>
            <w:tcW w:w="4500" w:type="dxa"/>
          </w:tcPr>
          <w:p w14:paraId="26CAEE48" w14:textId="3CAECB04" w:rsidR="000A6B49" w:rsidRDefault="000A6B49" w:rsidP="007413DA">
            <w:pPr>
              <w:pStyle w:val="PlainText"/>
              <w:rPr>
                <w:rFonts w:ascii="Calibri" w:hAnsi="Calibri"/>
                <w:sz w:val="18"/>
                <w:szCs w:val="15"/>
              </w:rPr>
            </w:pPr>
            <w:r>
              <w:rPr>
                <w:rFonts w:ascii="Calibri" w:hAnsi="Calibri"/>
                <w:sz w:val="18"/>
                <w:szCs w:val="15"/>
              </w:rPr>
              <w:t>In some intermittent cases, when the dialog box closes, the model reinitializes some of the output files (effectively deleting the output). The following line of code was adding at the beginning of the main W2 code to prevent this:</w:t>
            </w:r>
          </w:p>
          <w:p w14:paraId="5223FAE6" w14:textId="77777777" w:rsidR="000A6B49" w:rsidRPr="005C131A" w:rsidRDefault="000A6B49" w:rsidP="005C131A">
            <w:pPr>
              <w:pStyle w:val="PlainText"/>
              <w:rPr>
                <w:sz w:val="16"/>
                <w:szCs w:val="16"/>
              </w:rPr>
            </w:pPr>
            <w:proofErr w:type="gramStart"/>
            <w:r w:rsidRPr="005C131A">
              <w:rPr>
                <w:sz w:val="16"/>
                <w:szCs w:val="16"/>
              </w:rPr>
              <w:t>!*</w:t>
            </w:r>
            <w:proofErr w:type="gramEnd"/>
            <w:r w:rsidRPr="005C131A">
              <w:rPr>
                <w:sz w:val="16"/>
                <w:szCs w:val="16"/>
              </w:rPr>
              <w:t>*                                                       Task 1: Inputs                                                          **</w:t>
            </w:r>
          </w:p>
          <w:p w14:paraId="17799077" w14:textId="18AF3897" w:rsidR="000A6B49" w:rsidRPr="005C131A" w:rsidRDefault="000A6B49" w:rsidP="005C131A">
            <w:pPr>
              <w:pStyle w:val="PlainText"/>
              <w:rPr>
                <w:sz w:val="16"/>
                <w:szCs w:val="16"/>
              </w:rPr>
            </w:pPr>
            <w:r w:rsidRPr="005C131A">
              <w:rPr>
                <w:sz w:val="16"/>
                <w:szCs w:val="16"/>
              </w:rPr>
              <w:t>!***********************************************************************************************************************************</w:t>
            </w:r>
          </w:p>
          <w:p w14:paraId="2DA7F16F" w14:textId="77777777" w:rsidR="000A6B49" w:rsidRPr="005C131A" w:rsidRDefault="000A6B49" w:rsidP="005C131A">
            <w:pPr>
              <w:pStyle w:val="PlainText"/>
              <w:rPr>
                <w:sz w:val="16"/>
                <w:szCs w:val="16"/>
              </w:rPr>
            </w:pPr>
            <w:proofErr w:type="gramStart"/>
            <w:r w:rsidRPr="005C131A">
              <w:rPr>
                <w:sz w:val="16"/>
                <w:szCs w:val="16"/>
              </w:rPr>
              <w:t>INTEGER(</w:t>
            </w:r>
            <w:proofErr w:type="gramEnd"/>
            <w:r w:rsidRPr="005C131A">
              <w:rPr>
                <w:sz w:val="16"/>
                <w:szCs w:val="16"/>
              </w:rPr>
              <w:t xml:space="preserve">4) </w:t>
            </w:r>
            <w:proofErr w:type="spellStart"/>
            <w:r w:rsidRPr="005C131A">
              <w:rPr>
                <w:sz w:val="16"/>
                <w:szCs w:val="16"/>
              </w:rPr>
              <w:t>length,istatus</w:t>
            </w:r>
            <w:proofErr w:type="spellEnd"/>
          </w:p>
          <w:p w14:paraId="1EE5FEC0" w14:textId="77777777" w:rsidR="000A6B49" w:rsidRPr="005C131A" w:rsidRDefault="000A6B49" w:rsidP="005C131A">
            <w:pPr>
              <w:pStyle w:val="PlainText"/>
              <w:rPr>
                <w:sz w:val="16"/>
                <w:szCs w:val="16"/>
              </w:rPr>
            </w:pPr>
            <w:r w:rsidRPr="005C131A">
              <w:rPr>
                <w:sz w:val="16"/>
                <w:szCs w:val="16"/>
              </w:rPr>
              <w:t xml:space="preserve">character*255 </w:t>
            </w:r>
            <w:proofErr w:type="spellStart"/>
            <w:r w:rsidRPr="005C131A">
              <w:rPr>
                <w:sz w:val="16"/>
                <w:szCs w:val="16"/>
              </w:rPr>
              <w:t>dirc</w:t>
            </w:r>
            <w:proofErr w:type="spellEnd"/>
          </w:p>
          <w:p w14:paraId="786AD3E7" w14:textId="77777777" w:rsidR="000A6B49" w:rsidRPr="005C131A" w:rsidRDefault="000A6B49" w:rsidP="005C131A">
            <w:pPr>
              <w:pStyle w:val="PlainText"/>
              <w:rPr>
                <w:sz w:val="16"/>
                <w:szCs w:val="16"/>
              </w:rPr>
            </w:pPr>
            <w:r w:rsidRPr="005C131A">
              <w:rPr>
                <w:sz w:val="16"/>
                <w:szCs w:val="16"/>
              </w:rPr>
              <w:t xml:space="preserve">!  call </w:t>
            </w:r>
            <w:proofErr w:type="spellStart"/>
            <w:r w:rsidRPr="005C131A">
              <w:rPr>
                <w:sz w:val="16"/>
                <w:szCs w:val="16"/>
              </w:rPr>
              <w:t>omp_set_num_</w:t>
            </w:r>
            <w:proofErr w:type="gramStart"/>
            <w:r w:rsidRPr="005C131A">
              <w:rPr>
                <w:sz w:val="16"/>
                <w:szCs w:val="16"/>
              </w:rPr>
              <w:t>threads</w:t>
            </w:r>
            <w:proofErr w:type="spellEnd"/>
            <w:r w:rsidRPr="005C131A">
              <w:rPr>
                <w:sz w:val="16"/>
                <w:szCs w:val="16"/>
              </w:rPr>
              <w:t>(</w:t>
            </w:r>
            <w:proofErr w:type="gramEnd"/>
            <w:r w:rsidRPr="005C131A">
              <w:rPr>
                <w:sz w:val="16"/>
                <w:szCs w:val="16"/>
              </w:rPr>
              <w:t>4)   ! set # of processors to NPROC  Moved to INPUT subroutine</w:t>
            </w:r>
          </w:p>
          <w:p w14:paraId="3550420D" w14:textId="77777777" w:rsidR="000A6B49" w:rsidRDefault="000A6B49" w:rsidP="007413DA">
            <w:pPr>
              <w:pStyle w:val="PlainText"/>
              <w:rPr>
                <w:rFonts w:ascii="Calibri" w:hAnsi="Calibri"/>
                <w:sz w:val="18"/>
                <w:szCs w:val="15"/>
              </w:rPr>
            </w:pPr>
            <w:r w:rsidRPr="005C131A">
              <w:rPr>
                <w:sz w:val="16"/>
                <w:szCs w:val="16"/>
              </w:rPr>
              <w:t>IF(END_</w:t>
            </w:r>
            <w:proofErr w:type="gramStart"/>
            <w:r w:rsidRPr="005C131A">
              <w:rPr>
                <w:sz w:val="16"/>
                <w:szCs w:val="16"/>
              </w:rPr>
              <w:t>RUN)STOP</w:t>
            </w:r>
            <w:proofErr w:type="gramEnd"/>
            <w:r w:rsidRPr="005C131A">
              <w:rPr>
                <w:sz w:val="16"/>
                <w:szCs w:val="16"/>
              </w:rPr>
              <w:t xml:space="preserve">    ! SW 6/26/15 Added code to prevent a thread from reinitializing output files as dialog box is closing...</w:t>
            </w:r>
            <w:proofErr w:type="spellStart"/>
            <w:r w:rsidRPr="005C131A">
              <w:rPr>
                <w:sz w:val="16"/>
                <w:szCs w:val="16"/>
              </w:rPr>
              <w:t>intermittant</w:t>
            </w:r>
            <w:proofErr w:type="spellEnd"/>
            <w:r w:rsidRPr="005C131A">
              <w:rPr>
                <w:sz w:val="16"/>
                <w:szCs w:val="16"/>
              </w:rPr>
              <w:t xml:space="preserve"> error</w:t>
            </w:r>
          </w:p>
        </w:tc>
        <w:tc>
          <w:tcPr>
            <w:tcW w:w="1350" w:type="dxa"/>
          </w:tcPr>
          <w:p w14:paraId="6302AD62" w14:textId="77777777" w:rsidR="000A6B49" w:rsidRDefault="000A6B49" w:rsidP="007413DA">
            <w:r>
              <w:t>6/26/15</w:t>
            </w:r>
          </w:p>
        </w:tc>
      </w:tr>
      <w:tr w:rsidR="000A6B49" w:rsidRPr="00A8639A" w14:paraId="0CBCC35F" w14:textId="77777777" w:rsidTr="00391691">
        <w:trPr>
          <w:cantSplit/>
          <w:trHeight w:val="1124"/>
        </w:trPr>
        <w:tc>
          <w:tcPr>
            <w:tcW w:w="606" w:type="dxa"/>
          </w:tcPr>
          <w:p w14:paraId="589FC8AC" w14:textId="77777777" w:rsidR="000A6B49" w:rsidRDefault="000A6B49" w:rsidP="007413DA">
            <w:r>
              <w:t>63</w:t>
            </w:r>
          </w:p>
        </w:tc>
        <w:tc>
          <w:tcPr>
            <w:tcW w:w="1240" w:type="dxa"/>
          </w:tcPr>
          <w:p w14:paraId="04E2585D" w14:textId="77777777" w:rsidR="000A6B49" w:rsidRDefault="000A6B49" w:rsidP="007413DA">
            <w:r>
              <w:t>W2</w:t>
            </w:r>
          </w:p>
        </w:tc>
        <w:tc>
          <w:tcPr>
            <w:tcW w:w="1484" w:type="dxa"/>
          </w:tcPr>
          <w:p w14:paraId="7A648E25" w14:textId="77777777" w:rsidR="000A6B49" w:rsidRDefault="000A6B49" w:rsidP="007413DA">
            <w:r>
              <w:t>Output order for kinetic fluxes</w:t>
            </w:r>
          </w:p>
        </w:tc>
        <w:tc>
          <w:tcPr>
            <w:tcW w:w="4500" w:type="dxa"/>
          </w:tcPr>
          <w:p w14:paraId="7EAE21A4" w14:textId="77777777" w:rsidR="000A6B49" w:rsidRDefault="000A6B49" w:rsidP="007413DA">
            <w:pPr>
              <w:pStyle w:val="PlainText"/>
              <w:rPr>
                <w:rFonts w:ascii="Calibri" w:hAnsi="Calibri"/>
                <w:sz w:val="18"/>
                <w:szCs w:val="15"/>
              </w:rPr>
            </w:pPr>
            <w:r>
              <w:rPr>
                <w:rFonts w:ascii="Calibri" w:hAnsi="Calibri"/>
                <w:sz w:val="18"/>
                <w:szCs w:val="15"/>
              </w:rPr>
              <w:t xml:space="preserve">The output columns for DOAR and DOER were switched in the output file </w:t>
            </w:r>
            <w:proofErr w:type="spellStart"/>
            <w:r w:rsidRPr="005C131A">
              <w:rPr>
                <w:rFonts w:ascii="Calibri" w:hAnsi="Calibri"/>
                <w:b/>
                <w:bCs/>
                <w:sz w:val="18"/>
                <w:szCs w:val="15"/>
              </w:rPr>
              <w:t>kflux</w:t>
            </w:r>
            <w:r w:rsidRPr="00E45E53">
              <w:rPr>
                <w:rFonts w:ascii="Calibri" w:hAnsi="Calibri"/>
                <w:sz w:val="18"/>
                <w:szCs w:val="15"/>
              </w:rPr>
              <w:t>_</w:t>
            </w:r>
            <w:r w:rsidRPr="005C131A">
              <w:rPr>
                <w:rFonts w:ascii="Calibri" w:hAnsi="Calibri"/>
                <w:b/>
                <w:bCs/>
                <w:sz w:val="18"/>
                <w:szCs w:val="15"/>
              </w:rPr>
              <w:t>jw</w:t>
            </w:r>
            <w:proofErr w:type="spellEnd"/>
            <w:r w:rsidRPr="005C131A">
              <w:rPr>
                <w:rFonts w:ascii="Calibri" w:hAnsi="Calibri"/>
                <w:b/>
                <w:bCs/>
                <w:sz w:val="18"/>
                <w:szCs w:val="15"/>
              </w:rPr>
              <w:t>*.opt</w:t>
            </w:r>
            <w:r>
              <w:rPr>
                <w:rFonts w:ascii="Calibri" w:hAnsi="Calibri"/>
                <w:sz w:val="18"/>
                <w:szCs w:val="15"/>
              </w:rPr>
              <w:t>. The model code was changed to fix this.</w:t>
            </w:r>
          </w:p>
          <w:p w14:paraId="794D88AF" w14:textId="77777777" w:rsidR="000A6B49" w:rsidRPr="005C131A" w:rsidRDefault="000A6B49" w:rsidP="007413DA">
            <w:pPr>
              <w:pStyle w:val="PlainText"/>
              <w:rPr>
                <w:sz w:val="16"/>
                <w:szCs w:val="16"/>
              </w:rPr>
            </w:pPr>
            <w:r w:rsidRPr="005C131A">
              <w:rPr>
                <w:sz w:val="16"/>
                <w:szCs w:val="16"/>
              </w:rPr>
              <w:t>!  DOAR   =&gt; KF</w:t>
            </w:r>
            <w:proofErr w:type="gramStart"/>
            <w:r w:rsidRPr="005C131A">
              <w:rPr>
                <w:sz w:val="16"/>
                <w:szCs w:val="16"/>
              </w:rPr>
              <w:t>(:,:,</w:t>
            </w:r>
            <w:proofErr w:type="gramEnd"/>
            <w:r w:rsidRPr="005C131A">
              <w:rPr>
                <w:sz w:val="16"/>
                <w:szCs w:val="16"/>
              </w:rPr>
              <w:t>56); DOEP   =&gt; KF(:,:,57); DOER   =&gt; KF(:,:,58); DOPOM  =&gt; KF(:,:,59); DODOM  =&gt; KF(:,:,60)</w:t>
            </w:r>
          </w:p>
          <w:p w14:paraId="2E81A85F" w14:textId="77777777" w:rsidR="000A6B49" w:rsidRDefault="000A6B49" w:rsidP="007413DA">
            <w:pPr>
              <w:pStyle w:val="PlainText"/>
              <w:rPr>
                <w:rFonts w:ascii="Calibri" w:hAnsi="Calibri"/>
                <w:sz w:val="18"/>
                <w:szCs w:val="15"/>
              </w:rPr>
            </w:pPr>
            <w:r w:rsidRPr="005C131A">
              <w:rPr>
                <w:sz w:val="16"/>
                <w:szCs w:val="16"/>
              </w:rPr>
              <w:t xml:space="preserve">  DOEP   =&gt; KF</w:t>
            </w:r>
            <w:proofErr w:type="gramStart"/>
            <w:r w:rsidRPr="005C131A">
              <w:rPr>
                <w:sz w:val="16"/>
                <w:szCs w:val="16"/>
              </w:rPr>
              <w:t>(:,:,</w:t>
            </w:r>
            <w:proofErr w:type="gramEnd"/>
            <w:r w:rsidRPr="005C131A">
              <w:rPr>
                <w:sz w:val="16"/>
                <w:szCs w:val="16"/>
              </w:rPr>
              <w:t xml:space="preserve">56); DOAR   =&gt; KF(:,:,57); DOER   =&gt; KF(:,:,58); DOPOM  =&gt; KF(:,:,59); DODOM  =&gt; KF(:,:,60)   ! </w:t>
            </w:r>
            <w:proofErr w:type="spellStart"/>
            <w:r w:rsidRPr="005C131A">
              <w:rPr>
                <w:sz w:val="16"/>
                <w:szCs w:val="16"/>
              </w:rPr>
              <w:t>cb</w:t>
            </w:r>
            <w:proofErr w:type="spellEnd"/>
            <w:r w:rsidRPr="005C131A">
              <w:rPr>
                <w:sz w:val="16"/>
                <w:szCs w:val="16"/>
              </w:rPr>
              <w:t xml:space="preserve"> 9/16/2015</w:t>
            </w:r>
          </w:p>
        </w:tc>
        <w:tc>
          <w:tcPr>
            <w:tcW w:w="1350" w:type="dxa"/>
          </w:tcPr>
          <w:p w14:paraId="3F2515A9" w14:textId="77777777" w:rsidR="000A6B49" w:rsidRDefault="000A6B49" w:rsidP="007413DA">
            <w:r>
              <w:t>9/16/15</w:t>
            </w:r>
          </w:p>
        </w:tc>
      </w:tr>
    </w:tbl>
    <w:p w14:paraId="409FD839" w14:textId="77777777" w:rsidR="000A6B49" w:rsidRDefault="000A6B49" w:rsidP="000A6B49"/>
    <w:p w14:paraId="4F36CBD6" w14:textId="2ADFA3E4" w:rsidR="000A6B49" w:rsidRDefault="000A6B49" w:rsidP="000A6B49">
      <w:pPr>
        <w:pStyle w:val="Heading2"/>
      </w:pPr>
      <w:bookmarkStart w:id="172" w:name="_Toc209925056"/>
      <w:bookmarkStart w:id="173" w:name="_Toc12431468"/>
      <w:bookmarkStart w:id="174" w:name="_Toc48576305"/>
      <w:r w:rsidRPr="005B74BC">
        <w:lastRenderedPageBreak/>
        <w:t>W2 V3.</w:t>
      </w:r>
      <w:r>
        <w:t>6</w:t>
      </w:r>
      <w:r w:rsidRPr="005B74BC">
        <w:t xml:space="preserve"> Bug Fixes, Enhancements, and User Manual Changes</w:t>
      </w:r>
      <w:bookmarkEnd w:id="172"/>
      <w:bookmarkEnd w:id="173"/>
      <w:bookmarkEnd w:id="174"/>
    </w:p>
    <w:p w14:paraId="0436B560" w14:textId="1BC724B7" w:rsidR="00BB27BB" w:rsidRDefault="00BB27BB" w:rsidP="00156989">
      <w:pPr>
        <w:pStyle w:val="Caption"/>
      </w:pPr>
      <w:bookmarkStart w:id="175" w:name="_Toc48576333"/>
      <w:r>
        <w:t xml:space="preserve">Table </w:t>
      </w:r>
      <w:fldSimple w:instr=" SEQ Table \* ARABIC ">
        <w:r w:rsidR="006E3DC1">
          <w:rPr>
            <w:noProof/>
          </w:rPr>
          <w:t>5</w:t>
        </w:r>
      </w:fldSimple>
      <w:r>
        <w:t>. Bug fixes and enhancements for Version 3.6.</w:t>
      </w:r>
      <w:bookmarkEnd w:id="175"/>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79"/>
        <w:gridCol w:w="4163"/>
        <w:gridCol w:w="1957"/>
      </w:tblGrid>
      <w:tr w:rsidR="000A6B49" w:rsidRPr="00A8639A" w14:paraId="16D7D70A" w14:textId="77777777" w:rsidTr="004C0946">
        <w:trPr>
          <w:cantSplit/>
          <w:tblHeader/>
        </w:trPr>
        <w:tc>
          <w:tcPr>
            <w:tcW w:w="606" w:type="dxa"/>
          </w:tcPr>
          <w:p w14:paraId="41D8D52E" w14:textId="77777777" w:rsidR="000A6B49" w:rsidRPr="00BF3615" w:rsidRDefault="000A6B49" w:rsidP="007413DA">
            <w:pPr>
              <w:rPr>
                <w:b/>
                <w:bCs/>
              </w:rPr>
            </w:pPr>
            <w:r w:rsidRPr="00BF3615">
              <w:rPr>
                <w:b/>
                <w:bCs/>
              </w:rPr>
              <w:t>#</w:t>
            </w:r>
          </w:p>
        </w:tc>
        <w:tc>
          <w:tcPr>
            <w:tcW w:w="1240" w:type="dxa"/>
          </w:tcPr>
          <w:p w14:paraId="36770D1E" w14:textId="77777777" w:rsidR="000A6B49" w:rsidRPr="00BF3615" w:rsidRDefault="000A6B49" w:rsidP="007413DA">
            <w:pPr>
              <w:rPr>
                <w:b/>
                <w:bCs/>
              </w:rPr>
            </w:pPr>
            <w:r w:rsidRPr="00BF3615">
              <w:rPr>
                <w:b/>
                <w:bCs/>
              </w:rPr>
              <w:t>Code: W2 or PREW2 or GUI</w:t>
            </w:r>
          </w:p>
        </w:tc>
        <w:tc>
          <w:tcPr>
            <w:tcW w:w="1479" w:type="dxa"/>
          </w:tcPr>
          <w:p w14:paraId="658B724B" w14:textId="77777777" w:rsidR="00BF01CF" w:rsidRDefault="000A6B49" w:rsidP="007413DA">
            <w:pPr>
              <w:rPr>
                <w:b/>
                <w:bCs/>
              </w:rPr>
            </w:pPr>
            <w:r w:rsidRPr="00BF3615">
              <w:rPr>
                <w:b/>
                <w:bCs/>
              </w:rPr>
              <w:t xml:space="preserve">Fix or </w:t>
            </w:r>
          </w:p>
          <w:p w14:paraId="103F15B6" w14:textId="0E8A2A75" w:rsidR="000A6B49" w:rsidRPr="00BF3615" w:rsidRDefault="000A6B49" w:rsidP="007413DA">
            <w:pPr>
              <w:rPr>
                <w:b/>
                <w:bCs/>
              </w:rPr>
            </w:pPr>
            <w:r w:rsidRPr="00BF3615">
              <w:rPr>
                <w:b/>
                <w:bCs/>
              </w:rPr>
              <w:t>Enhancement Type</w:t>
            </w:r>
          </w:p>
        </w:tc>
        <w:tc>
          <w:tcPr>
            <w:tcW w:w="4163" w:type="dxa"/>
          </w:tcPr>
          <w:p w14:paraId="5F30AA7A" w14:textId="77777777" w:rsidR="000A6B49" w:rsidRPr="00BF3615" w:rsidRDefault="000A6B49" w:rsidP="007413DA">
            <w:pPr>
              <w:rPr>
                <w:b/>
                <w:bCs/>
              </w:rPr>
            </w:pPr>
            <w:r w:rsidRPr="00BF3615">
              <w:rPr>
                <w:b/>
                <w:bCs/>
              </w:rPr>
              <w:t>Description of Bug/Enhancement</w:t>
            </w:r>
          </w:p>
        </w:tc>
        <w:tc>
          <w:tcPr>
            <w:tcW w:w="1957" w:type="dxa"/>
          </w:tcPr>
          <w:p w14:paraId="6908EF79" w14:textId="77777777" w:rsidR="000A6B49" w:rsidRPr="00BF3615" w:rsidRDefault="000A6B49" w:rsidP="007413DA">
            <w:pPr>
              <w:rPr>
                <w:b/>
                <w:bCs/>
              </w:rPr>
            </w:pPr>
            <w:r>
              <w:rPr>
                <w:b/>
                <w:bCs/>
              </w:rPr>
              <w:t>Date Bug Fixed or Enhancement a</w:t>
            </w:r>
            <w:r w:rsidRPr="00BF3615">
              <w:rPr>
                <w:b/>
                <w:bCs/>
              </w:rPr>
              <w:t>dded</w:t>
            </w:r>
          </w:p>
        </w:tc>
      </w:tr>
      <w:tr w:rsidR="000A6B49" w:rsidRPr="00A8639A" w14:paraId="251EDB5D" w14:textId="77777777" w:rsidTr="004C0946">
        <w:trPr>
          <w:cantSplit/>
        </w:trPr>
        <w:tc>
          <w:tcPr>
            <w:tcW w:w="606" w:type="dxa"/>
          </w:tcPr>
          <w:p w14:paraId="71616B8D" w14:textId="77777777" w:rsidR="000A6B49" w:rsidRPr="00BF3615" w:rsidRDefault="000A6B49" w:rsidP="007413DA">
            <w:r w:rsidRPr="00BF3615">
              <w:t>1</w:t>
            </w:r>
          </w:p>
        </w:tc>
        <w:tc>
          <w:tcPr>
            <w:tcW w:w="1240" w:type="dxa"/>
          </w:tcPr>
          <w:p w14:paraId="41680705" w14:textId="77777777" w:rsidR="000A6B49" w:rsidRPr="00BF3615" w:rsidRDefault="000A6B49" w:rsidP="007413DA">
            <w:r w:rsidRPr="00BF3615">
              <w:t>W2</w:t>
            </w:r>
          </w:p>
        </w:tc>
        <w:tc>
          <w:tcPr>
            <w:tcW w:w="1479" w:type="dxa"/>
          </w:tcPr>
          <w:p w14:paraId="4EE21BF7" w14:textId="77777777" w:rsidR="000A6B49" w:rsidRPr="00BF3615" w:rsidRDefault="000A6B49" w:rsidP="007413DA">
            <w:r w:rsidRPr="00BF3615">
              <w:t>TKE1 model</w:t>
            </w:r>
          </w:p>
        </w:tc>
        <w:tc>
          <w:tcPr>
            <w:tcW w:w="4163" w:type="dxa"/>
          </w:tcPr>
          <w:p w14:paraId="5357A1B4" w14:textId="77777777" w:rsidR="000A6B49" w:rsidRPr="00BF3615" w:rsidRDefault="000A6B49" w:rsidP="00022465">
            <w:pPr>
              <w:pStyle w:val="TableText0"/>
            </w:pPr>
            <w:r w:rsidRPr="00BF3615">
              <w:t xml:space="preserve">The variable STRICK was incorrectly allocated as an INTEGER rather than REAL. </w:t>
            </w:r>
          </w:p>
        </w:tc>
        <w:tc>
          <w:tcPr>
            <w:tcW w:w="1957" w:type="dxa"/>
          </w:tcPr>
          <w:p w14:paraId="63E36176" w14:textId="77777777" w:rsidR="000A6B49" w:rsidRPr="00BF3615" w:rsidRDefault="000A6B49" w:rsidP="007413DA">
            <w:r w:rsidRPr="00BF3615">
              <w:t>10/11/2008</w:t>
            </w:r>
          </w:p>
        </w:tc>
      </w:tr>
      <w:tr w:rsidR="000A6B49" w:rsidRPr="00A8639A" w14:paraId="31ED5390" w14:textId="77777777" w:rsidTr="004C0946">
        <w:trPr>
          <w:cantSplit/>
        </w:trPr>
        <w:tc>
          <w:tcPr>
            <w:tcW w:w="606" w:type="dxa"/>
          </w:tcPr>
          <w:p w14:paraId="2BD23D0D" w14:textId="77777777" w:rsidR="000A6B49" w:rsidRPr="00BF3615" w:rsidRDefault="000A6B49" w:rsidP="007413DA">
            <w:r w:rsidRPr="00BF3615">
              <w:t>2</w:t>
            </w:r>
          </w:p>
        </w:tc>
        <w:tc>
          <w:tcPr>
            <w:tcW w:w="1240" w:type="dxa"/>
          </w:tcPr>
          <w:p w14:paraId="3B7CF364" w14:textId="77777777" w:rsidR="000A6B49" w:rsidRPr="00BF3615" w:rsidRDefault="000A6B49" w:rsidP="007413DA">
            <w:r w:rsidRPr="00BF3615">
              <w:t>W2</w:t>
            </w:r>
          </w:p>
        </w:tc>
        <w:tc>
          <w:tcPr>
            <w:tcW w:w="1479" w:type="dxa"/>
          </w:tcPr>
          <w:p w14:paraId="43920ABC" w14:textId="77777777" w:rsidR="000A6B49" w:rsidRPr="00BF3615" w:rsidRDefault="000A6B49" w:rsidP="007413DA">
            <w:r w:rsidRPr="00BF3615">
              <w:t>PIPE</w:t>
            </w:r>
          </w:p>
        </w:tc>
        <w:tc>
          <w:tcPr>
            <w:tcW w:w="4163" w:type="dxa"/>
          </w:tcPr>
          <w:p w14:paraId="54B2AC1B" w14:textId="77777777" w:rsidR="000A6B49" w:rsidRPr="00BF3615" w:rsidRDefault="000A6B49" w:rsidP="00022465">
            <w:pPr>
              <w:pStyle w:val="TableText0"/>
            </w:pPr>
            <w:r w:rsidRPr="00BF3615">
              <w:t xml:space="preserve">Code was streamlined in the subroutine ZBRENT where calls were made directly to CDFUNC rather than through the dummy function FUNC </w:t>
            </w:r>
          </w:p>
        </w:tc>
        <w:tc>
          <w:tcPr>
            <w:tcW w:w="1957" w:type="dxa"/>
          </w:tcPr>
          <w:p w14:paraId="65817188" w14:textId="77777777" w:rsidR="000A6B49" w:rsidRPr="00BF3615" w:rsidRDefault="000A6B49" w:rsidP="007413DA">
            <w:r w:rsidRPr="00BF3615">
              <w:t>10/11/2008</w:t>
            </w:r>
          </w:p>
        </w:tc>
      </w:tr>
      <w:tr w:rsidR="000A6B49" w:rsidRPr="00A8639A" w14:paraId="2CAA9DB9" w14:textId="77777777" w:rsidTr="004C0946">
        <w:trPr>
          <w:cantSplit/>
        </w:trPr>
        <w:tc>
          <w:tcPr>
            <w:tcW w:w="606" w:type="dxa"/>
          </w:tcPr>
          <w:p w14:paraId="78AB7707" w14:textId="77777777" w:rsidR="000A6B49" w:rsidRPr="00BF3615" w:rsidRDefault="000A6B49" w:rsidP="007413DA">
            <w:r w:rsidRPr="00BF3615">
              <w:t>3</w:t>
            </w:r>
          </w:p>
        </w:tc>
        <w:tc>
          <w:tcPr>
            <w:tcW w:w="1240" w:type="dxa"/>
          </w:tcPr>
          <w:p w14:paraId="65023ED4" w14:textId="77777777" w:rsidR="000A6B49" w:rsidRPr="00BF3615" w:rsidRDefault="000A6B49" w:rsidP="007413DA">
            <w:r w:rsidRPr="00BF3615">
              <w:t>W2 Manual</w:t>
            </w:r>
          </w:p>
        </w:tc>
        <w:tc>
          <w:tcPr>
            <w:tcW w:w="1479" w:type="dxa"/>
          </w:tcPr>
          <w:p w14:paraId="22312B73" w14:textId="77777777" w:rsidR="000A6B49" w:rsidRPr="00BF3615" w:rsidRDefault="000A6B49" w:rsidP="007413DA">
            <w:r w:rsidRPr="00BF3615">
              <w:t>Z0</w:t>
            </w:r>
          </w:p>
        </w:tc>
        <w:tc>
          <w:tcPr>
            <w:tcW w:w="4163" w:type="dxa"/>
          </w:tcPr>
          <w:p w14:paraId="535CABD9" w14:textId="77777777" w:rsidR="000A6B49" w:rsidRPr="00BF3615" w:rsidRDefault="000A6B49" w:rsidP="00022465">
            <w:pPr>
              <w:pStyle w:val="TableText0"/>
            </w:pPr>
            <w:r w:rsidRPr="00BF3615">
              <w:t>The User Manual had Z0 in an incorrect line in the control file (</w:t>
            </w:r>
            <w:r w:rsidRPr="00AD4376">
              <w:rPr>
                <w:b/>
                <w:bCs/>
              </w:rPr>
              <w:t>w2_con.npt</w:t>
            </w:r>
            <w:r w:rsidRPr="00BF3615">
              <w:t>). The write up and example control file in the User Manual were corrected.</w:t>
            </w:r>
          </w:p>
        </w:tc>
        <w:tc>
          <w:tcPr>
            <w:tcW w:w="1957" w:type="dxa"/>
          </w:tcPr>
          <w:p w14:paraId="25399234" w14:textId="77777777" w:rsidR="000A6B49" w:rsidRPr="00BF3615" w:rsidRDefault="000A6B49" w:rsidP="007413DA">
            <w:r w:rsidRPr="00BF3615">
              <w:t>10/28/2008</w:t>
            </w:r>
          </w:p>
        </w:tc>
      </w:tr>
      <w:tr w:rsidR="000A6B49" w:rsidRPr="00A8639A" w14:paraId="5E36A572" w14:textId="77777777" w:rsidTr="004C0946">
        <w:trPr>
          <w:cantSplit/>
        </w:trPr>
        <w:tc>
          <w:tcPr>
            <w:tcW w:w="606" w:type="dxa"/>
          </w:tcPr>
          <w:p w14:paraId="28718AF7" w14:textId="77777777" w:rsidR="000A6B49" w:rsidRPr="00BF3615" w:rsidRDefault="000A6B49" w:rsidP="007413DA">
            <w:r w:rsidRPr="00BF3615">
              <w:t>4</w:t>
            </w:r>
          </w:p>
        </w:tc>
        <w:tc>
          <w:tcPr>
            <w:tcW w:w="1240" w:type="dxa"/>
          </w:tcPr>
          <w:p w14:paraId="26ECE785" w14:textId="77777777" w:rsidR="000A6B49" w:rsidRPr="00BF3615" w:rsidRDefault="000A6B49" w:rsidP="007413DA">
            <w:r w:rsidRPr="00BF3615">
              <w:t>W2</w:t>
            </w:r>
          </w:p>
        </w:tc>
        <w:tc>
          <w:tcPr>
            <w:tcW w:w="1479" w:type="dxa"/>
          </w:tcPr>
          <w:p w14:paraId="697A9F39" w14:textId="77777777" w:rsidR="000A6B49" w:rsidRPr="00BF3615" w:rsidRDefault="000A6B49" w:rsidP="007413DA">
            <w:r w:rsidRPr="00BF3615">
              <w:t>Longitudinal profile input</w:t>
            </w:r>
          </w:p>
        </w:tc>
        <w:tc>
          <w:tcPr>
            <w:tcW w:w="4163" w:type="dxa"/>
          </w:tcPr>
          <w:p w14:paraId="203B399B" w14:textId="77777777" w:rsidR="000A6B49" w:rsidRPr="00BF3615" w:rsidRDefault="000A6B49" w:rsidP="00022465">
            <w:pPr>
              <w:pStyle w:val="TableText0"/>
            </w:pPr>
            <w:r>
              <w:t>The W</w:t>
            </w:r>
            <w:r w:rsidRPr="00BF3615">
              <w:t xml:space="preserve">2 program </w:t>
            </w:r>
            <w:r>
              <w:t>did not r</w:t>
            </w:r>
            <w:r w:rsidRPr="00BF3615">
              <w:t>ead initial constituent concentrations in the longitudinal profile file when CCC was 'OFF'. This has been fixed.</w:t>
            </w:r>
          </w:p>
        </w:tc>
        <w:tc>
          <w:tcPr>
            <w:tcW w:w="1957" w:type="dxa"/>
          </w:tcPr>
          <w:p w14:paraId="1B1DB85E" w14:textId="77777777" w:rsidR="000A6B49" w:rsidRPr="00BF3615" w:rsidRDefault="000A6B49" w:rsidP="007413DA">
            <w:r w:rsidRPr="00BF3615">
              <w:t>12/4/2008</w:t>
            </w:r>
          </w:p>
        </w:tc>
      </w:tr>
      <w:tr w:rsidR="000A6B49" w:rsidRPr="00A8639A" w14:paraId="3FBD18C0" w14:textId="77777777" w:rsidTr="004C0946">
        <w:trPr>
          <w:cantSplit/>
        </w:trPr>
        <w:tc>
          <w:tcPr>
            <w:tcW w:w="606" w:type="dxa"/>
          </w:tcPr>
          <w:p w14:paraId="7175E233" w14:textId="77777777" w:rsidR="000A6B49" w:rsidRPr="00BF3615" w:rsidRDefault="000A6B49" w:rsidP="007413DA">
            <w:r>
              <w:t>5</w:t>
            </w:r>
          </w:p>
        </w:tc>
        <w:tc>
          <w:tcPr>
            <w:tcW w:w="1240" w:type="dxa"/>
          </w:tcPr>
          <w:p w14:paraId="5273ABEC" w14:textId="77777777" w:rsidR="000A6B49" w:rsidRPr="00BF3615" w:rsidRDefault="000A6B49" w:rsidP="007413DA">
            <w:r>
              <w:t>W2</w:t>
            </w:r>
          </w:p>
        </w:tc>
        <w:tc>
          <w:tcPr>
            <w:tcW w:w="1479" w:type="dxa"/>
          </w:tcPr>
          <w:p w14:paraId="7B541771" w14:textId="77777777" w:rsidR="007468B9" w:rsidRDefault="000A6B49" w:rsidP="007413DA">
            <w:r>
              <w:t xml:space="preserve">TECPLOT </w:t>
            </w:r>
          </w:p>
          <w:p w14:paraId="3A975E11" w14:textId="75593BB2" w:rsidR="000A6B49" w:rsidRPr="00BF3615" w:rsidRDefault="000A6B49" w:rsidP="007413DA">
            <w:r>
              <w:t>output</w:t>
            </w:r>
          </w:p>
        </w:tc>
        <w:tc>
          <w:tcPr>
            <w:tcW w:w="4163" w:type="dxa"/>
          </w:tcPr>
          <w:p w14:paraId="5C008A24" w14:textId="77777777" w:rsidR="000A6B49" w:rsidRDefault="000A6B49" w:rsidP="00022465">
            <w:pPr>
              <w:pStyle w:val="TableText0"/>
            </w:pPr>
            <w:r>
              <w:t>When using TECPLOT output for multiple waterbodies, the output format did not allow loading the information into TECPLOT. Fixed.</w:t>
            </w:r>
          </w:p>
        </w:tc>
        <w:tc>
          <w:tcPr>
            <w:tcW w:w="1957" w:type="dxa"/>
          </w:tcPr>
          <w:p w14:paraId="1BC06A5C" w14:textId="77777777" w:rsidR="000A6B49" w:rsidRPr="00BF3615" w:rsidRDefault="000A6B49" w:rsidP="007413DA">
            <w:r>
              <w:t>1/26/2009</w:t>
            </w:r>
          </w:p>
        </w:tc>
      </w:tr>
      <w:tr w:rsidR="000A6B49" w:rsidRPr="00A8639A" w14:paraId="72634A8A" w14:textId="77777777" w:rsidTr="004C0946">
        <w:trPr>
          <w:cantSplit/>
        </w:trPr>
        <w:tc>
          <w:tcPr>
            <w:tcW w:w="606" w:type="dxa"/>
          </w:tcPr>
          <w:p w14:paraId="546B429C" w14:textId="77777777" w:rsidR="000A6B49" w:rsidRDefault="000A6B49" w:rsidP="007413DA">
            <w:r>
              <w:t>6</w:t>
            </w:r>
          </w:p>
        </w:tc>
        <w:tc>
          <w:tcPr>
            <w:tcW w:w="1240" w:type="dxa"/>
          </w:tcPr>
          <w:p w14:paraId="31E731BD" w14:textId="77777777" w:rsidR="000A6B49" w:rsidRDefault="000A6B49" w:rsidP="007413DA">
            <w:r>
              <w:t>W2</w:t>
            </w:r>
          </w:p>
        </w:tc>
        <w:tc>
          <w:tcPr>
            <w:tcW w:w="1479" w:type="dxa"/>
          </w:tcPr>
          <w:p w14:paraId="75E6F739" w14:textId="77777777" w:rsidR="007468B9" w:rsidRDefault="000A6B49" w:rsidP="007413DA">
            <w:r>
              <w:t xml:space="preserve">Epiphyton </w:t>
            </w:r>
          </w:p>
          <w:p w14:paraId="0D6BFC0D" w14:textId="6FD267DA" w:rsidR="000A6B49" w:rsidRDefault="000A6B49" w:rsidP="007413DA">
            <w:r>
              <w:t>input</w:t>
            </w:r>
          </w:p>
        </w:tc>
        <w:tc>
          <w:tcPr>
            <w:tcW w:w="4163" w:type="dxa"/>
          </w:tcPr>
          <w:p w14:paraId="02B130C7" w14:textId="77777777" w:rsidR="000A6B49" w:rsidRPr="00022465" w:rsidRDefault="000A6B49" w:rsidP="00022465">
            <w:pPr>
              <w:pStyle w:val="TableText0"/>
            </w:pPr>
            <w:proofErr w:type="gramStart"/>
            <w:r w:rsidRPr="00022465">
              <w:t>For entering vertical profile data for periphyton, there</w:t>
            </w:r>
            <w:proofErr w:type="gramEnd"/>
            <w:r w:rsidRPr="00022465">
              <w:t xml:space="preserve"> was an index error:</w:t>
            </w:r>
          </w:p>
          <w:p w14:paraId="62A902A8" w14:textId="7F466B70" w:rsidR="000A6B49" w:rsidRPr="00022465" w:rsidRDefault="000A6B49" w:rsidP="00022465">
            <w:pPr>
              <w:pStyle w:val="TableText0"/>
            </w:pPr>
            <w:r w:rsidRPr="00022465">
              <w:t>O</w:t>
            </w:r>
            <w:r w:rsidR="009A682F">
              <w:t>ld</w:t>
            </w:r>
            <w:r w:rsidRPr="00022465">
              <w:t xml:space="preserve"> </w:t>
            </w:r>
            <w:r w:rsidR="009A682F">
              <w:t>code</w:t>
            </w:r>
            <w:r w:rsidRPr="00022465">
              <w:t>:</w:t>
            </w:r>
          </w:p>
          <w:p w14:paraId="08D7C200" w14:textId="77777777" w:rsidR="000A6B49" w:rsidRPr="00022465" w:rsidRDefault="000A6B49" w:rsidP="00022465">
            <w:pPr>
              <w:pStyle w:val="PlainText"/>
              <w:rPr>
                <w:sz w:val="14"/>
                <w:szCs w:val="14"/>
              </w:rPr>
            </w:pPr>
            <w:r w:rsidRPr="005366F4">
              <w:rPr>
                <w:sz w:val="16"/>
              </w:rPr>
              <w:t xml:space="preserve"> </w:t>
            </w:r>
            <w:r w:rsidRPr="00022465">
              <w:rPr>
                <w:sz w:val="14"/>
                <w:szCs w:val="14"/>
              </w:rPr>
              <w:t>IF (VERT_EPIPHYTON(</w:t>
            </w:r>
            <w:proofErr w:type="gramStart"/>
            <w:r w:rsidRPr="00022465">
              <w:rPr>
                <w:sz w:val="14"/>
                <w:szCs w:val="14"/>
              </w:rPr>
              <w:t>JW,JE</w:t>
            </w:r>
            <w:proofErr w:type="gramEnd"/>
            <w:r w:rsidRPr="00022465">
              <w:rPr>
                <w:sz w:val="14"/>
                <w:szCs w:val="14"/>
              </w:rPr>
              <w:t>)) EPD(:,I,JE) = EPIVP(K,JW,JE)</w:t>
            </w:r>
          </w:p>
          <w:p w14:paraId="583A31BF" w14:textId="1E9B2E54" w:rsidR="000A6B49" w:rsidRPr="00022465" w:rsidRDefault="000A6B49" w:rsidP="00022465">
            <w:pPr>
              <w:pStyle w:val="TableText0"/>
            </w:pPr>
            <w:r w:rsidRPr="00022465">
              <w:t>N</w:t>
            </w:r>
            <w:r w:rsidR="009A682F">
              <w:t>ew</w:t>
            </w:r>
            <w:r w:rsidRPr="00022465">
              <w:t xml:space="preserve"> </w:t>
            </w:r>
            <w:r w:rsidR="009A682F">
              <w:t>code</w:t>
            </w:r>
            <w:r w:rsidRPr="00022465">
              <w:t>:</w:t>
            </w:r>
          </w:p>
          <w:p w14:paraId="4B934B9F" w14:textId="77777777" w:rsidR="000A6B49" w:rsidRPr="005366F4" w:rsidRDefault="000A6B49" w:rsidP="00022465">
            <w:pPr>
              <w:pStyle w:val="PlainText"/>
              <w:rPr>
                <w:sz w:val="16"/>
              </w:rPr>
            </w:pPr>
            <w:r w:rsidRPr="00022465">
              <w:rPr>
                <w:sz w:val="14"/>
                <w:szCs w:val="14"/>
              </w:rPr>
              <w:t xml:space="preserve"> IF (VERT_EPIPHYTON(</w:t>
            </w:r>
            <w:proofErr w:type="gramStart"/>
            <w:r w:rsidRPr="00022465">
              <w:rPr>
                <w:sz w:val="14"/>
                <w:szCs w:val="14"/>
              </w:rPr>
              <w:t>JW,JE</w:t>
            </w:r>
            <w:proofErr w:type="gramEnd"/>
            <w:r w:rsidRPr="00022465">
              <w:rPr>
                <w:sz w:val="14"/>
                <w:szCs w:val="14"/>
              </w:rPr>
              <w:t>)) EPD(:,I,JE) = EPIVP(:,JW,JE)</w:t>
            </w:r>
            <w:r w:rsidRPr="005366F4">
              <w:rPr>
                <w:sz w:val="16"/>
              </w:rPr>
              <w:t xml:space="preserve">   </w:t>
            </w:r>
          </w:p>
        </w:tc>
        <w:tc>
          <w:tcPr>
            <w:tcW w:w="1957" w:type="dxa"/>
          </w:tcPr>
          <w:p w14:paraId="6CC8E76E" w14:textId="77777777" w:rsidR="000A6B49" w:rsidRDefault="000A6B49" w:rsidP="007413DA">
            <w:r>
              <w:t>5/21/2009</w:t>
            </w:r>
          </w:p>
        </w:tc>
      </w:tr>
      <w:tr w:rsidR="000A6B49" w:rsidRPr="00A8639A" w14:paraId="523C9AC5" w14:textId="77777777" w:rsidTr="004C0946">
        <w:trPr>
          <w:cantSplit/>
        </w:trPr>
        <w:tc>
          <w:tcPr>
            <w:tcW w:w="606" w:type="dxa"/>
          </w:tcPr>
          <w:p w14:paraId="662F7968" w14:textId="77777777" w:rsidR="000A6B49" w:rsidRDefault="000A6B49" w:rsidP="007413DA">
            <w:r>
              <w:t>7</w:t>
            </w:r>
          </w:p>
        </w:tc>
        <w:tc>
          <w:tcPr>
            <w:tcW w:w="1240" w:type="dxa"/>
          </w:tcPr>
          <w:p w14:paraId="46516C90" w14:textId="77777777" w:rsidR="000A6B49" w:rsidRDefault="000A6B49" w:rsidP="007413DA">
            <w:r>
              <w:t>PreW2</w:t>
            </w:r>
          </w:p>
        </w:tc>
        <w:tc>
          <w:tcPr>
            <w:tcW w:w="1479" w:type="dxa"/>
          </w:tcPr>
          <w:p w14:paraId="3CBEABBA" w14:textId="77777777" w:rsidR="000A6B49" w:rsidRDefault="000A6B49" w:rsidP="007413DA">
            <w:r>
              <w:t>Constituent loads</w:t>
            </w:r>
          </w:p>
        </w:tc>
        <w:tc>
          <w:tcPr>
            <w:tcW w:w="4163" w:type="dxa"/>
          </w:tcPr>
          <w:p w14:paraId="79CEC91F" w14:textId="22A03B6F" w:rsidR="000A6B49" w:rsidRPr="00022465" w:rsidRDefault="000A6B49" w:rsidP="00022465">
            <w:pPr>
              <w:pStyle w:val="TableText0"/>
            </w:pPr>
            <w:r w:rsidRPr="00022465">
              <w:t xml:space="preserve">An enhancement was added to the Preprocessor to compute loads in kg/day for all inflow, tributary and distributed tributaries. Also, these are summed up for the model application. These are shown in the file </w:t>
            </w:r>
            <w:r w:rsidRPr="00022465">
              <w:rPr>
                <w:b/>
                <w:bCs/>
              </w:rPr>
              <w:t>pre.opt</w:t>
            </w:r>
            <w:r w:rsidRPr="00022465">
              <w:t xml:space="preserve">. These are approximate loads since the concentration data are used to set the frequency of loading update. Flow rates at the time of the concentration input data are used to compute load. </w:t>
            </w:r>
          </w:p>
        </w:tc>
        <w:tc>
          <w:tcPr>
            <w:tcW w:w="1957" w:type="dxa"/>
          </w:tcPr>
          <w:p w14:paraId="0D06A034" w14:textId="77777777" w:rsidR="000A6B49" w:rsidRDefault="000A6B49" w:rsidP="007413DA">
            <w:r>
              <w:t>5/21/2009</w:t>
            </w:r>
          </w:p>
        </w:tc>
      </w:tr>
      <w:tr w:rsidR="000A6B49" w:rsidRPr="00A8639A" w14:paraId="52A7384E" w14:textId="77777777" w:rsidTr="004C0946">
        <w:trPr>
          <w:cantSplit/>
        </w:trPr>
        <w:tc>
          <w:tcPr>
            <w:tcW w:w="606" w:type="dxa"/>
          </w:tcPr>
          <w:p w14:paraId="7A0A5406" w14:textId="77777777" w:rsidR="000A6B49" w:rsidRDefault="000A6B49" w:rsidP="007413DA">
            <w:r>
              <w:lastRenderedPageBreak/>
              <w:t>8</w:t>
            </w:r>
          </w:p>
        </w:tc>
        <w:tc>
          <w:tcPr>
            <w:tcW w:w="1240" w:type="dxa"/>
          </w:tcPr>
          <w:p w14:paraId="79466FEC" w14:textId="77777777" w:rsidR="000A6B49" w:rsidRDefault="000A6B49" w:rsidP="007413DA">
            <w:r>
              <w:t>W2</w:t>
            </w:r>
          </w:p>
        </w:tc>
        <w:tc>
          <w:tcPr>
            <w:tcW w:w="1479" w:type="dxa"/>
          </w:tcPr>
          <w:p w14:paraId="1E40B9C8" w14:textId="77777777" w:rsidR="000A6B49" w:rsidRDefault="000A6B49" w:rsidP="007413DA">
            <w:r>
              <w:t>Gas transfer at spillways</w:t>
            </w:r>
          </w:p>
        </w:tc>
        <w:tc>
          <w:tcPr>
            <w:tcW w:w="4163" w:type="dxa"/>
          </w:tcPr>
          <w:p w14:paraId="3423E9AD" w14:textId="77777777" w:rsidR="000A6B49" w:rsidRPr="00B31469" w:rsidRDefault="000A6B49" w:rsidP="00022465">
            <w:pPr>
              <w:pStyle w:val="TableText0"/>
            </w:pPr>
            <w:r w:rsidRPr="00B31469">
              <w:t xml:space="preserve">A couple code fixes in the </w:t>
            </w:r>
            <w:proofErr w:type="gramStart"/>
            <w:r w:rsidRPr="00022465">
              <w:rPr>
                <w:b/>
                <w:bCs/>
              </w:rPr>
              <w:t>hydroinout.f</w:t>
            </w:r>
            <w:proofErr w:type="gramEnd"/>
            <w:r w:rsidRPr="00022465">
              <w:rPr>
                <w:b/>
                <w:bCs/>
              </w:rPr>
              <w:t>90</w:t>
            </w:r>
            <w:r w:rsidRPr="00B31469">
              <w:t xml:space="preserve"> subroutine:</w:t>
            </w:r>
          </w:p>
          <w:p w14:paraId="00EF921C" w14:textId="1E480DF1" w:rsidR="000A6B49" w:rsidRPr="00022465" w:rsidRDefault="000A6B49" w:rsidP="00022465">
            <w:pPr>
              <w:pStyle w:val="TableText0"/>
            </w:pPr>
            <w:r w:rsidRPr="00022465">
              <w:t>CGAS needed to be initialized in some cases to</w:t>
            </w:r>
            <w:r w:rsidR="00786D5C" w:rsidRPr="00B31469">
              <w:t xml:space="preserve"> </w:t>
            </w:r>
            <w:r w:rsidRPr="00022465">
              <w:t>CGAS=C2(</w:t>
            </w:r>
            <w:proofErr w:type="gramStart"/>
            <w:r w:rsidRPr="00022465">
              <w:t>K,ID</w:t>
            </w:r>
            <w:proofErr w:type="gramEnd"/>
            <w:r w:rsidRPr="00022465">
              <w:t>,CN(JC)) prior to calling the subroutine TOTAL_DISSOLVED_GAS</w:t>
            </w:r>
          </w:p>
          <w:p w14:paraId="75CD787A" w14:textId="4D4BA034" w:rsidR="00786D5C" w:rsidRPr="00022465" w:rsidRDefault="000A6B49" w:rsidP="00022465">
            <w:pPr>
              <w:pStyle w:val="TableText0"/>
            </w:pPr>
            <w:r w:rsidRPr="00022465">
              <w:t xml:space="preserve">for use in the Butts and Evans (1983) equation: </w:t>
            </w:r>
          </w:p>
          <w:p w14:paraId="49E05B6E" w14:textId="6AAE8701" w:rsidR="000A6B49" w:rsidRPr="00022465" w:rsidRDefault="000A6B49" w:rsidP="007413DA">
            <w:pPr>
              <w:rPr>
                <w:sz w:val="18"/>
                <w:szCs w:val="18"/>
              </w:rPr>
            </w:pPr>
            <w:r w:rsidRPr="00022465">
              <w:rPr>
                <w:rFonts w:ascii="Courier New" w:hAnsi="Courier New" w:cs="Courier New"/>
                <w:noProof/>
                <w:sz w:val="18"/>
                <w:szCs w:val="18"/>
              </w:rPr>
              <w:t xml:space="preserve">CGAS=C2(K,ID,CN(JC))  </w:t>
            </w:r>
            <w:r w:rsidRPr="00022465">
              <w:rPr>
                <w:rFonts w:ascii="Courier New" w:hAnsi="Courier New" w:cs="Courier New"/>
                <w:noProof/>
                <w:color w:val="008000"/>
                <w:sz w:val="18"/>
                <w:szCs w:val="18"/>
              </w:rPr>
              <w:t>! MM 5/21/2009</w:t>
            </w:r>
          </w:p>
          <w:p w14:paraId="3F207A28" w14:textId="7107BB26" w:rsidR="000A6B49" w:rsidRPr="00022465" w:rsidRDefault="000A6B49" w:rsidP="00022465">
            <w:pPr>
              <w:pStyle w:val="TableText0"/>
            </w:pPr>
            <w:r w:rsidRPr="00022465">
              <w:t>Change logic in several lines from</w:t>
            </w:r>
          </w:p>
          <w:p w14:paraId="5BFB1949"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xml:space="preserve">IF(CAC(NDO) == </w:t>
            </w:r>
            <w:proofErr w:type="gramStart"/>
            <w:r w:rsidRPr="00022465">
              <w:rPr>
                <w:rFonts w:ascii="Courier New" w:hAnsi="Courier New" w:cs="Courier New"/>
                <w:sz w:val="18"/>
                <w:szCs w:val="18"/>
              </w:rPr>
              <w:t xml:space="preserve">‘  </w:t>
            </w:r>
            <w:proofErr w:type="gramEnd"/>
            <w:r w:rsidRPr="00022465">
              <w:rPr>
                <w:rFonts w:ascii="Courier New" w:hAnsi="Courier New" w:cs="Courier New"/>
                <w:sz w:val="18"/>
                <w:szCs w:val="18"/>
              </w:rPr>
              <w:t xml:space="preserve">    ON’ to</w:t>
            </w:r>
          </w:p>
          <w:p w14:paraId="4B05EDAB"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xml:space="preserve">IF(CAC(NDO) == </w:t>
            </w:r>
            <w:proofErr w:type="gramStart"/>
            <w:r w:rsidRPr="00022465">
              <w:rPr>
                <w:rFonts w:ascii="Courier New" w:hAnsi="Courier New" w:cs="Courier New"/>
                <w:sz w:val="18"/>
                <w:szCs w:val="18"/>
              </w:rPr>
              <w:t xml:space="preserve">‘  </w:t>
            </w:r>
            <w:proofErr w:type="gramEnd"/>
            <w:r w:rsidRPr="00022465">
              <w:rPr>
                <w:rFonts w:ascii="Courier New" w:hAnsi="Courier New" w:cs="Courier New"/>
                <w:sz w:val="18"/>
                <w:szCs w:val="18"/>
              </w:rPr>
              <w:t xml:space="preserve">    ON’  .and. CN(JC)==NDO</w:t>
            </w:r>
          </w:p>
          <w:p w14:paraId="3D7BA565" w14:textId="35E1D4A3" w:rsidR="000A6B49" w:rsidRPr="00022465" w:rsidRDefault="00B31469" w:rsidP="00022465">
            <w:pPr>
              <w:pStyle w:val="TableText0"/>
              <w:rPr>
                <w:sz w:val="22"/>
              </w:rPr>
            </w:pPr>
            <w:r>
              <w:t>to</w:t>
            </w:r>
          </w:p>
          <w:p w14:paraId="4B84D939" w14:textId="77777777" w:rsidR="000A6B49" w:rsidRPr="005C3204" w:rsidRDefault="000A6B49" w:rsidP="007413DA">
            <w:pPr>
              <w:autoSpaceDE w:val="0"/>
              <w:autoSpaceDN w:val="0"/>
              <w:adjustRightInd w:val="0"/>
              <w:rPr>
                <w:rFonts w:ascii="Courier New" w:hAnsi="Courier New" w:cs="Courier New"/>
                <w:noProof/>
                <w:color w:val="0000FF"/>
                <w:sz w:val="16"/>
                <w:szCs w:val="16"/>
              </w:rPr>
            </w:pPr>
            <w:r>
              <w:rPr>
                <w:rFonts w:ascii="Courier New" w:hAnsi="Courier New" w:cs="Courier New"/>
                <w:noProof/>
              </w:rPr>
              <w:t xml:space="preserve">      </w:t>
            </w:r>
            <w:r w:rsidRPr="005C3204">
              <w:rPr>
                <w:rFonts w:ascii="Courier New" w:hAnsi="Courier New" w:cs="Courier New"/>
                <w:b/>
                <w:bCs/>
                <w:noProof/>
                <w:color w:val="0000FF"/>
                <w:sz w:val="16"/>
                <w:szCs w:val="16"/>
              </w:rPr>
              <w:t>IF</w:t>
            </w:r>
            <w:r w:rsidRPr="005C3204">
              <w:rPr>
                <w:rFonts w:ascii="Courier New" w:hAnsi="Courier New" w:cs="Courier New"/>
                <w:noProof/>
                <w:sz w:val="16"/>
                <w:szCs w:val="16"/>
              </w:rPr>
              <w:t xml:space="preserve"> (CN(JC)==NDO .AND. CAC(NDO) == </w:t>
            </w:r>
            <w:r w:rsidRPr="005C3204">
              <w:rPr>
                <w:rFonts w:ascii="Courier New" w:hAnsi="Courier New" w:cs="Courier New"/>
                <w:noProof/>
                <w:color w:val="800000"/>
                <w:sz w:val="16"/>
                <w:szCs w:val="16"/>
              </w:rPr>
              <w:t>'      ON'</w:t>
            </w:r>
            <w:r w:rsidRPr="005C3204">
              <w:rPr>
                <w:rFonts w:ascii="Courier New" w:hAnsi="Courier New" w:cs="Courier New"/>
                <w:noProof/>
                <w:sz w:val="16"/>
                <w:szCs w:val="16"/>
              </w:rPr>
              <w:t xml:space="preserve"> .AND. GASSPC(JS) == </w:t>
            </w:r>
            <w:r w:rsidRPr="005C3204">
              <w:rPr>
                <w:rFonts w:ascii="Courier New" w:hAnsi="Courier New" w:cs="Courier New"/>
                <w:noProof/>
                <w:color w:val="800000"/>
                <w:sz w:val="16"/>
                <w:szCs w:val="16"/>
              </w:rPr>
              <w:t>'      ON'</w:t>
            </w:r>
            <w:r w:rsidRPr="005C3204">
              <w:rPr>
                <w:rFonts w:ascii="Courier New" w:hAnsi="Courier New" w:cs="Courier New"/>
                <w:noProof/>
                <w:sz w:val="16"/>
                <w:szCs w:val="16"/>
              </w:rPr>
              <w:t xml:space="preserve"> .AND. QSP(JS) &gt; 0.0) </w:t>
            </w:r>
            <w:r w:rsidRPr="005C3204">
              <w:rPr>
                <w:rFonts w:ascii="Courier New" w:hAnsi="Courier New" w:cs="Courier New"/>
                <w:b/>
                <w:bCs/>
                <w:noProof/>
                <w:color w:val="0000FF"/>
                <w:sz w:val="16"/>
                <w:szCs w:val="16"/>
              </w:rPr>
              <w:t>THEN</w:t>
            </w:r>
          </w:p>
          <w:p w14:paraId="428E4F20"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MM 5/21/2009</w:t>
            </w:r>
          </w:p>
        </w:tc>
        <w:tc>
          <w:tcPr>
            <w:tcW w:w="1957" w:type="dxa"/>
          </w:tcPr>
          <w:p w14:paraId="687E5C49" w14:textId="77777777" w:rsidR="000A6B49" w:rsidRDefault="000A6B49" w:rsidP="007413DA">
            <w:r>
              <w:t>5/21/2009</w:t>
            </w:r>
          </w:p>
        </w:tc>
      </w:tr>
      <w:tr w:rsidR="000A6B49" w:rsidRPr="00A8639A" w14:paraId="229204C7" w14:textId="77777777" w:rsidTr="004C0946">
        <w:trPr>
          <w:cantSplit/>
        </w:trPr>
        <w:tc>
          <w:tcPr>
            <w:tcW w:w="606" w:type="dxa"/>
          </w:tcPr>
          <w:p w14:paraId="7427F5BA" w14:textId="77777777" w:rsidR="000A6B49" w:rsidRDefault="000A6B49" w:rsidP="007413DA">
            <w:r>
              <w:t>9</w:t>
            </w:r>
          </w:p>
        </w:tc>
        <w:tc>
          <w:tcPr>
            <w:tcW w:w="1240" w:type="dxa"/>
          </w:tcPr>
          <w:p w14:paraId="3C0AE844" w14:textId="77777777" w:rsidR="000A6B49" w:rsidRDefault="000A6B49" w:rsidP="007413DA">
            <w:r>
              <w:t>W2</w:t>
            </w:r>
          </w:p>
        </w:tc>
        <w:tc>
          <w:tcPr>
            <w:tcW w:w="1479" w:type="dxa"/>
          </w:tcPr>
          <w:p w14:paraId="097D50BF" w14:textId="77777777" w:rsidR="000A6B49" w:rsidRDefault="000A6B49" w:rsidP="007413DA">
            <w:r>
              <w:t>Reaeration from dams</w:t>
            </w:r>
          </w:p>
        </w:tc>
        <w:tc>
          <w:tcPr>
            <w:tcW w:w="4163" w:type="dxa"/>
          </w:tcPr>
          <w:p w14:paraId="278F7346" w14:textId="77777777" w:rsidR="000A6B49" w:rsidRPr="00022465" w:rsidRDefault="000A6B49" w:rsidP="00022465">
            <w:pPr>
              <w:pStyle w:val="TableText0"/>
            </w:pPr>
            <w:r w:rsidRPr="00022465">
              <w:t xml:space="preserve">An error was found in the formulae from Butts and Evans (1983). </w:t>
            </w:r>
          </w:p>
          <w:p w14:paraId="45460DA2" w14:textId="584AE7DA" w:rsidR="000A6B49" w:rsidRPr="00022465" w:rsidRDefault="00C37447" w:rsidP="00022465">
            <w:pPr>
              <w:pStyle w:val="TableText0"/>
            </w:pPr>
            <w:r w:rsidRPr="00C37447">
              <w:t>Old code:</w:t>
            </w:r>
          </w:p>
          <w:p w14:paraId="2B85EB73" w14:textId="77777777" w:rsidR="000A6B49" w:rsidRPr="00B539DB"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18"/>
                <w:szCs w:val="18"/>
              </w:rPr>
              <w:t xml:space="preserve">    </w:t>
            </w:r>
            <w:r w:rsidRPr="00B539DB">
              <w:rPr>
                <w:rFonts w:ascii="Courier New" w:hAnsi="Courier New" w:cs="Courier New"/>
                <w:noProof/>
                <w:sz w:val="16"/>
                <w:szCs w:val="16"/>
              </w:rPr>
              <w:t>DB = SAT-C</w:t>
            </w:r>
          </w:p>
          <w:p w14:paraId="4BA66E52"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DA = DB*(1.0+0.38*AGASGT(N)*BGASGT(N)*CGASGT(N)*(1.0-0.11*CGASGT(N))*(1.0+0.046*T))</w:t>
            </w:r>
          </w:p>
          <w:p w14:paraId="4AE32DEF" w14:textId="77777777" w:rsidR="000A6B49" w:rsidRPr="00B539DB" w:rsidRDefault="000A6B49" w:rsidP="007413DA">
            <w:pPr>
              <w:rPr>
                <w:rFonts w:ascii="Courier New" w:hAnsi="Courier New" w:cs="Courier New"/>
                <w:noProof/>
                <w:sz w:val="16"/>
                <w:szCs w:val="16"/>
              </w:rPr>
            </w:pPr>
            <w:r w:rsidRPr="00B539DB">
              <w:rPr>
                <w:rFonts w:ascii="Courier New" w:hAnsi="Courier New" w:cs="Courier New"/>
                <w:noProof/>
                <w:sz w:val="16"/>
                <w:szCs w:val="16"/>
              </w:rPr>
              <w:t xml:space="preserve">    C  = SAT-DA</w:t>
            </w:r>
          </w:p>
          <w:p w14:paraId="0866041E" w14:textId="31FA60A6" w:rsidR="000A6B49" w:rsidRPr="00022465" w:rsidRDefault="000A6B49" w:rsidP="00022465">
            <w:pPr>
              <w:pStyle w:val="TableText0"/>
              <w:rPr>
                <w:noProof/>
              </w:rPr>
            </w:pPr>
            <w:r w:rsidRPr="00022465">
              <w:rPr>
                <w:noProof/>
              </w:rPr>
              <w:t>N</w:t>
            </w:r>
            <w:r w:rsidR="0013015A">
              <w:rPr>
                <w:noProof/>
              </w:rPr>
              <w:t>ew</w:t>
            </w:r>
            <w:r w:rsidRPr="00022465">
              <w:rPr>
                <w:noProof/>
              </w:rPr>
              <w:t xml:space="preserve"> </w:t>
            </w:r>
            <w:r w:rsidR="0013015A">
              <w:rPr>
                <w:noProof/>
              </w:rPr>
              <w:t>code</w:t>
            </w:r>
            <w:r w:rsidRPr="00022465">
              <w:rPr>
                <w:noProof/>
              </w:rPr>
              <w:t>:</w:t>
            </w:r>
          </w:p>
          <w:p w14:paraId="4CB8A1A7"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DA = SAT-C                                                                               </w:t>
            </w:r>
            <w:r w:rsidRPr="00B539DB">
              <w:rPr>
                <w:rFonts w:ascii="Courier New" w:hAnsi="Courier New" w:cs="Courier New"/>
                <w:noProof/>
                <w:color w:val="008000"/>
                <w:sz w:val="16"/>
                <w:szCs w:val="16"/>
              </w:rPr>
              <w:t>! MM 5/21/2009 DA: Deficit upstream</w:t>
            </w:r>
          </w:p>
          <w:p w14:paraId="621E6AB1"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DB = DA/(1.0+0.38*AGASSP(N)*BGASSP(N)*CGASSP(N)*(1.0-0.11*CGASSP(N))*(1.0+0.046*T))      </w:t>
            </w:r>
            <w:r w:rsidRPr="00B539DB">
              <w:rPr>
                <w:rFonts w:ascii="Courier New" w:hAnsi="Courier New" w:cs="Courier New"/>
                <w:noProof/>
                <w:color w:val="008000"/>
                <w:sz w:val="16"/>
                <w:szCs w:val="16"/>
              </w:rPr>
              <w:t>! DB: deficit downstream</w:t>
            </w:r>
          </w:p>
          <w:p w14:paraId="691BBEB3" w14:textId="6D5A9A37" w:rsidR="000A6B49" w:rsidRDefault="000A6B49" w:rsidP="00022465">
            <w:pPr>
              <w:autoSpaceDE w:val="0"/>
              <w:autoSpaceDN w:val="0"/>
              <w:adjustRightInd w:val="0"/>
              <w:rPr>
                <w:sz w:val="16"/>
              </w:rPr>
            </w:pPr>
            <w:r w:rsidRPr="00B539DB">
              <w:rPr>
                <w:rFonts w:ascii="Courier New" w:hAnsi="Courier New" w:cs="Courier New"/>
                <w:noProof/>
                <w:sz w:val="16"/>
                <w:szCs w:val="16"/>
              </w:rPr>
              <w:t xml:space="preserve">    C  = SAT-DB</w:t>
            </w:r>
          </w:p>
        </w:tc>
        <w:tc>
          <w:tcPr>
            <w:tcW w:w="1957" w:type="dxa"/>
          </w:tcPr>
          <w:p w14:paraId="686FC2D3" w14:textId="77777777" w:rsidR="000A6B49" w:rsidRDefault="000A6B49" w:rsidP="007413DA">
            <w:r>
              <w:t>5/21/2009</w:t>
            </w:r>
          </w:p>
        </w:tc>
      </w:tr>
      <w:tr w:rsidR="000A6B49" w:rsidRPr="00A8639A" w14:paraId="59637FC4" w14:textId="77777777" w:rsidTr="004C0946">
        <w:trPr>
          <w:cantSplit/>
        </w:trPr>
        <w:tc>
          <w:tcPr>
            <w:tcW w:w="606" w:type="dxa"/>
          </w:tcPr>
          <w:p w14:paraId="56CDFDE4" w14:textId="77777777" w:rsidR="000A6B49" w:rsidRDefault="000A6B49" w:rsidP="007413DA">
            <w:r>
              <w:t>10</w:t>
            </w:r>
          </w:p>
        </w:tc>
        <w:tc>
          <w:tcPr>
            <w:tcW w:w="1240" w:type="dxa"/>
          </w:tcPr>
          <w:p w14:paraId="3791E520" w14:textId="77777777" w:rsidR="000A6B49" w:rsidRDefault="000A6B49" w:rsidP="007413DA">
            <w:r>
              <w:t>W2</w:t>
            </w:r>
          </w:p>
        </w:tc>
        <w:tc>
          <w:tcPr>
            <w:tcW w:w="1479" w:type="dxa"/>
          </w:tcPr>
          <w:p w14:paraId="730FD989" w14:textId="77777777" w:rsidR="000A6B49" w:rsidRDefault="000A6B49" w:rsidP="007413DA">
            <w:r>
              <w:t>Order of flux parameters</w:t>
            </w:r>
          </w:p>
        </w:tc>
        <w:tc>
          <w:tcPr>
            <w:tcW w:w="4163" w:type="dxa"/>
          </w:tcPr>
          <w:p w14:paraId="42193F9A" w14:textId="47DB2EFC" w:rsidR="000A6B49" w:rsidRPr="00022465" w:rsidRDefault="000A6B49" w:rsidP="00022465">
            <w:pPr>
              <w:pStyle w:val="TableText0"/>
            </w:pPr>
            <w:r w:rsidRPr="00022465">
              <w:t>The order of flux parameters in the User Manual and output were incorrect. The control file has them in this order</w:t>
            </w:r>
          </w:p>
          <w:p w14:paraId="5DA9C0E6" w14:textId="77777777" w:rsidR="000A6B49" w:rsidRPr="00022465" w:rsidRDefault="000A6B49" w:rsidP="007413DA">
            <w:pPr>
              <w:pStyle w:val="PlainText"/>
              <w:rPr>
                <w:sz w:val="18"/>
                <w:szCs w:val="18"/>
              </w:rPr>
            </w:pPr>
            <w:r w:rsidRPr="00022465">
              <w:rPr>
                <w:sz w:val="18"/>
                <w:szCs w:val="18"/>
              </w:rPr>
              <w:t xml:space="preserve">RPOMSET      </w:t>
            </w:r>
          </w:p>
          <w:p w14:paraId="545A1C1C" w14:textId="77777777" w:rsidR="000A6B49" w:rsidRPr="00022465" w:rsidRDefault="000A6B49" w:rsidP="007413DA">
            <w:pPr>
              <w:pStyle w:val="PlainText"/>
              <w:rPr>
                <w:sz w:val="18"/>
                <w:szCs w:val="18"/>
              </w:rPr>
            </w:pPr>
            <w:r w:rsidRPr="00022465">
              <w:rPr>
                <w:sz w:val="18"/>
                <w:szCs w:val="18"/>
              </w:rPr>
              <w:t xml:space="preserve">CBODDK       </w:t>
            </w:r>
          </w:p>
          <w:p w14:paraId="1FF52EDF" w14:textId="77777777" w:rsidR="000A6B49" w:rsidRPr="00022465" w:rsidRDefault="000A6B49" w:rsidP="007413DA">
            <w:pPr>
              <w:pStyle w:val="PlainText"/>
              <w:rPr>
                <w:b/>
                <w:sz w:val="18"/>
                <w:szCs w:val="18"/>
                <w:highlight w:val="yellow"/>
              </w:rPr>
            </w:pPr>
            <w:r w:rsidRPr="00022465">
              <w:rPr>
                <w:b/>
                <w:sz w:val="18"/>
                <w:szCs w:val="18"/>
                <w:highlight w:val="yellow"/>
              </w:rPr>
              <w:t xml:space="preserve">DOAP         </w:t>
            </w:r>
          </w:p>
          <w:p w14:paraId="1C13EC8B" w14:textId="77777777" w:rsidR="000A6B49" w:rsidRPr="00022465" w:rsidRDefault="000A6B49" w:rsidP="007413DA">
            <w:pPr>
              <w:pStyle w:val="PlainText"/>
              <w:rPr>
                <w:b/>
                <w:sz w:val="18"/>
                <w:szCs w:val="18"/>
                <w:highlight w:val="yellow"/>
              </w:rPr>
            </w:pPr>
            <w:r w:rsidRPr="00022465">
              <w:rPr>
                <w:b/>
                <w:sz w:val="18"/>
                <w:szCs w:val="18"/>
                <w:highlight w:val="yellow"/>
              </w:rPr>
              <w:t xml:space="preserve">DOAR        </w:t>
            </w:r>
          </w:p>
          <w:p w14:paraId="43664792" w14:textId="77777777" w:rsidR="000A6B49" w:rsidRPr="00022465" w:rsidRDefault="000A6B49" w:rsidP="007413DA">
            <w:pPr>
              <w:pStyle w:val="PlainText"/>
              <w:rPr>
                <w:b/>
                <w:sz w:val="18"/>
                <w:szCs w:val="18"/>
                <w:highlight w:val="yellow"/>
              </w:rPr>
            </w:pPr>
            <w:r w:rsidRPr="00022465">
              <w:rPr>
                <w:b/>
                <w:sz w:val="18"/>
                <w:szCs w:val="18"/>
                <w:highlight w:val="yellow"/>
              </w:rPr>
              <w:t xml:space="preserve">DOEP         </w:t>
            </w:r>
          </w:p>
          <w:p w14:paraId="45D472EC" w14:textId="77777777" w:rsidR="000A6B49" w:rsidRPr="00022465" w:rsidRDefault="000A6B49" w:rsidP="007413DA">
            <w:pPr>
              <w:pStyle w:val="PlainText"/>
              <w:rPr>
                <w:sz w:val="18"/>
                <w:szCs w:val="18"/>
              </w:rPr>
            </w:pPr>
            <w:r w:rsidRPr="00022465">
              <w:rPr>
                <w:b/>
                <w:sz w:val="18"/>
                <w:szCs w:val="18"/>
                <w:highlight w:val="yellow"/>
              </w:rPr>
              <w:t>DOER</w:t>
            </w:r>
            <w:r w:rsidRPr="00022465">
              <w:rPr>
                <w:sz w:val="18"/>
                <w:szCs w:val="18"/>
              </w:rPr>
              <w:t xml:space="preserve">         </w:t>
            </w:r>
          </w:p>
          <w:p w14:paraId="02499B22" w14:textId="77777777" w:rsidR="000A6B49" w:rsidRPr="00022465" w:rsidRDefault="000A6B49" w:rsidP="007413DA">
            <w:pPr>
              <w:pStyle w:val="PlainText"/>
              <w:rPr>
                <w:sz w:val="18"/>
                <w:szCs w:val="18"/>
              </w:rPr>
            </w:pPr>
            <w:r w:rsidRPr="00022465">
              <w:rPr>
                <w:sz w:val="18"/>
                <w:szCs w:val="18"/>
              </w:rPr>
              <w:t xml:space="preserve">DOPOM       </w:t>
            </w:r>
          </w:p>
          <w:p w14:paraId="5CD12132" w14:textId="77777777" w:rsidR="000A6B49" w:rsidRPr="00022465" w:rsidRDefault="000A6B49" w:rsidP="007413DA">
            <w:pPr>
              <w:pStyle w:val="PlainText"/>
              <w:rPr>
                <w:sz w:val="18"/>
                <w:szCs w:val="18"/>
              </w:rPr>
            </w:pPr>
            <w:r w:rsidRPr="00022465">
              <w:rPr>
                <w:sz w:val="18"/>
                <w:szCs w:val="18"/>
              </w:rPr>
              <w:t xml:space="preserve">DODOM       </w:t>
            </w:r>
          </w:p>
          <w:p w14:paraId="5C5E6109" w14:textId="3EA64EE4" w:rsidR="000A6B49" w:rsidRPr="00022465" w:rsidRDefault="000A6B49" w:rsidP="007413DA">
            <w:pPr>
              <w:pStyle w:val="PlainText"/>
              <w:rPr>
                <w:rFonts w:asciiTheme="minorHAnsi" w:hAnsiTheme="minorHAnsi" w:cstheme="minorHAnsi"/>
                <w:sz w:val="22"/>
                <w:szCs w:val="22"/>
              </w:rPr>
            </w:pPr>
            <w:r w:rsidRPr="00022465">
              <w:rPr>
                <w:sz w:val="18"/>
                <w:szCs w:val="18"/>
              </w:rPr>
              <w:t xml:space="preserve">DOOM        </w:t>
            </w:r>
          </w:p>
          <w:p w14:paraId="510C04ED" w14:textId="0D2D5666" w:rsidR="00786D5C" w:rsidRPr="00022465" w:rsidRDefault="000A6B49" w:rsidP="00022465">
            <w:pPr>
              <w:pStyle w:val="TableText0"/>
            </w:pPr>
            <w:r w:rsidRPr="00022465">
              <w:t>whereas the code assumed this order:</w:t>
            </w:r>
          </w:p>
          <w:p w14:paraId="1F2F0094" w14:textId="77777777" w:rsidR="000A6B49" w:rsidRPr="00C65CB7" w:rsidRDefault="000A6B49" w:rsidP="007413DA">
            <w:pPr>
              <w:pStyle w:val="PlainText"/>
              <w:rPr>
                <w:sz w:val="16"/>
                <w:szCs w:val="16"/>
              </w:rPr>
            </w:pPr>
            <w:r>
              <w:rPr>
                <w:sz w:val="16"/>
                <w:szCs w:val="16"/>
              </w:rPr>
              <w:t xml:space="preserve">RPOMSET     </w:t>
            </w:r>
          </w:p>
          <w:p w14:paraId="6935E091" w14:textId="77777777" w:rsidR="000A6B49" w:rsidRPr="00C65CB7" w:rsidRDefault="000A6B49" w:rsidP="007413DA">
            <w:pPr>
              <w:pStyle w:val="PlainText"/>
              <w:rPr>
                <w:sz w:val="16"/>
                <w:szCs w:val="16"/>
              </w:rPr>
            </w:pPr>
            <w:r w:rsidRPr="00C65CB7">
              <w:rPr>
                <w:sz w:val="16"/>
                <w:szCs w:val="16"/>
              </w:rPr>
              <w:t xml:space="preserve">CBODDK      </w:t>
            </w:r>
          </w:p>
          <w:p w14:paraId="52F4FA5C" w14:textId="77777777" w:rsidR="000A6B49" w:rsidRPr="00C65CB7" w:rsidRDefault="000A6B49" w:rsidP="007413DA">
            <w:pPr>
              <w:pStyle w:val="PlainText"/>
              <w:rPr>
                <w:b/>
                <w:sz w:val="16"/>
                <w:szCs w:val="16"/>
                <w:highlight w:val="yellow"/>
              </w:rPr>
            </w:pPr>
            <w:r w:rsidRPr="00C65CB7">
              <w:rPr>
                <w:b/>
                <w:sz w:val="16"/>
                <w:szCs w:val="16"/>
                <w:highlight w:val="yellow"/>
              </w:rPr>
              <w:t xml:space="preserve">DOAP        </w:t>
            </w:r>
          </w:p>
          <w:p w14:paraId="1B35738A" w14:textId="77777777" w:rsidR="000A6B49" w:rsidRPr="00C65CB7" w:rsidRDefault="000A6B49" w:rsidP="007413DA">
            <w:pPr>
              <w:pStyle w:val="PlainText"/>
              <w:rPr>
                <w:b/>
                <w:sz w:val="16"/>
                <w:szCs w:val="16"/>
                <w:highlight w:val="yellow"/>
              </w:rPr>
            </w:pPr>
            <w:r w:rsidRPr="00C65CB7">
              <w:rPr>
                <w:b/>
                <w:sz w:val="16"/>
                <w:szCs w:val="16"/>
                <w:highlight w:val="yellow"/>
              </w:rPr>
              <w:t xml:space="preserve">DOEP        </w:t>
            </w:r>
          </w:p>
          <w:p w14:paraId="6C9E3FFC" w14:textId="77777777" w:rsidR="000A6B49" w:rsidRPr="00C65CB7" w:rsidRDefault="000A6B49" w:rsidP="007413DA">
            <w:pPr>
              <w:pStyle w:val="PlainText"/>
              <w:rPr>
                <w:b/>
                <w:sz w:val="16"/>
                <w:szCs w:val="16"/>
                <w:highlight w:val="yellow"/>
              </w:rPr>
            </w:pPr>
            <w:r w:rsidRPr="00C65CB7">
              <w:rPr>
                <w:b/>
                <w:sz w:val="16"/>
                <w:szCs w:val="16"/>
                <w:highlight w:val="yellow"/>
              </w:rPr>
              <w:t xml:space="preserve">DOAR        </w:t>
            </w:r>
          </w:p>
          <w:p w14:paraId="0E0991FF" w14:textId="77777777" w:rsidR="000A6B49" w:rsidRPr="00C65CB7" w:rsidRDefault="000A6B49" w:rsidP="007413DA">
            <w:pPr>
              <w:pStyle w:val="PlainText"/>
              <w:rPr>
                <w:sz w:val="16"/>
                <w:szCs w:val="16"/>
              </w:rPr>
            </w:pPr>
            <w:r w:rsidRPr="00C65CB7">
              <w:rPr>
                <w:b/>
                <w:sz w:val="16"/>
                <w:szCs w:val="16"/>
                <w:highlight w:val="yellow"/>
              </w:rPr>
              <w:t>DOER</w:t>
            </w:r>
            <w:r w:rsidRPr="00C65CB7">
              <w:rPr>
                <w:sz w:val="16"/>
                <w:szCs w:val="16"/>
              </w:rPr>
              <w:t xml:space="preserve">        </w:t>
            </w:r>
          </w:p>
          <w:p w14:paraId="2032A966" w14:textId="77777777" w:rsidR="000A6B49" w:rsidRPr="00C65CB7" w:rsidRDefault="000A6B49" w:rsidP="007413DA">
            <w:pPr>
              <w:pStyle w:val="PlainText"/>
              <w:rPr>
                <w:sz w:val="16"/>
                <w:szCs w:val="16"/>
              </w:rPr>
            </w:pPr>
            <w:r w:rsidRPr="00C65CB7">
              <w:rPr>
                <w:sz w:val="16"/>
                <w:szCs w:val="16"/>
              </w:rPr>
              <w:t xml:space="preserve">DOPOM       </w:t>
            </w:r>
          </w:p>
          <w:p w14:paraId="529965A7" w14:textId="77777777" w:rsidR="000A6B49" w:rsidRPr="00C65CB7" w:rsidRDefault="000A6B49" w:rsidP="007413DA">
            <w:pPr>
              <w:pStyle w:val="PlainText"/>
              <w:rPr>
                <w:sz w:val="16"/>
                <w:szCs w:val="16"/>
              </w:rPr>
            </w:pPr>
            <w:r w:rsidRPr="00C65CB7">
              <w:rPr>
                <w:sz w:val="16"/>
                <w:szCs w:val="16"/>
              </w:rPr>
              <w:t xml:space="preserve">DODOM       </w:t>
            </w:r>
          </w:p>
          <w:p w14:paraId="61DD88F7" w14:textId="77777777" w:rsidR="000A6B49" w:rsidRDefault="000A6B49" w:rsidP="007413DA">
            <w:pPr>
              <w:pStyle w:val="PlainText"/>
              <w:rPr>
                <w:sz w:val="16"/>
                <w:szCs w:val="16"/>
              </w:rPr>
            </w:pPr>
            <w:r w:rsidRPr="00C65CB7">
              <w:rPr>
                <w:sz w:val="16"/>
                <w:szCs w:val="16"/>
              </w:rPr>
              <w:t xml:space="preserve">DOOM        </w:t>
            </w:r>
          </w:p>
          <w:p w14:paraId="3FDB9E69" w14:textId="1F584B2B" w:rsidR="000A6B49" w:rsidRDefault="000A6B49" w:rsidP="00022465">
            <w:pPr>
              <w:pStyle w:val="PlainText"/>
            </w:pPr>
            <w:r w:rsidRPr="00022465">
              <w:rPr>
                <w:rFonts w:asciiTheme="minorHAnsi" w:hAnsiTheme="minorHAnsi" w:cstheme="minorHAnsi"/>
                <w:sz w:val="18"/>
                <w:szCs w:val="18"/>
              </w:rPr>
              <w:t>This has been corrected. The User Manual and control file order is now reflected in the W2 code.</w:t>
            </w:r>
          </w:p>
        </w:tc>
        <w:tc>
          <w:tcPr>
            <w:tcW w:w="1957" w:type="dxa"/>
          </w:tcPr>
          <w:p w14:paraId="6758EC06" w14:textId="77777777" w:rsidR="000A6B49" w:rsidRDefault="000A6B49" w:rsidP="007413DA">
            <w:r>
              <w:t>6/2/2009</w:t>
            </w:r>
          </w:p>
        </w:tc>
      </w:tr>
      <w:tr w:rsidR="000A6B49" w:rsidRPr="00A8639A" w14:paraId="47E57E58" w14:textId="77777777" w:rsidTr="004C0946">
        <w:trPr>
          <w:cantSplit/>
        </w:trPr>
        <w:tc>
          <w:tcPr>
            <w:tcW w:w="606" w:type="dxa"/>
          </w:tcPr>
          <w:p w14:paraId="59295705" w14:textId="77777777" w:rsidR="000A6B49" w:rsidRDefault="000A6B49" w:rsidP="007413DA">
            <w:r>
              <w:lastRenderedPageBreak/>
              <w:t>11</w:t>
            </w:r>
          </w:p>
        </w:tc>
        <w:tc>
          <w:tcPr>
            <w:tcW w:w="1240" w:type="dxa"/>
          </w:tcPr>
          <w:p w14:paraId="21FC4C56" w14:textId="77777777" w:rsidR="000A6B49" w:rsidRDefault="000A6B49" w:rsidP="007413DA">
            <w:r>
              <w:t>Pre</w:t>
            </w:r>
          </w:p>
        </w:tc>
        <w:tc>
          <w:tcPr>
            <w:tcW w:w="1479" w:type="dxa"/>
          </w:tcPr>
          <w:p w14:paraId="2329A481" w14:textId="77777777" w:rsidR="008C4A3D" w:rsidRDefault="000A6B49" w:rsidP="007413DA">
            <w:r>
              <w:t xml:space="preserve">False errors for inflow </w:t>
            </w:r>
          </w:p>
          <w:p w14:paraId="670939D6" w14:textId="3FB879E9" w:rsidR="000A6B49" w:rsidRDefault="000A6B49" w:rsidP="007413DA">
            <w:r>
              <w:t>location</w:t>
            </w:r>
          </w:p>
        </w:tc>
        <w:tc>
          <w:tcPr>
            <w:tcW w:w="4163" w:type="dxa"/>
          </w:tcPr>
          <w:p w14:paraId="61E882F4" w14:textId="1948685F" w:rsidR="000A6B49" w:rsidRPr="00837EA7" w:rsidRDefault="000A6B49" w:rsidP="00022465">
            <w:pPr>
              <w:pStyle w:val="TableText0"/>
            </w:pPr>
            <w:r w:rsidRPr="00022465">
              <w:t xml:space="preserve">The preprocessor sometimes gave false errors in the </w:t>
            </w:r>
            <w:proofErr w:type="spellStart"/>
            <w:r w:rsidRPr="00022465">
              <w:rPr>
                <w:b/>
                <w:bCs/>
              </w:rPr>
              <w:t>pre</w:t>
            </w:r>
            <w:r w:rsidRPr="00022465">
              <w:t>.</w:t>
            </w:r>
            <w:r w:rsidRPr="00022465">
              <w:rPr>
                <w:b/>
                <w:bCs/>
              </w:rPr>
              <w:t>err</w:t>
            </w:r>
            <w:proofErr w:type="spellEnd"/>
            <w:r w:rsidRPr="00022465">
              <w:t xml:space="preserve"> for tributary, internal weirs, pipes, and other hydraulic features saying that the pipe or tributary was below the elevation of the bottom of the segment. The W2 model ran fine even with this error message given in the preprocessor. This has been fixed.</w:t>
            </w:r>
          </w:p>
          <w:p w14:paraId="2FF4BC75" w14:textId="5AE62D45" w:rsidR="000A6B49" w:rsidRPr="00022465" w:rsidRDefault="000A6B49" w:rsidP="00022465">
            <w:pPr>
              <w:pStyle w:val="TableText0"/>
            </w:pPr>
            <w:r w:rsidRPr="00022465">
              <w:t xml:space="preserve">Example of </w:t>
            </w:r>
            <w:r w:rsidR="00B539DB">
              <w:t>OLD code</w:t>
            </w:r>
            <w:r w:rsidRPr="00022465">
              <w:t>:</w:t>
            </w:r>
          </w:p>
          <w:p w14:paraId="5AEEAAF8" w14:textId="77777777" w:rsidR="000A6B49" w:rsidRPr="001A1BA0" w:rsidRDefault="000A6B49" w:rsidP="007413DA">
            <w:pPr>
              <w:autoSpaceDE w:val="0"/>
              <w:autoSpaceDN w:val="0"/>
              <w:adjustRightInd w:val="0"/>
              <w:rPr>
                <w:rFonts w:ascii="Courier New" w:hAnsi="Courier New" w:cs="Courier New"/>
                <w:noProof/>
                <w:color w:val="0000FF"/>
                <w:sz w:val="16"/>
              </w:rPr>
            </w:pPr>
            <w:r>
              <w:rPr>
                <w:rFonts w:ascii="Courier New" w:hAnsi="Courier New" w:cs="Courier New"/>
                <w:noProof/>
              </w:rPr>
              <w:t xml:space="preserve">        </w:t>
            </w:r>
            <w:r w:rsidRPr="001A1BA0">
              <w:rPr>
                <w:rFonts w:ascii="Courier New" w:hAnsi="Courier New" w:cs="Courier New"/>
                <w:b/>
                <w:bCs/>
                <w:noProof/>
                <w:color w:val="0000FF"/>
                <w:sz w:val="16"/>
              </w:rPr>
              <w:t>IF</w:t>
            </w:r>
            <w:r w:rsidRPr="001A1BA0">
              <w:rPr>
                <w:rFonts w:ascii="Courier New" w:hAnsi="Courier New" w:cs="Courier New"/>
                <w:noProof/>
                <w:sz w:val="16"/>
              </w:rPr>
              <w:t xml:space="preserve"> (EBTR(JT) &lt; EL(KB(ITR(JT)+1</w:t>
            </w:r>
            <w:r>
              <w:rPr>
                <w:rFonts w:ascii="Courier New" w:hAnsi="Courier New" w:cs="Courier New"/>
                <w:noProof/>
                <w:sz w:val="16"/>
              </w:rPr>
              <w:t>)</w:t>
            </w:r>
            <w:r w:rsidRPr="001A1BA0">
              <w:rPr>
                <w:rFonts w:ascii="Courier New" w:hAnsi="Courier New" w:cs="Courier New"/>
                <w:noProof/>
                <w:sz w:val="16"/>
              </w:rPr>
              <w:t xml:space="preserve">,ITR(JT))) </w:t>
            </w:r>
            <w:r w:rsidRPr="001A1BA0">
              <w:rPr>
                <w:rFonts w:ascii="Courier New" w:hAnsi="Courier New" w:cs="Courier New"/>
                <w:b/>
                <w:bCs/>
                <w:noProof/>
                <w:color w:val="0000FF"/>
                <w:sz w:val="16"/>
              </w:rPr>
              <w:t>THEN</w:t>
            </w:r>
          </w:p>
          <w:p w14:paraId="1121DD77" w14:textId="77777777" w:rsidR="000A6B49" w:rsidRPr="001A1BA0" w:rsidRDefault="000A6B49" w:rsidP="007413DA">
            <w:pPr>
              <w:autoSpaceDE w:val="0"/>
              <w:autoSpaceDN w:val="0"/>
              <w:adjustRightInd w:val="0"/>
              <w:rPr>
                <w:rFonts w:ascii="Courier New" w:hAnsi="Courier New" w:cs="Courier New"/>
                <w:noProof/>
                <w:sz w:val="16"/>
              </w:rPr>
            </w:pPr>
            <w:r w:rsidRPr="001A1BA0">
              <w:rPr>
                <w:rFonts w:ascii="Courier New" w:hAnsi="Courier New" w:cs="Courier New"/>
                <w:noProof/>
                <w:sz w:val="16"/>
              </w:rPr>
              <w:t xml:space="preserve">          </w:t>
            </w:r>
            <w:r w:rsidRPr="001A1BA0">
              <w:rPr>
                <w:rFonts w:ascii="Courier New" w:hAnsi="Courier New" w:cs="Courier New"/>
                <w:b/>
                <w:bCs/>
                <w:noProof/>
                <w:color w:val="0000FF"/>
                <w:sz w:val="16"/>
              </w:rPr>
              <w:t>CALL</w:t>
            </w:r>
            <w:r w:rsidRPr="001A1BA0">
              <w:rPr>
                <w:rFonts w:ascii="Courier New" w:hAnsi="Courier New" w:cs="Courier New"/>
                <w:noProof/>
                <w:sz w:val="16"/>
              </w:rPr>
              <w:t xml:space="preserve"> ERRORS</w:t>
            </w:r>
          </w:p>
          <w:p w14:paraId="53294A32" w14:textId="4B6393A5" w:rsidR="000A6B49" w:rsidRDefault="000A6B49" w:rsidP="007413DA">
            <w:pPr>
              <w:pStyle w:val="PlainText"/>
              <w:rPr>
                <w:rFonts w:ascii="Calibri" w:hAnsi="Calibri"/>
                <w:sz w:val="18"/>
                <w:szCs w:val="16"/>
              </w:rPr>
            </w:pPr>
            <w:r w:rsidRPr="001A1BA0">
              <w:rPr>
                <w:noProof/>
                <w:sz w:val="16"/>
              </w:rPr>
              <w:t xml:space="preserve">          </w:t>
            </w:r>
            <w:r w:rsidRPr="001A1BA0">
              <w:rPr>
                <w:b/>
                <w:bCs/>
                <w:noProof/>
                <w:color w:val="0000FF"/>
                <w:sz w:val="16"/>
              </w:rPr>
              <w:t>WRITE</w:t>
            </w:r>
            <w:r w:rsidRPr="001A1BA0">
              <w:rPr>
                <w:noProof/>
                <w:sz w:val="16"/>
              </w:rPr>
              <w:t xml:space="preserve"> (ERR,FMTFI) </w:t>
            </w:r>
            <w:r w:rsidRPr="001A1BA0">
              <w:rPr>
                <w:noProof/>
                <w:color w:val="800000"/>
                <w:sz w:val="16"/>
              </w:rPr>
              <w:t>'Inflow placement bottom elevation [EBTR='</w:t>
            </w:r>
            <w:r w:rsidRPr="001A1BA0">
              <w:rPr>
                <w:noProof/>
                <w:sz w:val="16"/>
              </w:rPr>
              <w:t>,EBTR(JT),</w:t>
            </w:r>
            <w:r w:rsidRPr="001A1BA0">
              <w:rPr>
                <w:noProof/>
                <w:color w:val="800000"/>
                <w:sz w:val="16"/>
              </w:rPr>
              <w:t>'] &lt; bottom active cell elevation for tributary '</w:t>
            </w:r>
            <w:r w:rsidRPr="001A1BA0">
              <w:rPr>
                <w:noProof/>
                <w:sz w:val="16"/>
              </w:rPr>
              <w:t>,JT</w:t>
            </w:r>
          </w:p>
          <w:p w14:paraId="721030EF" w14:textId="46240A24" w:rsidR="000A6B49" w:rsidRPr="00022465" w:rsidRDefault="000A6B49" w:rsidP="00022465">
            <w:pPr>
              <w:pStyle w:val="TableText0"/>
            </w:pPr>
            <w:r w:rsidRPr="00022465">
              <w:t>N</w:t>
            </w:r>
            <w:r w:rsidR="00786D5C" w:rsidRPr="00022465">
              <w:t>EW</w:t>
            </w:r>
            <w:r w:rsidRPr="00022465">
              <w:t xml:space="preserve"> CODE:</w:t>
            </w:r>
          </w:p>
          <w:p w14:paraId="723239AE" w14:textId="77777777" w:rsidR="000A6B49" w:rsidRPr="001A1BA0" w:rsidRDefault="000A6B49" w:rsidP="007413DA">
            <w:pPr>
              <w:autoSpaceDE w:val="0"/>
              <w:autoSpaceDN w:val="0"/>
              <w:adjustRightInd w:val="0"/>
              <w:rPr>
                <w:rFonts w:ascii="Courier New" w:hAnsi="Courier New" w:cs="Courier New"/>
                <w:noProof/>
                <w:color w:val="0000FF"/>
                <w:sz w:val="16"/>
              </w:rPr>
            </w:pPr>
            <w:r>
              <w:rPr>
                <w:rFonts w:ascii="Courier New" w:hAnsi="Courier New" w:cs="Courier New"/>
                <w:noProof/>
              </w:rPr>
              <w:t xml:space="preserve">        </w:t>
            </w:r>
            <w:r w:rsidRPr="001A1BA0">
              <w:rPr>
                <w:rFonts w:ascii="Courier New" w:hAnsi="Courier New" w:cs="Courier New"/>
                <w:b/>
                <w:bCs/>
                <w:noProof/>
                <w:color w:val="0000FF"/>
                <w:sz w:val="16"/>
              </w:rPr>
              <w:t>IF</w:t>
            </w:r>
            <w:r w:rsidRPr="001A1BA0">
              <w:rPr>
                <w:rFonts w:ascii="Courier New" w:hAnsi="Courier New" w:cs="Courier New"/>
                <w:noProof/>
                <w:sz w:val="16"/>
              </w:rPr>
              <w:t xml:space="preserve"> (EBTR(JT) &lt; EL(KB(ITR(JT))+1,ITR(JT))) </w:t>
            </w:r>
            <w:r w:rsidRPr="001A1BA0">
              <w:rPr>
                <w:rFonts w:ascii="Courier New" w:hAnsi="Courier New" w:cs="Courier New"/>
                <w:b/>
                <w:bCs/>
                <w:noProof/>
                <w:color w:val="0000FF"/>
                <w:sz w:val="16"/>
              </w:rPr>
              <w:t>THEN</w:t>
            </w:r>
          </w:p>
          <w:p w14:paraId="0BDBC7F8" w14:textId="77777777" w:rsidR="000A6B49" w:rsidRPr="001A1BA0" w:rsidRDefault="000A6B49" w:rsidP="007413DA">
            <w:pPr>
              <w:autoSpaceDE w:val="0"/>
              <w:autoSpaceDN w:val="0"/>
              <w:adjustRightInd w:val="0"/>
              <w:rPr>
                <w:rFonts w:ascii="Courier New" w:hAnsi="Courier New" w:cs="Courier New"/>
                <w:noProof/>
                <w:sz w:val="16"/>
              </w:rPr>
            </w:pPr>
            <w:r w:rsidRPr="001A1BA0">
              <w:rPr>
                <w:rFonts w:ascii="Courier New" w:hAnsi="Courier New" w:cs="Courier New"/>
                <w:noProof/>
                <w:sz w:val="16"/>
              </w:rPr>
              <w:t xml:space="preserve">          </w:t>
            </w:r>
            <w:r w:rsidRPr="001A1BA0">
              <w:rPr>
                <w:rFonts w:ascii="Courier New" w:hAnsi="Courier New" w:cs="Courier New"/>
                <w:b/>
                <w:bCs/>
                <w:noProof/>
                <w:color w:val="0000FF"/>
                <w:sz w:val="16"/>
              </w:rPr>
              <w:t>CALL</w:t>
            </w:r>
            <w:r w:rsidRPr="001A1BA0">
              <w:rPr>
                <w:rFonts w:ascii="Courier New" w:hAnsi="Courier New" w:cs="Courier New"/>
                <w:noProof/>
                <w:sz w:val="16"/>
              </w:rPr>
              <w:t xml:space="preserve"> ERRORS</w:t>
            </w:r>
          </w:p>
          <w:p w14:paraId="09931D09" w14:textId="77777777" w:rsidR="000A6B49" w:rsidRPr="001A1BA0" w:rsidRDefault="000A6B49" w:rsidP="007413DA">
            <w:pPr>
              <w:pStyle w:val="PlainText"/>
              <w:rPr>
                <w:rFonts w:ascii="Calibri" w:hAnsi="Calibri"/>
                <w:sz w:val="14"/>
                <w:szCs w:val="16"/>
              </w:rPr>
            </w:pPr>
            <w:r w:rsidRPr="001A1BA0">
              <w:rPr>
                <w:noProof/>
                <w:sz w:val="16"/>
              </w:rPr>
              <w:t xml:space="preserve">          </w:t>
            </w:r>
            <w:r w:rsidRPr="001A1BA0">
              <w:rPr>
                <w:b/>
                <w:bCs/>
                <w:noProof/>
                <w:color w:val="0000FF"/>
                <w:sz w:val="16"/>
              </w:rPr>
              <w:t>WRITE</w:t>
            </w:r>
            <w:r w:rsidRPr="001A1BA0">
              <w:rPr>
                <w:noProof/>
                <w:sz w:val="16"/>
              </w:rPr>
              <w:t xml:space="preserve"> (ERR,FMTFI) </w:t>
            </w:r>
            <w:r w:rsidRPr="001A1BA0">
              <w:rPr>
                <w:noProof/>
                <w:color w:val="800000"/>
                <w:sz w:val="16"/>
              </w:rPr>
              <w:t>'Inflow placement bottom elevation [EBTR='</w:t>
            </w:r>
            <w:r w:rsidRPr="001A1BA0">
              <w:rPr>
                <w:noProof/>
                <w:sz w:val="16"/>
              </w:rPr>
              <w:t>,EBTR(JT),</w:t>
            </w:r>
            <w:r w:rsidRPr="001A1BA0">
              <w:rPr>
                <w:noProof/>
                <w:color w:val="800000"/>
                <w:sz w:val="16"/>
              </w:rPr>
              <w:t>'] &lt; bottom active cell elevation for tributary '</w:t>
            </w:r>
            <w:r w:rsidRPr="001A1BA0">
              <w:rPr>
                <w:noProof/>
                <w:sz w:val="16"/>
              </w:rPr>
              <w:t>,JT</w:t>
            </w:r>
          </w:p>
        </w:tc>
        <w:tc>
          <w:tcPr>
            <w:tcW w:w="1957" w:type="dxa"/>
          </w:tcPr>
          <w:p w14:paraId="6BCD8EA0" w14:textId="77777777" w:rsidR="000A6B49" w:rsidRDefault="000A6B49" w:rsidP="007413DA">
            <w:r>
              <w:t>6/18/09</w:t>
            </w:r>
          </w:p>
        </w:tc>
      </w:tr>
      <w:tr w:rsidR="000A6B49" w:rsidRPr="00A8639A" w14:paraId="07187E4A" w14:textId="77777777" w:rsidTr="004C0946">
        <w:trPr>
          <w:cantSplit/>
        </w:trPr>
        <w:tc>
          <w:tcPr>
            <w:tcW w:w="606" w:type="dxa"/>
          </w:tcPr>
          <w:p w14:paraId="4A2CD74D" w14:textId="77777777" w:rsidR="000A6B49" w:rsidRDefault="000A6B49" w:rsidP="007413DA">
            <w:r>
              <w:t>12</w:t>
            </w:r>
          </w:p>
        </w:tc>
        <w:tc>
          <w:tcPr>
            <w:tcW w:w="1240" w:type="dxa"/>
          </w:tcPr>
          <w:p w14:paraId="354C7CF0" w14:textId="77777777" w:rsidR="000A6B49" w:rsidRDefault="000A6B49" w:rsidP="007413DA">
            <w:r>
              <w:t>Pre</w:t>
            </w:r>
          </w:p>
        </w:tc>
        <w:tc>
          <w:tcPr>
            <w:tcW w:w="1479" w:type="dxa"/>
          </w:tcPr>
          <w:p w14:paraId="5F5EE84F" w14:textId="77777777" w:rsidR="008C4A3D" w:rsidRDefault="000A6B49" w:rsidP="007413DA">
            <w:r>
              <w:t xml:space="preserve">Additional </w:t>
            </w:r>
          </w:p>
          <w:p w14:paraId="6BF97AD2" w14:textId="77777777" w:rsidR="00E67603" w:rsidRDefault="000A6B49" w:rsidP="007413DA">
            <w:pPr>
              <w:rPr>
                <w:ins w:id="176" w:author="Honnalore Steissberg" w:date="2021-09-10T16:56:00Z"/>
              </w:rPr>
            </w:pPr>
            <w:r>
              <w:t xml:space="preserve">error </w:t>
            </w:r>
          </w:p>
          <w:p w14:paraId="5261E677" w14:textId="5E7C91FD" w:rsidR="000A6B49" w:rsidRDefault="000A6B49" w:rsidP="007413DA">
            <w:r>
              <w:t>checking</w:t>
            </w:r>
          </w:p>
        </w:tc>
        <w:tc>
          <w:tcPr>
            <w:tcW w:w="4163" w:type="dxa"/>
          </w:tcPr>
          <w:p w14:paraId="10D356EC" w14:textId="49D4E77E" w:rsidR="000A6B49" w:rsidRPr="00CD6DDE" w:rsidRDefault="000A6B49" w:rsidP="00022465">
            <w:pPr>
              <w:pStyle w:val="TableText0"/>
            </w:pPr>
            <w:r w:rsidRPr="00CD6DDE">
              <w:t xml:space="preserve">Additional error checking was added to help debug an error in the bathymetry file when the problem was in the branch connectivity specifically BS and BE. Also, a false error was given when the temperature had an isothermal initial condition, constituents were OFF, and an initial concentration was set to </w:t>
            </w:r>
            <w:r w:rsidRPr="00022465">
              <w:rPr>
                <w:i/>
                <w:iCs/>
              </w:rPr>
              <w:t>-2</w:t>
            </w:r>
            <w:r w:rsidRPr="00CD6DDE">
              <w:t>. This was fixed.</w:t>
            </w:r>
          </w:p>
        </w:tc>
        <w:tc>
          <w:tcPr>
            <w:tcW w:w="1957" w:type="dxa"/>
          </w:tcPr>
          <w:p w14:paraId="16BA6099" w14:textId="77777777" w:rsidR="000A6B49" w:rsidRDefault="000A6B49" w:rsidP="007413DA">
            <w:r>
              <w:t>6/22/09</w:t>
            </w:r>
          </w:p>
        </w:tc>
      </w:tr>
      <w:tr w:rsidR="000A6B49" w:rsidRPr="00A8639A" w14:paraId="46DBE8CE" w14:textId="77777777" w:rsidTr="004C0946">
        <w:trPr>
          <w:cantSplit/>
        </w:trPr>
        <w:tc>
          <w:tcPr>
            <w:tcW w:w="606" w:type="dxa"/>
          </w:tcPr>
          <w:p w14:paraId="51B192E8" w14:textId="77777777" w:rsidR="000A6B49" w:rsidRDefault="000A6B49" w:rsidP="007413DA">
            <w:r>
              <w:t>13</w:t>
            </w:r>
          </w:p>
        </w:tc>
        <w:tc>
          <w:tcPr>
            <w:tcW w:w="1240" w:type="dxa"/>
          </w:tcPr>
          <w:p w14:paraId="245DA6B3" w14:textId="77777777" w:rsidR="000A6B49" w:rsidRDefault="000A6B49" w:rsidP="007413DA">
            <w:r>
              <w:t>Pre</w:t>
            </w:r>
          </w:p>
        </w:tc>
        <w:tc>
          <w:tcPr>
            <w:tcW w:w="1479" w:type="dxa"/>
          </w:tcPr>
          <w:p w14:paraId="3FC3B639" w14:textId="77777777" w:rsidR="008C4A3D" w:rsidRDefault="000A6B49" w:rsidP="007413DA">
            <w:r>
              <w:t xml:space="preserve">Command line </w:t>
            </w:r>
          </w:p>
          <w:p w14:paraId="37D0E164" w14:textId="1D5ACEFE" w:rsidR="000A6B49" w:rsidRDefault="000A6B49" w:rsidP="007413DA">
            <w:r>
              <w:t>processing and working directory displayed for windows</w:t>
            </w:r>
          </w:p>
        </w:tc>
        <w:tc>
          <w:tcPr>
            <w:tcW w:w="4163" w:type="dxa"/>
          </w:tcPr>
          <w:p w14:paraId="72839973" w14:textId="0A7D96CB" w:rsidR="00022465" w:rsidRPr="00022465" w:rsidRDefault="000A6B49" w:rsidP="00022465">
            <w:pPr>
              <w:pStyle w:val="TableText0"/>
            </w:pPr>
            <w:r w:rsidRPr="00022465">
              <w:t>In the windows version of the preprocessor, the user can now supply a command line argument that sets the working directory of the code. Hence, one does not need to copy the preprocessor into every directory. In a batch file, for example, one can execute the following command:</w:t>
            </w:r>
          </w:p>
          <w:p w14:paraId="7E3CC859" w14:textId="77777777" w:rsidR="000A6B49" w:rsidRDefault="000A6B49" w:rsidP="00022465">
            <w:pPr>
              <w:pStyle w:val="TableText0"/>
            </w:pPr>
          </w:p>
          <w:p w14:paraId="118E2A48" w14:textId="0F0EB102" w:rsidR="00022465" w:rsidRPr="00CD6DDE" w:rsidRDefault="000A6B49" w:rsidP="007413DA">
            <w:pPr>
              <w:pStyle w:val="PlainText"/>
              <w:rPr>
                <w:sz w:val="16"/>
                <w:szCs w:val="16"/>
              </w:rPr>
            </w:pPr>
            <w:r w:rsidRPr="00CD6DDE">
              <w:rPr>
                <w:sz w:val="16"/>
                <w:szCs w:val="16"/>
              </w:rPr>
              <w:t>preW2_ivf.exe "C:\</w:t>
            </w:r>
            <w:proofErr w:type="spellStart"/>
            <w:r w:rsidRPr="00CD6DDE">
              <w:rPr>
                <w:sz w:val="16"/>
                <w:szCs w:val="16"/>
              </w:rPr>
              <w:t>scott</w:t>
            </w:r>
            <w:proofErr w:type="spellEnd"/>
            <w:r w:rsidRPr="00CD6DDE">
              <w:rPr>
                <w:sz w:val="16"/>
                <w:szCs w:val="16"/>
              </w:rPr>
              <w:t>\w2workshop\2009 workshop\</w:t>
            </w:r>
            <w:proofErr w:type="spellStart"/>
            <w:r w:rsidRPr="00CD6DDE">
              <w:rPr>
                <w:sz w:val="16"/>
                <w:szCs w:val="16"/>
              </w:rPr>
              <w:t>waterqual</w:t>
            </w:r>
            <w:proofErr w:type="spellEnd"/>
            <w:r w:rsidRPr="00CD6DDE">
              <w:rPr>
                <w:sz w:val="16"/>
                <w:szCs w:val="16"/>
              </w:rPr>
              <w:t>\problem3"</w:t>
            </w:r>
          </w:p>
          <w:p w14:paraId="1402667C" w14:textId="77777777" w:rsidR="000A6B49" w:rsidRDefault="000A6B49" w:rsidP="007413DA">
            <w:pPr>
              <w:pStyle w:val="PlainText"/>
              <w:rPr>
                <w:sz w:val="16"/>
                <w:szCs w:val="16"/>
              </w:rPr>
            </w:pPr>
          </w:p>
          <w:p w14:paraId="3B22606A" w14:textId="77777777" w:rsidR="000A6B49" w:rsidRPr="00022465" w:rsidRDefault="000A6B49" w:rsidP="00022465">
            <w:pPr>
              <w:pStyle w:val="TableText0"/>
            </w:pPr>
            <w:r w:rsidRPr="00022465">
              <w:t>The preprocessor now uses the supplied directory (in double quotes) as the working directory for all the files. The command line argument has one blank space between the end of the executable and the first quote. Also, the working directory is now displayed at the top of the window.</w:t>
            </w:r>
          </w:p>
          <w:p w14:paraId="30D99348" w14:textId="77777777" w:rsidR="000A6B49" w:rsidRPr="00022465" w:rsidRDefault="000A6B49" w:rsidP="00022465">
            <w:pPr>
              <w:pStyle w:val="TableText0"/>
            </w:pPr>
          </w:p>
          <w:p w14:paraId="25F403A7" w14:textId="77777777" w:rsidR="000A6B49" w:rsidRPr="00A96C8A" w:rsidRDefault="000A6B49" w:rsidP="00022465">
            <w:pPr>
              <w:pStyle w:val="TableText0"/>
              <w:rPr>
                <w:szCs w:val="16"/>
              </w:rPr>
            </w:pPr>
            <w:r w:rsidRPr="00022465">
              <w:t>Additional checks were also added for checking the grid linkage.</w:t>
            </w:r>
          </w:p>
        </w:tc>
        <w:tc>
          <w:tcPr>
            <w:tcW w:w="1957" w:type="dxa"/>
          </w:tcPr>
          <w:p w14:paraId="1D3CF6FC" w14:textId="77777777" w:rsidR="000A6B49" w:rsidRDefault="000A6B49" w:rsidP="007413DA">
            <w:r>
              <w:t>9/12/09</w:t>
            </w:r>
          </w:p>
        </w:tc>
      </w:tr>
      <w:tr w:rsidR="000A6B49" w:rsidRPr="00A8639A" w14:paraId="1C36AA37" w14:textId="77777777" w:rsidTr="004C0946">
        <w:trPr>
          <w:cantSplit/>
        </w:trPr>
        <w:tc>
          <w:tcPr>
            <w:tcW w:w="606" w:type="dxa"/>
          </w:tcPr>
          <w:p w14:paraId="7D7EF6B5" w14:textId="77777777" w:rsidR="000A6B49" w:rsidRDefault="000A6B49" w:rsidP="007413DA">
            <w:r>
              <w:lastRenderedPageBreak/>
              <w:t>14</w:t>
            </w:r>
          </w:p>
        </w:tc>
        <w:tc>
          <w:tcPr>
            <w:tcW w:w="1240" w:type="dxa"/>
          </w:tcPr>
          <w:p w14:paraId="0ACB6FB9" w14:textId="77777777" w:rsidR="000A6B49" w:rsidRDefault="000A6B49" w:rsidP="007413DA">
            <w:r>
              <w:t>W2</w:t>
            </w:r>
          </w:p>
        </w:tc>
        <w:tc>
          <w:tcPr>
            <w:tcW w:w="1479" w:type="dxa"/>
          </w:tcPr>
          <w:p w14:paraId="3427F6A5" w14:textId="77777777" w:rsidR="008C4A3D" w:rsidRDefault="000A6B49" w:rsidP="007413DA">
            <w:r>
              <w:t xml:space="preserve"># </w:t>
            </w:r>
            <w:proofErr w:type="gramStart"/>
            <w:r>
              <w:t>of</w:t>
            </w:r>
            <w:proofErr w:type="gramEnd"/>
            <w:r>
              <w:t xml:space="preserve"> </w:t>
            </w:r>
          </w:p>
          <w:p w14:paraId="3989CA53" w14:textId="4E913841" w:rsidR="000A6B49" w:rsidRDefault="000A6B49" w:rsidP="007413DA">
            <w:r>
              <w:t>processors</w:t>
            </w:r>
          </w:p>
        </w:tc>
        <w:tc>
          <w:tcPr>
            <w:tcW w:w="4163" w:type="dxa"/>
          </w:tcPr>
          <w:p w14:paraId="4F1FFCC0" w14:textId="069A400E" w:rsidR="000A6B49" w:rsidRDefault="000A6B49" w:rsidP="00022465">
            <w:pPr>
              <w:pStyle w:val="TableText0"/>
            </w:pPr>
            <w:r w:rsidRPr="00022465">
              <w:t xml:space="preserve">The model user can now control the # of physical processors the model uses. At this point, dual-processor model runs have shown an improvement of about 20% over a single processor. But QUAD processors </w:t>
            </w:r>
            <w:r w:rsidR="00A416C8" w:rsidRPr="00022465">
              <w:t xml:space="preserve">are </w:t>
            </w:r>
            <w:r w:rsidRPr="00022465">
              <w:t>usually slower. It is recommended that NPROC be set to 2 in the control file. The user can experiment on his/her own system. If this is not set by the user or is left blank, the model still runs</w:t>
            </w:r>
            <w:r w:rsidR="00A416C8" w:rsidRPr="00022465">
              <w:t>,</w:t>
            </w:r>
            <w:r w:rsidRPr="00022465">
              <w:t xml:space="preserve"> but sets it to 2 processors.</w:t>
            </w:r>
          </w:p>
          <w:p w14:paraId="19302EE3" w14:textId="77777777" w:rsidR="000A6B49" w:rsidRPr="00022465" w:rsidRDefault="000A6B49" w:rsidP="007413DA">
            <w:pPr>
              <w:pStyle w:val="PlainText"/>
              <w:rPr>
                <w:sz w:val="16"/>
                <w:szCs w:val="16"/>
              </w:rPr>
            </w:pPr>
            <w:r w:rsidRPr="00022465">
              <w:rPr>
                <w:sz w:val="16"/>
                <w:szCs w:val="16"/>
              </w:rPr>
              <w:t xml:space="preserve">GRID         NWB     NBR     IMX     KMX   </w:t>
            </w:r>
            <w:proofErr w:type="gramStart"/>
            <w:r w:rsidRPr="00022465">
              <w:rPr>
                <w:sz w:val="16"/>
                <w:szCs w:val="16"/>
                <w:highlight w:val="yellow"/>
              </w:rPr>
              <w:t>NPROC</w:t>
            </w:r>
            <w:r w:rsidRPr="00022465">
              <w:rPr>
                <w:sz w:val="16"/>
                <w:szCs w:val="16"/>
              </w:rPr>
              <w:t xml:space="preserve">  CLOSEC</w:t>
            </w:r>
            <w:proofErr w:type="gramEnd"/>
          </w:p>
          <w:p w14:paraId="199874A0" w14:textId="669805E4" w:rsidR="000A6B49" w:rsidRDefault="000A6B49" w:rsidP="007413DA">
            <w:pPr>
              <w:pStyle w:val="PlainText"/>
              <w:rPr>
                <w:rFonts w:ascii="Calibri" w:hAnsi="Calibri"/>
                <w:sz w:val="18"/>
                <w:szCs w:val="16"/>
              </w:rPr>
            </w:pPr>
            <w:r w:rsidRPr="00022465">
              <w:rPr>
                <w:sz w:val="16"/>
                <w:szCs w:val="16"/>
              </w:rPr>
              <w:t xml:space="preserve">               1       1      23      22       </w:t>
            </w:r>
            <w:r w:rsidRPr="00022465">
              <w:rPr>
                <w:sz w:val="16"/>
                <w:szCs w:val="16"/>
                <w:highlight w:val="yellow"/>
              </w:rPr>
              <w:t>2</w:t>
            </w:r>
            <w:r w:rsidRPr="00022465">
              <w:rPr>
                <w:sz w:val="16"/>
                <w:szCs w:val="16"/>
              </w:rPr>
              <w:t xml:space="preserve">      ON</w:t>
            </w:r>
          </w:p>
        </w:tc>
        <w:tc>
          <w:tcPr>
            <w:tcW w:w="1957" w:type="dxa"/>
          </w:tcPr>
          <w:p w14:paraId="08BED67A" w14:textId="77777777" w:rsidR="000A6B49" w:rsidRDefault="000A6B49" w:rsidP="007413DA">
            <w:r>
              <w:t>9/12/09</w:t>
            </w:r>
          </w:p>
        </w:tc>
      </w:tr>
      <w:tr w:rsidR="000A6B49" w:rsidRPr="00A8639A" w14:paraId="662FE90B" w14:textId="77777777" w:rsidTr="004C0946">
        <w:trPr>
          <w:cantSplit/>
        </w:trPr>
        <w:tc>
          <w:tcPr>
            <w:tcW w:w="606" w:type="dxa"/>
          </w:tcPr>
          <w:p w14:paraId="782CB3AE" w14:textId="77777777" w:rsidR="000A6B49" w:rsidRDefault="000A6B49" w:rsidP="007413DA">
            <w:r>
              <w:t>15</w:t>
            </w:r>
          </w:p>
        </w:tc>
        <w:tc>
          <w:tcPr>
            <w:tcW w:w="1240" w:type="dxa"/>
          </w:tcPr>
          <w:p w14:paraId="65F600C9" w14:textId="77777777" w:rsidR="000A6B49" w:rsidRDefault="000A6B49" w:rsidP="007413DA">
            <w:r>
              <w:t>W2</w:t>
            </w:r>
          </w:p>
        </w:tc>
        <w:tc>
          <w:tcPr>
            <w:tcW w:w="1479" w:type="dxa"/>
          </w:tcPr>
          <w:p w14:paraId="651FD9CB" w14:textId="77777777" w:rsidR="008C4A3D" w:rsidRDefault="000A6B49" w:rsidP="007413DA">
            <w:r>
              <w:t xml:space="preserve">Command line </w:t>
            </w:r>
          </w:p>
          <w:p w14:paraId="2989127C" w14:textId="4E3D8B8E" w:rsidR="000A6B49" w:rsidRDefault="000A6B49" w:rsidP="007413DA">
            <w:r>
              <w:t>processing for windows</w:t>
            </w:r>
          </w:p>
        </w:tc>
        <w:tc>
          <w:tcPr>
            <w:tcW w:w="4163" w:type="dxa"/>
          </w:tcPr>
          <w:p w14:paraId="0A96F55E" w14:textId="77777777" w:rsidR="000A6B49" w:rsidRDefault="000A6B49" w:rsidP="007413DA">
            <w:pPr>
              <w:pStyle w:val="PlainText"/>
              <w:rPr>
                <w:rFonts w:ascii="Calibri" w:hAnsi="Calibri"/>
                <w:sz w:val="18"/>
                <w:szCs w:val="16"/>
              </w:rPr>
            </w:pPr>
            <w:r>
              <w:rPr>
                <w:rFonts w:ascii="Calibri" w:hAnsi="Calibri"/>
                <w:sz w:val="18"/>
                <w:szCs w:val="16"/>
              </w:rPr>
              <w:t>In the windows version of the w2 model, the user can now supply a command line argument that sets the working directory of the code. Hence, one does not need to copy the model executable into every directory. In a batch file, for example, one can execute the following command:</w:t>
            </w:r>
          </w:p>
          <w:p w14:paraId="5C4FD437" w14:textId="77777777" w:rsidR="000A6B49" w:rsidRDefault="000A6B49" w:rsidP="007413DA">
            <w:pPr>
              <w:pStyle w:val="PlainText"/>
              <w:rPr>
                <w:rFonts w:ascii="Calibri" w:hAnsi="Calibri"/>
                <w:sz w:val="18"/>
                <w:szCs w:val="16"/>
              </w:rPr>
            </w:pPr>
          </w:p>
          <w:p w14:paraId="7D8D1D3D" w14:textId="77777777" w:rsidR="000A6B49" w:rsidRDefault="000A6B49" w:rsidP="007413DA">
            <w:pPr>
              <w:pStyle w:val="PlainText"/>
              <w:rPr>
                <w:sz w:val="16"/>
                <w:szCs w:val="16"/>
              </w:rPr>
            </w:pPr>
            <w:r w:rsidRPr="00A96C8A">
              <w:rPr>
                <w:sz w:val="16"/>
                <w:szCs w:val="16"/>
              </w:rPr>
              <w:t>W2_ivf.exe "C:\</w:t>
            </w:r>
            <w:proofErr w:type="spellStart"/>
            <w:r w:rsidRPr="00A96C8A">
              <w:rPr>
                <w:sz w:val="16"/>
                <w:szCs w:val="16"/>
              </w:rPr>
              <w:t>scott</w:t>
            </w:r>
            <w:proofErr w:type="spellEnd"/>
            <w:r w:rsidRPr="00A96C8A">
              <w:rPr>
                <w:sz w:val="16"/>
                <w:szCs w:val="16"/>
              </w:rPr>
              <w:t>\w2workshop\2009 workshop\</w:t>
            </w:r>
            <w:proofErr w:type="spellStart"/>
            <w:r w:rsidRPr="00A96C8A">
              <w:rPr>
                <w:sz w:val="16"/>
                <w:szCs w:val="16"/>
              </w:rPr>
              <w:t>waterqual</w:t>
            </w:r>
            <w:proofErr w:type="spellEnd"/>
            <w:r w:rsidRPr="00A96C8A">
              <w:rPr>
                <w:sz w:val="16"/>
                <w:szCs w:val="16"/>
              </w:rPr>
              <w:t>\problem3"</w:t>
            </w:r>
          </w:p>
          <w:p w14:paraId="29A7B681" w14:textId="77777777" w:rsidR="000A6B49" w:rsidRDefault="000A6B49" w:rsidP="007413DA">
            <w:pPr>
              <w:pStyle w:val="PlainText"/>
              <w:rPr>
                <w:sz w:val="16"/>
                <w:szCs w:val="16"/>
              </w:rPr>
            </w:pPr>
          </w:p>
          <w:p w14:paraId="22114AC2" w14:textId="77777777" w:rsidR="000A6B49" w:rsidRDefault="000A6B49" w:rsidP="007413DA">
            <w:pPr>
              <w:pStyle w:val="PlainText"/>
              <w:rPr>
                <w:rFonts w:ascii="Calibri" w:hAnsi="Calibri"/>
                <w:sz w:val="18"/>
                <w:szCs w:val="16"/>
              </w:rPr>
            </w:pPr>
            <w:r w:rsidRPr="00A96C8A">
              <w:rPr>
                <w:rFonts w:ascii="Calibri" w:hAnsi="Calibri"/>
                <w:sz w:val="18"/>
                <w:szCs w:val="16"/>
              </w:rPr>
              <w:t xml:space="preserve">The </w:t>
            </w:r>
            <w:r>
              <w:rPr>
                <w:rFonts w:ascii="Calibri" w:hAnsi="Calibri"/>
                <w:sz w:val="18"/>
                <w:szCs w:val="16"/>
              </w:rPr>
              <w:t>w2 model</w:t>
            </w:r>
            <w:r w:rsidRPr="00A96C8A">
              <w:rPr>
                <w:rFonts w:ascii="Calibri" w:hAnsi="Calibri"/>
                <w:sz w:val="18"/>
                <w:szCs w:val="16"/>
              </w:rPr>
              <w:t xml:space="preserve"> now uses the supplied directory (in double quotes) as the working directory for all the files.</w:t>
            </w:r>
            <w:r>
              <w:rPr>
                <w:rFonts w:ascii="Calibri" w:hAnsi="Calibri"/>
                <w:sz w:val="18"/>
                <w:szCs w:val="16"/>
              </w:rPr>
              <w:t xml:space="preserve"> The command line argument has one blank space between the end of the executable and the first quote. The working directory is displayed in a text box in the window. </w:t>
            </w:r>
          </w:p>
        </w:tc>
        <w:tc>
          <w:tcPr>
            <w:tcW w:w="1957" w:type="dxa"/>
          </w:tcPr>
          <w:p w14:paraId="0C6DAA6E" w14:textId="77777777" w:rsidR="000A6B49" w:rsidRDefault="000A6B49" w:rsidP="007413DA">
            <w:r>
              <w:t>9/12/09</w:t>
            </w:r>
          </w:p>
        </w:tc>
      </w:tr>
      <w:tr w:rsidR="000A6B49" w:rsidRPr="00A8639A" w14:paraId="6CC89658" w14:textId="77777777" w:rsidTr="004C0946">
        <w:trPr>
          <w:cantSplit/>
        </w:trPr>
        <w:tc>
          <w:tcPr>
            <w:tcW w:w="606" w:type="dxa"/>
          </w:tcPr>
          <w:p w14:paraId="570C35D8" w14:textId="77777777" w:rsidR="000A6B49" w:rsidRDefault="000A6B49" w:rsidP="007413DA">
            <w:r>
              <w:t>16</w:t>
            </w:r>
          </w:p>
        </w:tc>
        <w:tc>
          <w:tcPr>
            <w:tcW w:w="1240" w:type="dxa"/>
          </w:tcPr>
          <w:p w14:paraId="0A7A7A10" w14:textId="77777777" w:rsidR="000A6B49" w:rsidRDefault="000A6B49" w:rsidP="007413DA">
            <w:r>
              <w:t>W2</w:t>
            </w:r>
          </w:p>
        </w:tc>
        <w:tc>
          <w:tcPr>
            <w:tcW w:w="1479" w:type="dxa"/>
          </w:tcPr>
          <w:p w14:paraId="17A95C15" w14:textId="77777777" w:rsidR="000A6B49" w:rsidRDefault="000A6B49" w:rsidP="007413DA">
            <w:r>
              <w:t>W2 window closed at end of successful execution</w:t>
            </w:r>
          </w:p>
        </w:tc>
        <w:tc>
          <w:tcPr>
            <w:tcW w:w="4163" w:type="dxa"/>
          </w:tcPr>
          <w:p w14:paraId="573E41CF" w14:textId="5A97154F" w:rsidR="000A6B49" w:rsidRPr="00022465" w:rsidRDefault="000A6B49" w:rsidP="00022465">
            <w:pPr>
              <w:pStyle w:val="TableText0"/>
            </w:pPr>
            <w:r w:rsidRPr="00022465">
              <w:t xml:space="preserve">At the end of a windows run, the windows dialog box waits for the user to press ‘close’ to exit the window. This allows the user to examine the final run parameters. In the </w:t>
            </w:r>
            <w:r w:rsidRPr="00022465">
              <w:rPr>
                <w:b/>
                <w:bCs/>
              </w:rPr>
              <w:t>w2_con.npt</w:t>
            </w:r>
            <w:r w:rsidRPr="00022465">
              <w:t xml:space="preserve"> file there is now an option to close this window when the run has completed. If this option is not set, then the dialog box will stay until the user clicks </w:t>
            </w:r>
            <w:r w:rsidRPr="00022465">
              <w:rPr>
                <w:i/>
                <w:iCs/>
              </w:rPr>
              <w:t>close</w:t>
            </w:r>
            <w:r w:rsidRPr="00022465">
              <w:t>.</w:t>
            </w:r>
          </w:p>
          <w:p w14:paraId="0A6F742D" w14:textId="77777777" w:rsidR="000A6B49" w:rsidRPr="00022465" w:rsidRDefault="000A6B49" w:rsidP="00022465">
            <w:pPr>
              <w:pStyle w:val="TableText0"/>
            </w:pPr>
          </w:p>
          <w:p w14:paraId="5884E434" w14:textId="72C47387" w:rsidR="000A6B49" w:rsidRDefault="000A6B49" w:rsidP="00022465">
            <w:pPr>
              <w:pStyle w:val="TableText0"/>
            </w:pPr>
            <w:r w:rsidRPr="00022465">
              <w:t>This allows for efficient batch processing of the model, especially if use</w:t>
            </w:r>
            <w:r w:rsidR="0008384D" w:rsidRPr="00022465">
              <w:t>d</w:t>
            </w:r>
            <w:r w:rsidRPr="00022465">
              <w:t xml:space="preserve"> in conjunction with </w:t>
            </w:r>
            <w:r w:rsidR="0008384D" w:rsidRPr="00022465">
              <w:t xml:space="preserve">the </w:t>
            </w:r>
            <w:r w:rsidRPr="00022465">
              <w:t>command line processing mentioned in #15.</w:t>
            </w:r>
          </w:p>
          <w:p w14:paraId="7D339280" w14:textId="77777777" w:rsidR="000A6B49" w:rsidRPr="00022465" w:rsidRDefault="000A6B49" w:rsidP="007413DA">
            <w:pPr>
              <w:pStyle w:val="PlainText"/>
              <w:rPr>
                <w:sz w:val="16"/>
                <w:szCs w:val="16"/>
              </w:rPr>
            </w:pPr>
            <w:r w:rsidRPr="00022465">
              <w:rPr>
                <w:sz w:val="16"/>
                <w:szCs w:val="16"/>
              </w:rPr>
              <w:t xml:space="preserve">GRID         NWB     NBR     IMX     KMX   </w:t>
            </w:r>
            <w:proofErr w:type="gramStart"/>
            <w:r w:rsidRPr="00022465">
              <w:rPr>
                <w:sz w:val="16"/>
                <w:szCs w:val="16"/>
              </w:rPr>
              <w:t xml:space="preserve">NPROC  </w:t>
            </w:r>
            <w:r w:rsidRPr="00022465">
              <w:rPr>
                <w:sz w:val="16"/>
                <w:szCs w:val="16"/>
                <w:highlight w:val="yellow"/>
              </w:rPr>
              <w:t>CLOSEC</w:t>
            </w:r>
            <w:proofErr w:type="gramEnd"/>
          </w:p>
          <w:p w14:paraId="0C83B13D" w14:textId="7590F20F" w:rsidR="000A6B49" w:rsidRDefault="000A6B49" w:rsidP="007413DA">
            <w:pPr>
              <w:pStyle w:val="PlainText"/>
              <w:rPr>
                <w:sz w:val="14"/>
                <w:szCs w:val="16"/>
              </w:rPr>
            </w:pPr>
            <w:r w:rsidRPr="00022465">
              <w:rPr>
                <w:sz w:val="16"/>
                <w:szCs w:val="16"/>
              </w:rPr>
              <w:t xml:space="preserve">               1       1      23      22       0      </w:t>
            </w:r>
            <w:r w:rsidRPr="00022465">
              <w:rPr>
                <w:sz w:val="16"/>
                <w:szCs w:val="16"/>
                <w:highlight w:val="yellow"/>
              </w:rPr>
              <w:t>ON</w:t>
            </w:r>
          </w:p>
          <w:p w14:paraId="333334BF" w14:textId="54A31891" w:rsidR="000A6B49" w:rsidRPr="00022465" w:rsidRDefault="000A6B49" w:rsidP="00022465">
            <w:pPr>
              <w:pStyle w:val="TableText0"/>
            </w:pPr>
            <w:r w:rsidRPr="00022465">
              <w:t>When CLOSEC is set to ON, then the dialog box will disappear once the run finishes. If it is set to OFF, then the dialog box will remain until the user clicks ‘close</w:t>
            </w:r>
            <w:r w:rsidR="00AC06A5">
              <w:t>.</w:t>
            </w:r>
            <w:r w:rsidRPr="00022465">
              <w:t>’</w:t>
            </w:r>
          </w:p>
        </w:tc>
        <w:tc>
          <w:tcPr>
            <w:tcW w:w="1957" w:type="dxa"/>
          </w:tcPr>
          <w:p w14:paraId="4E7B5715" w14:textId="77777777" w:rsidR="000A6B49" w:rsidRDefault="000A6B49" w:rsidP="007413DA">
            <w:r>
              <w:t>9/12/09</w:t>
            </w:r>
          </w:p>
        </w:tc>
      </w:tr>
      <w:tr w:rsidR="000A6B49" w:rsidRPr="00A8639A" w14:paraId="3E6F2CD7" w14:textId="77777777" w:rsidTr="004C0946">
        <w:trPr>
          <w:cantSplit/>
        </w:trPr>
        <w:tc>
          <w:tcPr>
            <w:tcW w:w="606" w:type="dxa"/>
          </w:tcPr>
          <w:p w14:paraId="663CA660" w14:textId="77777777" w:rsidR="000A6B49" w:rsidRDefault="000A6B49" w:rsidP="007413DA">
            <w:r>
              <w:t>17</w:t>
            </w:r>
          </w:p>
        </w:tc>
        <w:tc>
          <w:tcPr>
            <w:tcW w:w="1240" w:type="dxa"/>
          </w:tcPr>
          <w:p w14:paraId="6954D379" w14:textId="77777777" w:rsidR="00E67603" w:rsidRDefault="000A6B49" w:rsidP="007413DA">
            <w:pPr>
              <w:rPr>
                <w:ins w:id="177" w:author="Honnalore Steissberg" w:date="2021-09-10T16:57:00Z"/>
              </w:rPr>
            </w:pPr>
            <w:r>
              <w:t xml:space="preserve">User </w:t>
            </w:r>
          </w:p>
          <w:p w14:paraId="3FC7AD2E" w14:textId="11183924" w:rsidR="000A6B49" w:rsidRDefault="000A6B49" w:rsidP="007413DA">
            <w:r>
              <w:t>Manual</w:t>
            </w:r>
          </w:p>
        </w:tc>
        <w:tc>
          <w:tcPr>
            <w:tcW w:w="1479" w:type="dxa"/>
          </w:tcPr>
          <w:p w14:paraId="6A4BA4A9" w14:textId="77777777" w:rsidR="000A6B49" w:rsidRDefault="000A6B49" w:rsidP="007413DA">
            <w:r>
              <w:t>Updates</w:t>
            </w:r>
          </w:p>
        </w:tc>
        <w:tc>
          <w:tcPr>
            <w:tcW w:w="4163" w:type="dxa"/>
          </w:tcPr>
          <w:p w14:paraId="72F8D742" w14:textId="77777777" w:rsidR="000A6B49" w:rsidRPr="00022465" w:rsidRDefault="000A6B49" w:rsidP="00022465">
            <w:pPr>
              <w:pStyle w:val="TableText0"/>
            </w:pPr>
            <w:r w:rsidRPr="00022465">
              <w:t>Updates and changes to the control file (#13-#16) were reflected in an updated User Manual.</w:t>
            </w:r>
          </w:p>
        </w:tc>
        <w:tc>
          <w:tcPr>
            <w:tcW w:w="1957" w:type="dxa"/>
          </w:tcPr>
          <w:p w14:paraId="4F670672" w14:textId="77777777" w:rsidR="000A6B49" w:rsidRDefault="000A6B49" w:rsidP="007413DA">
            <w:r>
              <w:t>9/12/09</w:t>
            </w:r>
          </w:p>
        </w:tc>
      </w:tr>
      <w:tr w:rsidR="000A6B49" w:rsidRPr="00A8639A" w14:paraId="34C820A5" w14:textId="77777777" w:rsidTr="004C0946">
        <w:trPr>
          <w:cantSplit/>
        </w:trPr>
        <w:tc>
          <w:tcPr>
            <w:tcW w:w="606" w:type="dxa"/>
          </w:tcPr>
          <w:p w14:paraId="4A17FD63" w14:textId="77777777" w:rsidR="000A6B49" w:rsidRDefault="000A6B49" w:rsidP="007413DA">
            <w:r>
              <w:lastRenderedPageBreak/>
              <w:t>18</w:t>
            </w:r>
          </w:p>
        </w:tc>
        <w:tc>
          <w:tcPr>
            <w:tcW w:w="1240" w:type="dxa"/>
          </w:tcPr>
          <w:p w14:paraId="15608B2B" w14:textId="77777777" w:rsidR="000A6B49" w:rsidRDefault="000A6B49" w:rsidP="007413DA">
            <w:r>
              <w:t>GUI</w:t>
            </w:r>
          </w:p>
        </w:tc>
        <w:tc>
          <w:tcPr>
            <w:tcW w:w="1479" w:type="dxa"/>
          </w:tcPr>
          <w:p w14:paraId="33C7C00C" w14:textId="77777777" w:rsidR="000A6B49" w:rsidRDefault="000A6B49" w:rsidP="007413DA">
            <w:r>
              <w:t>Updates</w:t>
            </w:r>
          </w:p>
        </w:tc>
        <w:tc>
          <w:tcPr>
            <w:tcW w:w="4163" w:type="dxa"/>
          </w:tcPr>
          <w:p w14:paraId="111F5485" w14:textId="77777777" w:rsidR="000A6B49" w:rsidRPr="00022465" w:rsidRDefault="000A6B49" w:rsidP="00022465">
            <w:pPr>
              <w:pStyle w:val="TableText0"/>
            </w:pPr>
            <w:r w:rsidRPr="00022465">
              <w:t>The GUI was updated with the following:</w:t>
            </w:r>
          </w:p>
          <w:p w14:paraId="79FA22B8" w14:textId="5E4CE30E" w:rsidR="000A6B49" w:rsidRPr="00022465" w:rsidRDefault="0008384D" w:rsidP="00022465">
            <w:pPr>
              <w:pStyle w:val="TableText0"/>
              <w:numPr>
                <w:ilvl w:val="0"/>
                <w:numId w:val="25"/>
              </w:numPr>
            </w:pPr>
            <w:r w:rsidRPr="00022465">
              <w:t>N</w:t>
            </w:r>
            <w:r w:rsidR="000A6B49" w:rsidRPr="00022465">
              <w:t>ew control file parameters NPROC and CLOSEC were added (see #14 and 16). There is also a SELECTC that will be used in V3.7 that has been included – ignore it for now.</w:t>
            </w:r>
          </w:p>
          <w:p w14:paraId="2D7FD132" w14:textId="52AD78B3" w:rsidR="00AC06A5" w:rsidRDefault="000A6B49" w:rsidP="007413DA">
            <w:pPr>
              <w:pStyle w:val="TableText0"/>
              <w:numPr>
                <w:ilvl w:val="0"/>
                <w:numId w:val="25"/>
              </w:numPr>
            </w:pPr>
            <w:r w:rsidRPr="00022465">
              <w:t xml:space="preserve">The GUI can </w:t>
            </w:r>
            <w:r w:rsidR="0008384D" w:rsidRPr="00022465">
              <w:t xml:space="preserve">also </w:t>
            </w:r>
            <w:r w:rsidRPr="00022465">
              <w:t>be controlled by command line passing of the working directory and file. In a batch program or from the command line in a DOS box</w:t>
            </w:r>
            <w:r w:rsidR="0008384D" w:rsidRPr="00022465">
              <w:t>,</w:t>
            </w:r>
            <w:r w:rsidRPr="00022465">
              <w:t xml:space="preserve"> you can execute the GUI as follows:</w:t>
            </w:r>
          </w:p>
          <w:p w14:paraId="495122D1" w14:textId="77777777" w:rsidR="000A6B49" w:rsidRPr="00AC06A5" w:rsidRDefault="000A6B49" w:rsidP="00022465">
            <w:pPr>
              <w:pStyle w:val="TableText0"/>
              <w:ind w:left="720"/>
            </w:pPr>
          </w:p>
          <w:p w14:paraId="48B1981F" w14:textId="77777777" w:rsidR="000A6B49" w:rsidRPr="00AC06A5" w:rsidRDefault="000A6B49" w:rsidP="007413DA">
            <w:pPr>
              <w:pStyle w:val="PlainText"/>
              <w:rPr>
                <w:sz w:val="16"/>
                <w:szCs w:val="16"/>
              </w:rPr>
            </w:pPr>
            <w:r w:rsidRPr="00AC06A5">
              <w:rPr>
                <w:sz w:val="16"/>
                <w:szCs w:val="16"/>
              </w:rPr>
              <w:t>"C:\</w:t>
            </w:r>
            <w:proofErr w:type="spellStart"/>
            <w:r w:rsidRPr="00AC06A5">
              <w:rPr>
                <w:sz w:val="16"/>
                <w:szCs w:val="16"/>
              </w:rPr>
              <w:t>scott</w:t>
            </w:r>
            <w:proofErr w:type="spellEnd"/>
            <w:r w:rsidRPr="00AC06A5">
              <w:rPr>
                <w:sz w:val="16"/>
                <w:szCs w:val="16"/>
              </w:rPr>
              <w:t>\research\corps of engineers\</w:t>
            </w:r>
            <w:proofErr w:type="spellStart"/>
            <w:r w:rsidRPr="00AC06A5">
              <w:rPr>
                <w:sz w:val="16"/>
                <w:szCs w:val="16"/>
              </w:rPr>
              <w:t>tomcole</w:t>
            </w:r>
            <w:proofErr w:type="spellEnd"/>
            <w:r w:rsidRPr="00AC06A5">
              <w:rPr>
                <w:sz w:val="16"/>
                <w:szCs w:val="16"/>
              </w:rPr>
              <w:t>\w2code\GUI36\w2control\w2control36.exe" C:\scott\w2workshop\2009 workshop\</w:t>
            </w:r>
            <w:proofErr w:type="spellStart"/>
            <w:r w:rsidRPr="00AC06A5">
              <w:rPr>
                <w:sz w:val="16"/>
                <w:szCs w:val="16"/>
              </w:rPr>
              <w:t>waterqual</w:t>
            </w:r>
            <w:proofErr w:type="spellEnd"/>
            <w:r w:rsidRPr="00AC06A5">
              <w:rPr>
                <w:sz w:val="16"/>
                <w:szCs w:val="16"/>
              </w:rPr>
              <w:t>\problem1\w2_con.npt</w:t>
            </w:r>
          </w:p>
          <w:p w14:paraId="6025C230" w14:textId="77777777" w:rsidR="000A6B49" w:rsidRDefault="000A6B49" w:rsidP="007413DA">
            <w:pPr>
              <w:pStyle w:val="PlainText"/>
              <w:rPr>
                <w:sz w:val="16"/>
                <w:szCs w:val="16"/>
              </w:rPr>
            </w:pPr>
          </w:p>
          <w:p w14:paraId="0ABABA1C" w14:textId="63FC4F34" w:rsidR="000A6B49" w:rsidRPr="00022465" w:rsidRDefault="000A6B49" w:rsidP="00022465">
            <w:pPr>
              <w:pStyle w:val="TableText0"/>
            </w:pPr>
            <w:r w:rsidRPr="00022465">
              <w:t xml:space="preserve">The first string in quotes executes the GUI. The command line argument is NOT in quotes. This program was developed in VB6 and does not take quotes around the command line. Note that this is different than the FORTRAN command line argument. </w:t>
            </w:r>
            <w:proofErr w:type="gramStart"/>
            <w:r w:rsidRPr="00022465">
              <w:t>So</w:t>
            </w:r>
            <w:proofErr w:type="gramEnd"/>
            <w:r w:rsidRPr="00022465">
              <w:t xml:space="preserve"> the above command will open the GUI and load the control file automatically.</w:t>
            </w:r>
          </w:p>
          <w:p w14:paraId="38827D1E" w14:textId="77777777" w:rsidR="000A6B49" w:rsidRPr="00AC06A5" w:rsidRDefault="000A6B49" w:rsidP="00022465">
            <w:pPr>
              <w:pStyle w:val="PlainText"/>
              <w:numPr>
                <w:ilvl w:val="0"/>
                <w:numId w:val="20"/>
              </w:numPr>
              <w:jc w:val="both"/>
              <w:rPr>
                <w:rFonts w:ascii="Calibri" w:hAnsi="Calibri"/>
                <w:sz w:val="18"/>
                <w:szCs w:val="18"/>
              </w:rPr>
            </w:pPr>
            <w:r w:rsidRPr="00AC06A5">
              <w:rPr>
                <w:rFonts w:ascii="Calibri" w:hAnsi="Calibri"/>
                <w:sz w:val="18"/>
                <w:szCs w:val="18"/>
              </w:rPr>
              <w:t>A text box now shows the file path and name of the file that you are working on</w:t>
            </w:r>
          </w:p>
          <w:p w14:paraId="0106C38A" w14:textId="6FEFB73D" w:rsidR="000A6B49" w:rsidRPr="001576AA" w:rsidRDefault="0008384D" w:rsidP="00022465">
            <w:pPr>
              <w:pStyle w:val="PlainText"/>
              <w:numPr>
                <w:ilvl w:val="0"/>
                <w:numId w:val="20"/>
              </w:numPr>
              <w:jc w:val="both"/>
              <w:rPr>
                <w:rFonts w:ascii="Calibri" w:hAnsi="Calibri"/>
                <w:sz w:val="18"/>
                <w:szCs w:val="18"/>
              </w:rPr>
            </w:pPr>
            <w:r w:rsidRPr="00AC06A5">
              <w:rPr>
                <w:rFonts w:ascii="Calibri" w:hAnsi="Calibri"/>
                <w:sz w:val="18"/>
                <w:szCs w:val="18"/>
              </w:rPr>
              <w:t>Earlier i</w:t>
            </w:r>
            <w:r w:rsidR="000A6B49" w:rsidRPr="00AC06A5">
              <w:rPr>
                <w:rFonts w:ascii="Calibri" w:hAnsi="Calibri"/>
                <w:sz w:val="18"/>
                <w:szCs w:val="18"/>
              </w:rPr>
              <w:t>n file open, all *.</w:t>
            </w:r>
            <w:proofErr w:type="spellStart"/>
            <w:r w:rsidR="000A6B49" w:rsidRPr="00AC06A5">
              <w:rPr>
                <w:rFonts w:ascii="Calibri" w:hAnsi="Calibri"/>
                <w:sz w:val="18"/>
                <w:szCs w:val="18"/>
              </w:rPr>
              <w:t>npt</w:t>
            </w:r>
            <w:proofErr w:type="spellEnd"/>
            <w:r w:rsidR="000A6B49" w:rsidRPr="00AC06A5">
              <w:rPr>
                <w:rFonts w:ascii="Calibri" w:hAnsi="Calibri"/>
                <w:sz w:val="18"/>
                <w:szCs w:val="18"/>
              </w:rPr>
              <w:t xml:space="preserve"> files were shown. Since only </w:t>
            </w:r>
            <w:r w:rsidR="000A6B49" w:rsidRPr="00022465">
              <w:rPr>
                <w:rFonts w:ascii="Calibri" w:hAnsi="Calibri"/>
                <w:b/>
                <w:bCs/>
                <w:sz w:val="18"/>
                <w:szCs w:val="18"/>
              </w:rPr>
              <w:t>w2_con.npt</w:t>
            </w:r>
            <w:r w:rsidR="000A6B49" w:rsidRPr="00AC06A5">
              <w:rPr>
                <w:rFonts w:ascii="Calibri" w:hAnsi="Calibri"/>
                <w:sz w:val="18"/>
                <w:szCs w:val="18"/>
              </w:rPr>
              <w:t xml:space="preserve"> files are loaded into the GUI, only the </w:t>
            </w:r>
            <w:r w:rsidR="000A6B49" w:rsidRPr="00022465">
              <w:rPr>
                <w:rFonts w:ascii="Calibri" w:hAnsi="Calibri"/>
                <w:b/>
                <w:bCs/>
                <w:sz w:val="18"/>
                <w:szCs w:val="18"/>
              </w:rPr>
              <w:t>w2_con.npt</w:t>
            </w:r>
            <w:r w:rsidR="000A6B49" w:rsidRPr="00AC06A5">
              <w:rPr>
                <w:rFonts w:ascii="Calibri" w:hAnsi="Calibri"/>
                <w:sz w:val="18"/>
                <w:szCs w:val="18"/>
              </w:rPr>
              <w:t xml:space="preserve"> file was shown for opening.</w:t>
            </w:r>
          </w:p>
        </w:tc>
        <w:tc>
          <w:tcPr>
            <w:tcW w:w="1957" w:type="dxa"/>
          </w:tcPr>
          <w:p w14:paraId="7B883E3A" w14:textId="77777777" w:rsidR="000A6B49" w:rsidRDefault="000A6B49" w:rsidP="007413DA">
            <w:r>
              <w:t>9/12/09</w:t>
            </w:r>
          </w:p>
        </w:tc>
      </w:tr>
      <w:tr w:rsidR="000A6B49" w:rsidRPr="00A8639A" w14:paraId="59296E09" w14:textId="77777777" w:rsidTr="004C0946">
        <w:trPr>
          <w:cantSplit/>
        </w:trPr>
        <w:tc>
          <w:tcPr>
            <w:tcW w:w="606" w:type="dxa"/>
          </w:tcPr>
          <w:p w14:paraId="7C993CC5" w14:textId="77777777" w:rsidR="000A6B49" w:rsidRDefault="000A6B49" w:rsidP="007413DA">
            <w:r>
              <w:t>19</w:t>
            </w:r>
          </w:p>
        </w:tc>
        <w:tc>
          <w:tcPr>
            <w:tcW w:w="1240" w:type="dxa"/>
          </w:tcPr>
          <w:p w14:paraId="1DBD41D0" w14:textId="77777777" w:rsidR="000A6B49" w:rsidRDefault="000A6B49" w:rsidP="007413DA">
            <w:r>
              <w:t>W2</w:t>
            </w:r>
          </w:p>
        </w:tc>
        <w:tc>
          <w:tcPr>
            <w:tcW w:w="1479" w:type="dxa"/>
          </w:tcPr>
          <w:p w14:paraId="3B462BE8" w14:textId="77777777" w:rsidR="008C4A3D" w:rsidRDefault="000A6B49" w:rsidP="007413DA">
            <w:r>
              <w:t xml:space="preserve">Gates, </w:t>
            </w:r>
          </w:p>
          <w:p w14:paraId="00927FF0" w14:textId="2D6CA016" w:rsidR="000A6B49" w:rsidRDefault="000A6B49" w:rsidP="007413DA">
            <w:r>
              <w:t>spillways, pipes</w:t>
            </w:r>
          </w:p>
        </w:tc>
        <w:tc>
          <w:tcPr>
            <w:tcW w:w="4163" w:type="dxa"/>
          </w:tcPr>
          <w:p w14:paraId="0F42D695" w14:textId="77777777" w:rsidR="000A6B49" w:rsidRPr="00022465" w:rsidRDefault="000A6B49" w:rsidP="00022465">
            <w:pPr>
              <w:pStyle w:val="TableText0"/>
            </w:pPr>
            <w:r w:rsidRPr="00022465">
              <w:t>Whenever DOWN was specified for a gate, spillway or pump, the model estimated the water level at the end of the segment, rather than using the branch center water level. This is important in sloping river systems where a long segment may have a water surface elevation drop between the segment center and the edge. In the past this was computed assuming the slope of the channel. This was updated to estimate the water surface elevation using linear interpolation rather than the grid slope. Below is an example of the code fix – in this case for GATES:</w:t>
            </w:r>
          </w:p>
          <w:p w14:paraId="122ED50B" w14:textId="77777777" w:rsidR="000A6B49" w:rsidRDefault="000A6B49" w:rsidP="007413DA">
            <w:pPr>
              <w:pStyle w:val="PlainText"/>
              <w:rPr>
                <w:rFonts w:ascii="Calibri" w:hAnsi="Calibri"/>
                <w:sz w:val="18"/>
                <w:szCs w:val="16"/>
              </w:rPr>
            </w:pPr>
          </w:p>
          <w:p w14:paraId="29AFCDD8" w14:textId="33FE3FE4" w:rsidR="000A6B49" w:rsidRPr="00022465" w:rsidRDefault="00C37447" w:rsidP="00022465">
            <w:pPr>
              <w:pStyle w:val="TableText0"/>
            </w:pPr>
            <w:r w:rsidRPr="00C37447">
              <w:t>Old code</w:t>
            </w:r>
            <w:r w:rsidR="000A6B49" w:rsidRPr="00022465">
              <w:t>:</w:t>
            </w:r>
          </w:p>
          <w:p w14:paraId="58789432" w14:textId="77777777" w:rsidR="000A6B49" w:rsidRDefault="000A6B49" w:rsidP="007413DA">
            <w:pPr>
              <w:autoSpaceDE w:val="0"/>
              <w:autoSpaceDN w:val="0"/>
              <w:adjustRightInd w:val="0"/>
              <w:rPr>
                <w:rFonts w:ascii="Courier New" w:hAnsi="Courier New" w:cs="Courier New"/>
                <w:noProof/>
                <w:color w:val="008000"/>
              </w:rPr>
            </w:pPr>
            <w:r w:rsidRPr="002F5F0B">
              <w:rPr>
                <w:rFonts w:ascii="Courier New" w:hAnsi="Courier New" w:cs="Courier New"/>
                <w:noProof/>
                <w:color w:val="008000"/>
                <w:sz w:val="16"/>
              </w:rPr>
              <w:t xml:space="preserve">ELIU=ELWS(IUGT(JG))-SINA(JBUGT(JG))*DLX(IUGT(JG))*0.5 </w:t>
            </w:r>
            <w:r>
              <w:rPr>
                <w:rFonts w:ascii="Courier New" w:hAnsi="Courier New" w:cs="Courier New"/>
                <w:noProof/>
                <w:color w:val="008000"/>
              </w:rPr>
              <w:t xml:space="preserve">    </w:t>
            </w:r>
          </w:p>
          <w:p w14:paraId="24DA379E" w14:textId="77777777" w:rsidR="000A6B49" w:rsidRDefault="000A6B49" w:rsidP="007413DA">
            <w:pPr>
              <w:pStyle w:val="PlainText"/>
              <w:rPr>
                <w:rFonts w:ascii="Calibri" w:hAnsi="Calibri"/>
                <w:sz w:val="18"/>
                <w:szCs w:val="16"/>
              </w:rPr>
            </w:pPr>
          </w:p>
          <w:p w14:paraId="62946457" w14:textId="33A32879" w:rsidR="000A6B49" w:rsidRPr="00022465" w:rsidRDefault="00C37447" w:rsidP="00022465">
            <w:pPr>
              <w:pStyle w:val="TableText0"/>
            </w:pPr>
            <w:r w:rsidRPr="00C37447">
              <w:t>New code</w:t>
            </w:r>
            <w:r w:rsidR="000A6B49" w:rsidRPr="00022465">
              <w:t>:</w:t>
            </w:r>
          </w:p>
          <w:p w14:paraId="71DA436E" w14:textId="77777777" w:rsidR="000A6B49" w:rsidRPr="002F5F0B" w:rsidRDefault="000A6B49" w:rsidP="007413DA">
            <w:pPr>
              <w:pStyle w:val="PlainText"/>
              <w:rPr>
                <w:rFonts w:ascii="Calibri" w:hAnsi="Calibri"/>
                <w:sz w:val="16"/>
                <w:szCs w:val="16"/>
              </w:rPr>
            </w:pPr>
            <w:r w:rsidRPr="002F5F0B">
              <w:rPr>
                <w:noProof/>
                <w:sz w:val="16"/>
                <w:szCs w:val="16"/>
              </w:rPr>
              <w:t xml:space="preserve">ELIU= ELWS(IUGT(JG)) + (ELWS(IUGT(JG))-ELWS(IUGT(JG)-1))/(0.5*(DLX(IUGT(JG))+DLX(IUGT(JG)-1)))*DLX(IUGT(JG))*0.5   </w:t>
            </w:r>
          </w:p>
        </w:tc>
        <w:tc>
          <w:tcPr>
            <w:tcW w:w="1957" w:type="dxa"/>
          </w:tcPr>
          <w:p w14:paraId="5D59CD64" w14:textId="77777777" w:rsidR="000A6B49" w:rsidRDefault="000A6B49" w:rsidP="007413DA">
            <w:r>
              <w:t>9/25/09</w:t>
            </w:r>
          </w:p>
        </w:tc>
      </w:tr>
      <w:tr w:rsidR="000A6B49" w:rsidRPr="00A8639A" w14:paraId="6BEDD2F3" w14:textId="77777777" w:rsidTr="004C0946">
        <w:trPr>
          <w:cantSplit/>
        </w:trPr>
        <w:tc>
          <w:tcPr>
            <w:tcW w:w="606" w:type="dxa"/>
          </w:tcPr>
          <w:p w14:paraId="256F4103" w14:textId="77777777" w:rsidR="000A6B49" w:rsidRDefault="000A6B49" w:rsidP="007413DA">
            <w:r>
              <w:lastRenderedPageBreak/>
              <w:t>20</w:t>
            </w:r>
          </w:p>
        </w:tc>
        <w:tc>
          <w:tcPr>
            <w:tcW w:w="1240" w:type="dxa"/>
          </w:tcPr>
          <w:p w14:paraId="381DDF97" w14:textId="77777777" w:rsidR="000A6B49" w:rsidRDefault="000A6B49" w:rsidP="007413DA">
            <w:r>
              <w:t>W2</w:t>
            </w:r>
          </w:p>
        </w:tc>
        <w:tc>
          <w:tcPr>
            <w:tcW w:w="1479" w:type="dxa"/>
          </w:tcPr>
          <w:p w14:paraId="4E91A1E4" w14:textId="77777777" w:rsidR="008C4A3D" w:rsidRDefault="000A6B49" w:rsidP="007413DA">
            <w:r>
              <w:t xml:space="preserve">New </w:t>
            </w:r>
          </w:p>
          <w:p w14:paraId="6D1772FA" w14:textId="260951BE" w:rsidR="000A6B49" w:rsidRDefault="000A6B49" w:rsidP="007413DA">
            <w:r>
              <w:t>executable</w:t>
            </w:r>
          </w:p>
        </w:tc>
        <w:tc>
          <w:tcPr>
            <w:tcW w:w="4163" w:type="dxa"/>
          </w:tcPr>
          <w:p w14:paraId="37A2D9D5" w14:textId="77777777" w:rsidR="000A6B49" w:rsidRPr="00022465" w:rsidRDefault="000A6B49" w:rsidP="00022465">
            <w:pPr>
              <w:pStyle w:val="TableText0"/>
            </w:pPr>
            <w:r w:rsidRPr="00022465">
              <w:t>A new executable was made using a new release of Intel Version 11 compiler that corrected problems with Windows 7 applications.</w:t>
            </w:r>
          </w:p>
        </w:tc>
        <w:tc>
          <w:tcPr>
            <w:tcW w:w="1957" w:type="dxa"/>
          </w:tcPr>
          <w:p w14:paraId="7D8B8157" w14:textId="77777777" w:rsidR="000A6B49" w:rsidRDefault="000A6B49" w:rsidP="007413DA">
            <w:r>
              <w:t>9/25/09</w:t>
            </w:r>
          </w:p>
        </w:tc>
      </w:tr>
      <w:tr w:rsidR="000A6B49" w:rsidRPr="00A8639A" w14:paraId="653CE438" w14:textId="77777777" w:rsidTr="004C0946">
        <w:trPr>
          <w:cantSplit/>
        </w:trPr>
        <w:tc>
          <w:tcPr>
            <w:tcW w:w="606" w:type="dxa"/>
          </w:tcPr>
          <w:p w14:paraId="1DC2A74B" w14:textId="77777777" w:rsidR="000A6B49" w:rsidRDefault="000A6B49" w:rsidP="007413DA">
            <w:r>
              <w:lastRenderedPageBreak/>
              <w:t>21</w:t>
            </w:r>
          </w:p>
        </w:tc>
        <w:tc>
          <w:tcPr>
            <w:tcW w:w="1240" w:type="dxa"/>
          </w:tcPr>
          <w:p w14:paraId="4F98BB31" w14:textId="77777777" w:rsidR="000A6B49" w:rsidRDefault="000A6B49" w:rsidP="007413DA">
            <w:r>
              <w:t>W2</w:t>
            </w:r>
          </w:p>
        </w:tc>
        <w:tc>
          <w:tcPr>
            <w:tcW w:w="1479" w:type="dxa"/>
          </w:tcPr>
          <w:p w14:paraId="2BEE738E" w14:textId="77777777" w:rsidR="008C4A3D" w:rsidRDefault="000A6B49" w:rsidP="007413DA">
            <w:r>
              <w:t xml:space="preserve">ICE cover </w:t>
            </w:r>
          </w:p>
          <w:p w14:paraId="31522390" w14:textId="47D0AFA0" w:rsidR="000A6B49" w:rsidRDefault="000A6B49" w:rsidP="007413DA">
            <w:r>
              <w:t>algorithm</w:t>
            </w:r>
          </w:p>
        </w:tc>
        <w:tc>
          <w:tcPr>
            <w:tcW w:w="4163" w:type="dxa"/>
          </w:tcPr>
          <w:p w14:paraId="372B2035" w14:textId="39017D6D" w:rsidR="000A6B49" w:rsidRPr="00AD4376" w:rsidRDefault="000A6B49" w:rsidP="00AD4376">
            <w:pPr>
              <w:pStyle w:val="TableText0"/>
            </w:pPr>
            <w:r w:rsidRPr="00AD4376">
              <w:t xml:space="preserve">There were </w:t>
            </w:r>
            <w:r w:rsidR="003568B1" w:rsidRPr="00AD4376">
              <w:t xml:space="preserve">some </w:t>
            </w:r>
            <w:r w:rsidRPr="00AD4376">
              <w:t>logic errors in the ice cover algorithm. These were corrected below:</w:t>
            </w:r>
          </w:p>
          <w:p w14:paraId="0C7F6361" w14:textId="77777777" w:rsidR="000A6B49" w:rsidRPr="008B7BD1" w:rsidRDefault="000A6B49" w:rsidP="007413DA">
            <w:pPr>
              <w:autoSpaceDE w:val="0"/>
              <w:autoSpaceDN w:val="0"/>
              <w:adjustRightInd w:val="0"/>
              <w:rPr>
                <w:rFonts w:ascii="Courier New" w:hAnsi="Courier New" w:cs="Courier New"/>
                <w:noProof/>
                <w:sz w:val="16"/>
              </w:rPr>
            </w:pPr>
          </w:p>
          <w:p w14:paraId="0E1436B7"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Ice thickness</w:t>
            </w:r>
          </w:p>
          <w:p w14:paraId="3883BFFB"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ICETH(I) = ICETH(I)+ICETHU+ICETH1+ICETH2</w:t>
            </w:r>
          </w:p>
          <w:p w14:paraId="3168CE2F"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(ICETH(I) &lt; ICE_TOL) ICETH(I) = 0.0</w:t>
            </w:r>
          </w:p>
          <w:p w14:paraId="1CBABE4A"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(WINTER .AND. (.NOT. ICE_IN(JB))) </w:t>
            </w:r>
            <w:r w:rsidRPr="008B7BD1">
              <w:rPr>
                <w:rFonts w:ascii="Courier New" w:hAnsi="Courier New" w:cs="Courier New"/>
                <w:b/>
                <w:bCs/>
                <w:noProof/>
                <w:color w:val="0000FF"/>
                <w:sz w:val="16"/>
              </w:rPr>
              <w:t>THEN</w:t>
            </w:r>
          </w:p>
          <w:p w14:paraId="4322CEDC"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(.NOT. ALLOW_ICE(I)) ICETH(I) = 0.0</w:t>
            </w:r>
          </w:p>
          <w:p w14:paraId="2966ADAF"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6321CB4B"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ICE(I)   = ICETH(I) &gt; 0.0</w:t>
            </w:r>
          </w:p>
          <w:p w14:paraId="2280E958"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(ICE(I))</w:t>
            </w:r>
            <w:r w:rsidRPr="008B7BD1">
              <w:rPr>
                <w:rFonts w:ascii="Courier New" w:hAnsi="Courier New" w:cs="Courier New"/>
                <w:b/>
                <w:bCs/>
                <w:noProof/>
                <w:color w:val="0000FF"/>
                <w:sz w:val="16"/>
              </w:rPr>
              <w:t>THEN</w:t>
            </w:r>
            <w:r w:rsidRPr="008B7BD1">
              <w:rPr>
                <w:rFonts w:ascii="Courier New" w:hAnsi="Courier New" w:cs="Courier New"/>
                <w:noProof/>
                <w:sz w:val="16"/>
              </w:rPr>
              <w:t xml:space="preserve">    </w:t>
            </w:r>
            <w:r w:rsidRPr="008B7BD1">
              <w:rPr>
                <w:rFonts w:ascii="Courier New" w:hAnsi="Courier New" w:cs="Courier New"/>
                <w:noProof/>
                <w:color w:val="008000"/>
                <w:sz w:val="16"/>
              </w:rPr>
              <w:t>! 3/27/08 SW</w:t>
            </w:r>
          </w:p>
          <w:p w14:paraId="46849A6D"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0.0</w:t>
            </w:r>
          </w:p>
          <w:p w14:paraId="6825300C"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ELSE</w:t>
            </w:r>
          </w:p>
          <w:p w14:paraId="75B11E23"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1.0</w:t>
            </w:r>
          </w:p>
          <w:p w14:paraId="26DE267E"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ENDIF</w:t>
            </w:r>
          </w:p>
          <w:p w14:paraId="33777A54"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ICETHU   = 0.0</w:t>
            </w:r>
          </w:p>
          <w:p w14:paraId="099CB818"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ICETH1   = 0.0</w:t>
            </w:r>
          </w:p>
          <w:p w14:paraId="5C4F2072"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ICETH2   = 0.0</w:t>
            </w:r>
          </w:p>
          <w:p w14:paraId="629CAA4D"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(ICETH(I) &lt; ICE_TOL .AND. ICETH(I) &gt; 0.0) ICETH(I) = ICE_TOL</w:t>
            </w:r>
          </w:p>
          <w:p w14:paraId="2F3E339A"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ELSE</w:t>
            </w:r>
          </w:p>
          <w:p w14:paraId="004E567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(TERM_BY_TERM(JW))</w:t>
            </w:r>
            <w:r w:rsidRPr="008B7BD1">
              <w:rPr>
                <w:rFonts w:ascii="Courier New" w:hAnsi="Courier New" w:cs="Courier New"/>
                <w:b/>
                <w:bCs/>
                <w:noProof/>
                <w:color w:val="0000FF"/>
                <w:sz w:val="16"/>
              </w:rPr>
              <w:t>CALL</w:t>
            </w:r>
            <w:r w:rsidRPr="008B7BD1">
              <w:rPr>
                <w:rFonts w:ascii="Courier New" w:hAnsi="Courier New" w:cs="Courier New"/>
                <w:noProof/>
                <w:sz w:val="16"/>
              </w:rPr>
              <w:t xml:space="preserve"> EQUILIBRIUM_TEMPERATURE           </w:t>
            </w:r>
            <w:r w:rsidRPr="008B7BD1">
              <w:rPr>
                <w:rFonts w:ascii="Courier New" w:hAnsi="Courier New" w:cs="Courier New"/>
                <w:noProof/>
                <w:color w:val="008000"/>
                <w:sz w:val="16"/>
              </w:rPr>
              <w:t>! SW 10/20/09 Must call this first otherwise ET and CSHE are 0</w:t>
            </w:r>
          </w:p>
          <w:p w14:paraId="5856E91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HIA      = 0.2367*CSHE(I)/5.65E-8                          </w:t>
            </w:r>
            <w:r w:rsidRPr="008B7BD1">
              <w:rPr>
                <w:rFonts w:ascii="Courier New" w:hAnsi="Courier New" w:cs="Courier New"/>
                <w:noProof/>
                <w:color w:val="008000"/>
                <w:sz w:val="16"/>
              </w:rPr>
              <w:t>! JM 11/08 convert SI units of m/s to English (btu/ft2/d/F) and then back to SI W/m2/C</w:t>
            </w:r>
          </w:p>
          <w:p w14:paraId="19381DFA"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ICETH(I) = MAX(0.0,ICETH(I)+DLT*((RIMT-ET(I))/(ICETH(I)/RK1+1.0/HIA)-(T2(KT,I)-RIMT))/RHOIRL1)</w:t>
            </w:r>
            <w:r>
              <w:rPr>
                <w:rFonts w:ascii="Courier New" w:hAnsi="Courier New" w:cs="Courier New"/>
                <w:noProof/>
                <w:color w:val="008000"/>
                <w:sz w:val="16"/>
              </w:rPr>
              <w:t xml:space="preserve">    ! OLD CODE</w:t>
            </w:r>
          </w:p>
          <w:p w14:paraId="18E2B7CB"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ICETH(I) = </w:t>
            </w:r>
            <w:r w:rsidRPr="008B7BD1">
              <w:rPr>
                <w:rFonts w:ascii="Courier New" w:hAnsi="Courier New" w:cs="Courier New"/>
                <w:noProof/>
                <w:color w:val="0000FF"/>
                <w:sz w:val="16"/>
              </w:rPr>
              <w:t>MAX</w:t>
            </w:r>
            <w:r w:rsidRPr="008B7BD1">
              <w:rPr>
                <w:rFonts w:ascii="Courier New" w:hAnsi="Courier New" w:cs="Courier New"/>
                <w:noProof/>
                <w:sz w:val="16"/>
              </w:rPr>
              <w:t xml:space="preserve">(0.0,ICETH(I)+DLT*((RIMT-ET(I))/(ICETH(I)/RK1+1.0/HIA)-HWI(JW)*(T2(KT,I)-RIMT))/RHOIRL1)   </w:t>
            </w:r>
            <w:r w:rsidRPr="008B7BD1">
              <w:rPr>
                <w:rFonts w:ascii="Courier New" w:hAnsi="Courier New" w:cs="Courier New"/>
                <w:noProof/>
                <w:color w:val="008000"/>
                <w:sz w:val="16"/>
              </w:rPr>
              <w:t>! SW 10/20/09 Revised missing HWI(JW)</w:t>
            </w:r>
          </w:p>
          <w:p w14:paraId="4CB1B485"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ICE(I)   = ICETH(I) &gt; 0.0</w:t>
            </w:r>
          </w:p>
          <w:p w14:paraId="586740FC"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1.0</w:t>
            </w:r>
          </w:p>
          <w:p w14:paraId="0C34E84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(ICE(I)) </w:t>
            </w:r>
            <w:r w:rsidRPr="008B7BD1">
              <w:rPr>
                <w:rFonts w:ascii="Courier New" w:hAnsi="Courier New" w:cs="Courier New"/>
                <w:b/>
                <w:bCs/>
                <w:noProof/>
                <w:color w:val="0000FF"/>
                <w:sz w:val="16"/>
              </w:rPr>
              <w:t>THEN</w:t>
            </w:r>
          </w:p>
          <w:p w14:paraId="64BEBDE2"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TFLUX      = 2.392E-7*(RIMT-T2(KT,I))*BI(KT,I)*DLX(I)</w:t>
            </w:r>
            <w:r>
              <w:rPr>
                <w:rFonts w:ascii="Courier New" w:hAnsi="Courier New" w:cs="Courier New"/>
                <w:noProof/>
                <w:color w:val="008000"/>
                <w:sz w:val="16"/>
              </w:rPr>
              <w:t xml:space="preserve">  ! OLD CODE</w:t>
            </w:r>
          </w:p>
          <w:p w14:paraId="048770C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TFLUX      = 2.392E-7*HWI(JW)*(RIMT-T2(KT,I))*BI(KT,I)*DLX(I)      </w:t>
            </w:r>
            <w:r w:rsidRPr="008B7BD1">
              <w:rPr>
                <w:rFonts w:ascii="Courier New" w:hAnsi="Courier New" w:cs="Courier New"/>
                <w:noProof/>
                <w:color w:val="008000"/>
                <w:sz w:val="16"/>
              </w:rPr>
              <w:t>! SW 10/20/09 Revised missing HWI(JW)</w:t>
            </w:r>
          </w:p>
          <w:p w14:paraId="5AFD53EF"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TSS(KT,I)  = TSS(KT,I) +TFLUX</w:t>
            </w:r>
          </w:p>
          <w:p w14:paraId="4389DE07"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TSSICE(JB) = TSSICE(JB)+TFLUX*DLT</w:t>
            </w:r>
          </w:p>
          <w:p w14:paraId="1B178318"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0.0</w:t>
            </w:r>
          </w:p>
          <w:p w14:paraId="700CED4F"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3AF8D56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771EB07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DO</w:t>
            </w:r>
          </w:p>
          <w:p w14:paraId="6F63E6D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669AE539" w14:textId="77777777" w:rsidR="000A6B49" w:rsidRDefault="000A6B49" w:rsidP="007413DA">
            <w:pPr>
              <w:pStyle w:val="PlainText"/>
              <w:rPr>
                <w:rFonts w:ascii="Calibri" w:hAnsi="Calibri"/>
                <w:sz w:val="18"/>
                <w:szCs w:val="16"/>
              </w:rPr>
            </w:pPr>
            <w:r w:rsidRPr="008B7BD1">
              <w:rPr>
                <w:noProof/>
                <w:sz w:val="16"/>
              </w:rPr>
              <w:t xml:space="preserve">        </w:t>
            </w:r>
            <w:r w:rsidRPr="008B7BD1">
              <w:rPr>
                <w:b/>
                <w:bCs/>
                <w:noProof/>
                <w:color w:val="0000FF"/>
                <w:sz w:val="16"/>
              </w:rPr>
              <w:t>END IF</w:t>
            </w:r>
          </w:p>
        </w:tc>
        <w:tc>
          <w:tcPr>
            <w:tcW w:w="1957" w:type="dxa"/>
          </w:tcPr>
          <w:p w14:paraId="5F589AF0" w14:textId="77777777" w:rsidR="000A6B49" w:rsidRDefault="000A6B49" w:rsidP="007413DA">
            <w:r>
              <w:t>10/20/09</w:t>
            </w:r>
          </w:p>
        </w:tc>
      </w:tr>
      <w:tr w:rsidR="000A6B49" w:rsidRPr="00A8639A" w14:paraId="3F367E28" w14:textId="77777777" w:rsidTr="004C0946">
        <w:trPr>
          <w:cantSplit/>
        </w:trPr>
        <w:tc>
          <w:tcPr>
            <w:tcW w:w="606" w:type="dxa"/>
          </w:tcPr>
          <w:p w14:paraId="6C0C1BEC" w14:textId="77777777" w:rsidR="000A6B49" w:rsidRDefault="000A6B49" w:rsidP="007413DA">
            <w:r>
              <w:t>22</w:t>
            </w:r>
          </w:p>
        </w:tc>
        <w:tc>
          <w:tcPr>
            <w:tcW w:w="1240" w:type="dxa"/>
          </w:tcPr>
          <w:p w14:paraId="279815EF" w14:textId="77777777" w:rsidR="000A6B49" w:rsidRDefault="000A6B49" w:rsidP="007413DA">
            <w:r>
              <w:t>W2</w:t>
            </w:r>
          </w:p>
        </w:tc>
        <w:tc>
          <w:tcPr>
            <w:tcW w:w="1479" w:type="dxa"/>
          </w:tcPr>
          <w:p w14:paraId="108E4C91" w14:textId="77777777" w:rsidR="000A6B49" w:rsidRDefault="000A6B49" w:rsidP="007413DA">
            <w:r>
              <w:t>Gates output in QWD file</w:t>
            </w:r>
          </w:p>
        </w:tc>
        <w:tc>
          <w:tcPr>
            <w:tcW w:w="4163" w:type="dxa"/>
          </w:tcPr>
          <w:p w14:paraId="548D6E0A" w14:textId="610E4C46" w:rsidR="000A6B49" w:rsidRDefault="000A6B49" w:rsidP="00AD4376">
            <w:pPr>
              <w:pStyle w:val="TableText0"/>
              <w:rPr>
                <w:szCs w:val="16"/>
              </w:rPr>
            </w:pPr>
            <w:r w:rsidRPr="00AD4376">
              <w:t xml:space="preserve">The following bug was found in defining </w:t>
            </w:r>
            <w:r w:rsidR="00B15868" w:rsidRPr="00AD4376">
              <w:t xml:space="preserve">in </w:t>
            </w:r>
            <w:r w:rsidRPr="00AD4376">
              <w:t xml:space="preserve">which branch a gate was located. This affected the output </w:t>
            </w:r>
            <w:r w:rsidRPr="00AD4376">
              <w:lastRenderedPageBreak/>
              <w:t>for the withdrawals at a location where gates were not tied to other branches.</w:t>
            </w:r>
          </w:p>
          <w:p w14:paraId="50C3485A" w14:textId="77777777" w:rsidR="000A6B49" w:rsidRPr="00AD4376" w:rsidRDefault="000A6B49" w:rsidP="00AD4376">
            <w:pPr>
              <w:pStyle w:val="TableText0"/>
            </w:pPr>
            <w:r w:rsidRPr="00AD4376">
              <w:t>Old code:</w:t>
            </w:r>
          </w:p>
          <w:p w14:paraId="6EBB92EA"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JWUGT(JG) = JW</w:t>
            </w:r>
          </w:p>
          <w:p w14:paraId="2CFFFC4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0) </w:t>
            </w:r>
            <w:r w:rsidRPr="005B5B4C">
              <w:rPr>
                <w:rFonts w:ascii="Courier New" w:hAnsi="Courier New" w:cs="Courier New"/>
                <w:b/>
                <w:bCs/>
                <w:noProof/>
                <w:color w:val="0000FF"/>
                <w:sz w:val="16"/>
              </w:rPr>
              <w:t>THEN</w:t>
            </w:r>
          </w:p>
          <w:p w14:paraId="737D8DD9"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JB=1,NBR</w:t>
            </w:r>
          </w:p>
          <w:p w14:paraId="32B7B32C"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US(JB) .AND. IDGT(JG) &lt;= DS(JB)) </w:t>
            </w:r>
            <w:r w:rsidRPr="005B5B4C">
              <w:rPr>
                <w:rFonts w:ascii="Courier New" w:hAnsi="Courier New" w:cs="Courier New"/>
                <w:b/>
                <w:bCs/>
                <w:noProof/>
                <w:color w:val="0000FF"/>
                <w:sz w:val="16"/>
              </w:rPr>
              <w:t>EXIT</w:t>
            </w:r>
          </w:p>
          <w:p w14:paraId="4C6163D8"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4F402C89"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JBDGT(JG) = JB</w:t>
            </w:r>
          </w:p>
          <w:p w14:paraId="6BF96027"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JW=1,NWB</w:t>
            </w:r>
          </w:p>
          <w:p w14:paraId="58EAB6F2"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(JB &gt;= BS(JW) .AND. JB &lt;= BE(JW)) </w:t>
            </w:r>
            <w:r w:rsidRPr="005B5B4C">
              <w:rPr>
                <w:rFonts w:ascii="Courier New" w:hAnsi="Courier New" w:cs="Courier New"/>
                <w:b/>
                <w:bCs/>
                <w:noProof/>
                <w:color w:val="0000FF"/>
                <w:sz w:val="16"/>
              </w:rPr>
              <w:t>EXIT</w:t>
            </w:r>
          </w:p>
          <w:p w14:paraId="3F7948A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2AE4968B"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JWDGT(JG) = JW</w:t>
            </w:r>
          </w:p>
          <w:p w14:paraId="1E70199B" w14:textId="77777777" w:rsidR="000A6B49" w:rsidRPr="005B5B4C" w:rsidRDefault="000A6B49" w:rsidP="007413DA">
            <w:pPr>
              <w:autoSpaceDE w:val="0"/>
              <w:autoSpaceDN w:val="0"/>
              <w:adjustRightInd w:val="0"/>
              <w:rPr>
                <w:rFonts w:ascii="Courier New" w:hAnsi="Courier New" w:cs="Courier New"/>
                <w:noProof/>
                <w:color w:val="008000"/>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else</w:t>
            </w:r>
            <w:r w:rsidRPr="005B5B4C">
              <w:rPr>
                <w:rFonts w:ascii="Courier New" w:hAnsi="Courier New" w:cs="Courier New"/>
                <w:noProof/>
                <w:sz w:val="16"/>
              </w:rPr>
              <w:t xml:space="preserve">  </w:t>
            </w:r>
            <w:r w:rsidRPr="005B5B4C">
              <w:rPr>
                <w:rFonts w:ascii="Courier New" w:hAnsi="Courier New" w:cs="Courier New"/>
                <w:noProof/>
                <w:color w:val="008000"/>
                <w:sz w:val="16"/>
              </w:rPr>
              <w:t>! BUG FIX 9/27/07</w:t>
            </w:r>
          </w:p>
          <w:p w14:paraId="4D93113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jbdgt(jp)=1</w:t>
            </w:r>
          </w:p>
          <w:p w14:paraId="1E0971BC"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jwdgt(jp)=1</w:t>
            </w:r>
          </w:p>
          <w:p w14:paraId="686CC8A8" w14:textId="7C90F1B1" w:rsidR="000A6B49" w:rsidRDefault="000A6B49" w:rsidP="007413DA">
            <w:pPr>
              <w:pStyle w:val="PlainText"/>
              <w:rPr>
                <w:b/>
                <w:bCs/>
                <w:noProof/>
                <w:color w:val="0000FF"/>
              </w:rPr>
            </w:pPr>
            <w:r w:rsidRPr="005B5B4C">
              <w:rPr>
                <w:noProof/>
                <w:sz w:val="16"/>
              </w:rPr>
              <w:t xml:space="preserve">      </w:t>
            </w:r>
            <w:r w:rsidRPr="005B5B4C">
              <w:rPr>
                <w:b/>
                <w:bCs/>
                <w:noProof/>
                <w:color w:val="0000FF"/>
                <w:sz w:val="16"/>
              </w:rPr>
              <w:t>END IF</w:t>
            </w:r>
          </w:p>
          <w:p w14:paraId="305AD216" w14:textId="77777777" w:rsidR="000A6B49" w:rsidRPr="00AD4376" w:rsidRDefault="000A6B49" w:rsidP="00AD4376">
            <w:pPr>
              <w:pStyle w:val="TableText0"/>
              <w:rPr>
                <w:noProof/>
              </w:rPr>
            </w:pPr>
            <w:r w:rsidRPr="00AD4376">
              <w:rPr>
                <w:noProof/>
              </w:rPr>
              <w:t>New code:</w:t>
            </w:r>
          </w:p>
          <w:p w14:paraId="273A75E7"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JWUGT(JG) = JW</w:t>
            </w:r>
          </w:p>
          <w:p w14:paraId="08C9E59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0) </w:t>
            </w:r>
            <w:r w:rsidRPr="005B5B4C">
              <w:rPr>
                <w:rFonts w:ascii="Courier New" w:hAnsi="Courier New" w:cs="Courier New"/>
                <w:b/>
                <w:bCs/>
                <w:noProof/>
                <w:color w:val="0000FF"/>
                <w:sz w:val="16"/>
              </w:rPr>
              <w:t>THEN</w:t>
            </w:r>
          </w:p>
          <w:p w14:paraId="44791D42"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JB=1,NBR</w:t>
            </w:r>
          </w:p>
          <w:p w14:paraId="7564332E"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US(JB) .AND. IDGT(JG) &lt;= DS(JB)) </w:t>
            </w:r>
            <w:r w:rsidRPr="005B5B4C">
              <w:rPr>
                <w:rFonts w:ascii="Courier New" w:hAnsi="Courier New" w:cs="Courier New"/>
                <w:b/>
                <w:bCs/>
                <w:noProof/>
                <w:color w:val="0000FF"/>
                <w:sz w:val="16"/>
              </w:rPr>
              <w:t>EXIT</w:t>
            </w:r>
          </w:p>
          <w:p w14:paraId="200C737C"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18B7149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JBDGT(JG) = JB</w:t>
            </w:r>
          </w:p>
          <w:p w14:paraId="429ED08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JW=1,NWB</w:t>
            </w:r>
          </w:p>
          <w:p w14:paraId="61B3CBA6"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(JB &gt;= BS(JW) .AND. JB &lt;= BE(JW)) </w:t>
            </w:r>
            <w:r w:rsidRPr="005B5B4C">
              <w:rPr>
                <w:rFonts w:ascii="Courier New" w:hAnsi="Courier New" w:cs="Courier New"/>
                <w:b/>
                <w:bCs/>
                <w:noProof/>
                <w:color w:val="0000FF"/>
                <w:sz w:val="16"/>
              </w:rPr>
              <w:t>EXIT</w:t>
            </w:r>
          </w:p>
          <w:p w14:paraId="49988701"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7B801A2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JWDGT(JG) = JW</w:t>
            </w:r>
          </w:p>
          <w:p w14:paraId="7C7981B2" w14:textId="77777777" w:rsidR="000A6B49" w:rsidRPr="005B5B4C" w:rsidRDefault="000A6B49" w:rsidP="007413DA">
            <w:pPr>
              <w:autoSpaceDE w:val="0"/>
              <w:autoSpaceDN w:val="0"/>
              <w:adjustRightInd w:val="0"/>
              <w:rPr>
                <w:rFonts w:ascii="Courier New" w:hAnsi="Courier New" w:cs="Courier New"/>
                <w:noProof/>
                <w:color w:val="008000"/>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else</w:t>
            </w:r>
            <w:r w:rsidRPr="005B5B4C">
              <w:rPr>
                <w:rFonts w:ascii="Courier New" w:hAnsi="Courier New" w:cs="Courier New"/>
                <w:noProof/>
                <w:sz w:val="16"/>
              </w:rPr>
              <w:t xml:space="preserve">  </w:t>
            </w:r>
            <w:r w:rsidRPr="005B5B4C">
              <w:rPr>
                <w:rFonts w:ascii="Courier New" w:hAnsi="Courier New" w:cs="Courier New"/>
                <w:noProof/>
                <w:color w:val="008000"/>
                <w:sz w:val="16"/>
              </w:rPr>
              <w:t>! BUG FIX 9/27/07</w:t>
            </w:r>
          </w:p>
          <w:p w14:paraId="5C7176FC" w14:textId="77777777" w:rsidR="000A6B49" w:rsidRPr="005B5B4C" w:rsidRDefault="000A6B49" w:rsidP="007413DA">
            <w:pPr>
              <w:autoSpaceDE w:val="0"/>
              <w:autoSpaceDN w:val="0"/>
              <w:adjustRightInd w:val="0"/>
              <w:rPr>
                <w:rFonts w:ascii="Courier New" w:hAnsi="Courier New" w:cs="Courier New"/>
                <w:noProof/>
                <w:sz w:val="16"/>
              </w:rPr>
            </w:pPr>
            <w:r>
              <w:rPr>
                <w:rFonts w:ascii="Courier New" w:hAnsi="Courier New" w:cs="Courier New"/>
                <w:noProof/>
                <w:sz w:val="16"/>
              </w:rPr>
              <w:t xml:space="preserve">        jbdgt(jg</w:t>
            </w:r>
            <w:r w:rsidRPr="005B5B4C">
              <w:rPr>
                <w:rFonts w:ascii="Courier New" w:hAnsi="Courier New" w:cs="Courier New"/>
                <w:noProof/>
                <w:sz w:val="16"/>
              </w:rPr>
              <w:t>)=1</w:t>
            </w:r>
            <w:r>
              <w:rPr>
                <w:rFonts w:ascii="Courier New" w:hAnsi="Courier New" w:cs="Courier New"/>
                <w:noProof/>
                <w:sz w:val="16"/>
              </w:rPr>
              <w:t xml:space="preserve">   ! SW 3/24/10</w:t>
            </w:r>
          </w:p>
          <w:p w14:paraId="07EE7BFD"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w:t>
            </w:r>
            <w:r>
              <w:rPr>
                <w:rFonts w:ascii="Courier New" w:hAnsi="Courier New" w:cs="Courier New"/>
                <w:noProof/>
                <w:sz w:val="16"/>
              </w:rPr>
              <w:t>g</w:t>
            </w:r>
            <w:r w:rsidRPr="005B5B4C">
              <w:rPr>
                <w:rFonts w:ascii="Courier New" w:hAnsi="Courier New" w:cs="Courier New"/>
                <w:noProof/>
                <w:sz w:val="16"/>
              </w:rPr>
              <w:t>)=1</w:t>
            </w:r>
            <w:r>
              <w:rPr>
                <w:rFonts w:ascii="Courier New" w:hAnsi="Courier New" w:cs="Courier New"/>
                <w:noProof/>
                <w:sz w:val="16"/>
              </w:rPr>
              <w:t xml:space="preserve">   ! SW 3/24/10</w:t>
            </w:r>
          </w:p>
          <w:p w14:paraId="6317559A" w14:textId="77777777" w:rsidR="000A6B49" w:rsidRDefault="000A6B49" w:rsidP="007413DA">
            <w:pPr>
              <w:pStyle w:val="PlainText"/>
              <w:rPr>
                <w:rFonts w:ascii="Calibri" w:hAnsi="Calibri"/>
                <w:sz w:val="18"/>
                <w:szCs w:val="16"/>
              </w:rPr>
            </w:pPr>
            <w:r w:rsidRPr="005B5B4C">
              <w:rPr>
                <w:noProof/>
                <w:sz w:val="16"/>
              </w:rPr>
              <w:t xml:space="preserve">      </w:t>
            </w:r>
            <w:r w:rsidRPr="005B5B4C">
              <w:rPr>
                <w:b/>
                <w:bCs/>
                <w:noProof/>
                <w:color w:val="0000FF"/>
                <w:sz w:val="16"/>
              </w:rPr>
              <w:t>END IF</w:t>
            </w:r>
          </w:p>
        </w:tc>
        <w:tc>
          <w:tcPr>
            <w:tcW w:w="1957" w:type="dxa"/>
          </w:tcPr>
          <w:p w14:paraId="113BD3BC" w14:textId="77777777" w:rsidR="000A6B49" w:rsidRDefault="000A6B49" w:rsidP="007413DA">
            <w:r>
              <w:lastRenderedPageBreak/>
              <w:t>3/24/10</w:t>
            </w:r>
          </w:p>
        </w:tc>
      </w:tr>
      <w:tr w:rsidR="000A6B49" w:rsidRPr="00A8639A" w14:paraId="5DA563CD" w14:textId="77777777" w:rsidTr="004C0946">
        <w:trPr>
          <w:cantSplit/>
        </w:trPr>
        <w:tc>
          <w:tcPr>
            <w:tcW w:w="606" w:type="dxa"/>
          </w:tcPr>
          <w:p w14:paraId="28929A7A" w14:textId="77777777" w:rsidR="000A6B49" w:rsidRDefault="000A6B49" w:rsidP="007413DA">
            <w:r>
              <w:lastRenderedPageBreak/>
              <w:t>23</w:t>
            </w:r>
          </w:p>
        </w:tc>
        <w:tc>
          <w:tcPr>
            <w:tcW w:w="1240" w:type="dxa"/>
          </w:tcPr>
          <w:p w14:paraId="1B3CFAE9" w14:textId="77777777" w:rsidR="000A6B49" w:rsidRDefault="000A6B49" w:rsidP="007413DA">
            <w:r>
              <w:t>PreW2</w:t>
            </w:r>
          </w:p>
        </w:tc>
        <w:tc>
          <w:tcPr>
            <w:tcW w:w="1479" w:type="dxa"/>
          </w:tcPr>
          <w:p w14:paraId="0D728627" w14:textId="77777777" w:rsidR="000A6B49" w:rsidRDefault="000A6B49" w:rsidP="007413DA">
            <w:r>
              <w:t>Reading of WSC</w:t>
            </w:r>
          </w:p>
        </w:tc>
        <w:tc>
          <w:tcPr>
            <w:tcW w:w="4163" w:type="dxa"/>
          </w:tcPr>
          <w:p w14:paraId="7D9140E9" w14:textId="77777777" w:rsidR="000A6B49" w:rsidRPr="00022465" w:rsidRDefault="000A6B49" w:rsidP="00022465">
            <w:pPr>
              <w:pStyle w:val="TableText0"/>
            </w:pPr>
            <w:r w:rsidRPr="00022465">
              <w:t>Reading in of the WSC file was limited to only 100 dates in the preprocessor. This limitation was fixed by the code shown below:</w:t>
            </w:r>
          </w:p>
          <w:p w14:paraId="48741412"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color w:val="008000"/>
                <w:sz w:val="16"/>
                <w:szCs w:val="16"/>
              </w:rPr>
              <w:t xml:space="preserve">!  DO J=1,100                                                                                                </w:t>
            </w:r>
          </w:p>
          <w:p w14:paraId="2832BFE5"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w:t>
            </w:r>
            <w:r w:rsidRPr="00B539DB">
              <w:rPr>
                <w:rFonts w:ascii="Courier New" w:hAnsi="Courier New" w:cs="Courier New"/>
                <w:noProof/>
                <w:color w:val="FF0000"/>
                <w:sz w:val="16"/>
                <w:szCs w:val="16"/>
              </w:rPr>
              <w:t>28995</w:t>
            </w: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continue</w:t>
            </w:r>
            <w:r w:rsidRPr="00B539DB">
              <w:rPr>
                <w:rFonts w:ascii="Courier New" w:hAnsi="Courier New" w:cs="Courier New"/>
                <w:noProof/>
                <w:sz w:val="16"/>
                <w:szCs w:val="16"/>
              </w:rPr>
              <w:t xml:space="preserve">  </w:t>
            </w:r>
            <w:r w:rsidRPr="00B539DB">
              <w:rPr>
                <w:rFonts w:ascii="Courier New" w:hAnsi="Courier New" w:cs="Courier New"/>
                <w:noProof/>
                <w:color w:val="008000"/>
                <w:sz w:val="16"/>
                <w:szCs w:val="16"/>
              </w:rPr>
              <w:t>! cb 3/26/10</w:t>
            </w:r>
          </w:p>
          <w:p w14:paraId="3DF8875D"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READ</w:t>
            </w:r>
            <w:r w:rsidRPr="00B539DB">
              <w:rPr>
                <w:rFonts w:ascii="Courier New" w:hAnsi="Courier New" w:cs="Courier New"/>
                <w:noProof/>
                <w:sz w:val="16"/>
                <w:szCs w:val="16"/>
              </w:rPr>
              <w:t xml:space="preserve"> (NPT,</w:t>
            </w:r>
            <w:r w:rsidRPr="00B539DB">
              <w:rPr>
                <w:rFonts w:ascii="Courier New" w:hAnsi="Courier New" w:cs="Courier New"/>
                <w:noProof/>
                <w:color w:val="800000"/>
                <w:sz w:val="16"/>
                <w:szCs w:val="16"/>
              </w:rPr>
              <w:t>'(10F8.0:/(8X,9F8.0))'</w:t>
            </w:r>
            <w:r w:rsidRPr="00B539DB">
              <w:rPr>
                <w:rFonts w:ascii="Courier New" w:hAnsi="Courier New" w:cs="Courier New"/>
                <w:noProof/>
                <w:sz w:val="16"/>
                <w:szCs w:val="16"/>
              </w:rPr>
              <w:t>,</w:t>
            </w:r>
            <w:r w:rsidRPr="00B539DB">
              <w:rPr>
                <w:rFonts w:ascii="Courier New" w:hAnsi="Courier New" w:cs="Courier New"/>
                <w:b/>
                <w:bCs/>
                <w:noProof/>
                <w:color w:val="0000FF"/>
                <w:sz w:val="16"/>
                <w:szCs w:val="16"/>
              </w:rPr>
              <w:t>END</w:t>
            </w:r>
            <w:r w:rsidRPr="00B539DB">
              <w:rPr>
                <w:rFonts w:ascii="Courier New" w:hAnsi="Courier New" w:cs="Courier New"/>
                <w:noProof/>
                <w:sz w:val="16"/>
                <w:szCs w:val="16"/>
              </w:rPr>
              <w:t>=29000) SDAY,(WSC(I),I=1,IMX)</w:t>
            </w:r>
          </w:p>
          <w:p w14:paraId="026DC618"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(SDAY &lt;= SDAYO) </w:t>
            </w:r>
            <w:r w:rsidRPr="00B539DB">
              <w:rPr>
                <w:rFonts w:ascii="Courier New" w:hAnsi="Courier New" w:cs="Courier New"/>
                <w:b/>
                <w:bCs/>
                <w:noProof/>
                <w:color w:val="0000FF"/>
                <w:sz w:val="16"/>
                <w:szCs w:val="16"/>
              </w:rPr>
              <w:t>THEN</w:t>
            </w:r>
          </w:p>
          <w:p w14:paraId="485528E3"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ERRORS</w:t>
            </w:r>
          </w:p>
          <w:p w14:paraId="060E5FB7"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(ERR,</w:t>
            </w:r>
            <w:r w:rsidRPr="00B539DB">
              <w:rPr>
                <w:rFonts w:ascii="Courier New" w:hAnsi="Courier New" w:cs="Courier New"/>
                <w:noProof/>
                <w:color w:val="800000"/>
                <w:sz w:val="16"/>
                <w:szCs w:val="16"/>
              </w:rPr>
              <w:t>'(3(A,F0.3))'</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date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&lt;= previous date of '</w:t>
            </w:r>
            <w:r w:rsidRPr="00B539DB">
              <w:rPr>
                <w:rFonts w:ascii="Courier New" w:hAnsi="Courier New" w:cs="Courier New"/>
                <w:noProof/>
                <w:sz w:val="16"/>
                <w:szCs w:val="16"/>
              </w:rPr>
              <w:t>,SDAYO,</w:t>
            </w:r>
            <w:r w:rsidRPr="00B539DB">
              <w:rPr>
                <w:rFonts w:ascii="Courier New" w:hAnsi="Courier New" w:cs="Courier New"/>
                <w:noProof/>
                <w:color w:val="800000"/>
                <w:sz w:val="16"/>
                <w:szCs w:val="16"/>
              </w:rPr>
              <w:t>' in '</w:t>
            </w:r>
            <w:r w:rsidRPr="00B539DB">
              <w:rPr>
                <w:rFonts w:ascii="Courier New" w:hAnsi="Courier New" w:cs="Courier New"/>
                <w:noProof/>
                <w:sz w:val="16"/>
                <w:szCs w:val="16"/>
              </w:rPr>
              <w:t>//WSCFN</w:t>
            </w:r>
          </w:p>
          <w:p w14:paraId="707AB264"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p>
          <w:p w14:paraId="2E1A8809"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DO</w:t>
            </w:r>
            <w:r w:rsidRPr="00B539DB">
              <w:rPr>
                <w:rFonts w:ascii="Courier New" w:hAnsi="Courier New" w:cs="Courier New"/>
                <w:noProof/>
                <w:sz w:val="16"/>
                <w:szCs w:val="16"/>
              </w:rPr>
              <w:t xml:space="preserve"> I=1,IMX</w:t>
            </w:r>
          </w:p>
          <w:p w14:paraId="4AE195B7"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(WSC(I) &lt;= 0.0)</w:t>
            </w:r>
            <w:r w:rsidRPr="00B539DB">
              <w:rPr>
                <w:rFonts w:ascii="Courier New" w:hAnsi="Courier New" w:cs="Courier New"/>
                <w:b/>
                <w:bCs/>
                <w:noProof/>
                <w:color w:val="0000FF"/>
                <w:sz w:val="16"/>
                <w:szCs w:val="16"/>
              </w:rPr>
              <w:t>THEN</w:t>
            </w:r>
          </w:p>
          <w:p w14:paraId="4B395C28"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ERRORS</w:t>
            </w:r>
          </w:p>
          <w:p w14:paraId="729139BA"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(ERR,</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date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&lt;= 0.0 in '</w:t>
            </w:r>
            <w:r w:rsidRPr="00B539DB">
              <w:rPr>
                <w:rFonts w:ascii="Courier New" w:hAnsi="Courier New" w:cs="Courier New"/>
                <w:noProof/>
                <w:sz w:val="16"/>
                <w:szCs w:val="16"/>
              </w:rPr>
              <w:t>//WSCFN</w:t>
            </w:r>
          </w:p>
          <w:p w14:paraId="4860948C"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ENDIF</w:t>
            </w:r>
          </w:p>
          <w:p w14:paraId="3C2FA1FD"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(WSC(I) &gt; 2.0) </w:t>
            </w:r>
            <w:r w:rsidRPr="00B539DB">
              <w:rPr>
                <w:rFonts w:ascii="Courier New" w:hAnsi="Courier New" w:cs="Courier New"/>
                <w:b/>
                <w:bCs/>
                <w:noProof/>
                <w:color w:val="0000FF"/>
                <w:sz w:val="16"/>
                <w:szCs w:val="16"/>
              </w:rPr>
              <w:t>THEN</w:t>
            </w:r>
          </w:p>
          <w:p w14:paraId="0A664CAB"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WARNINGS</w:t>
            </w:r>
          </w:p>
          <w:p w14:paraId="1197E2DD"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(WRN,</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day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WSC(I)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&gt; 2.0 in '</w:t>
            </w:r>
            <w:r w:rsidRPr="00B539DB">
              <w:rPr>
                <w:rFonts w:ascii="Courier New" w:hAnsi="Courier New" w:cs="Courier New"/>
                <w:noProof/>
                <w:sz w:val="16"/>
                <w:szCs w:val="16"/>
              </w:rPr>
              <w:t>//WSCFN</w:t>
            </w:r>
          </w:p>
          <w:p w14:paraId="0AE6E83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r w:rsidRPr="00B539DB">
              <w:rPr>
                <w:rFonts w:ascii="Courier New" w:hAnsi="Courier New" w:cs="Courier New"/>
                <w:noProof/>
                <w:sz w:val="16"/>
                <w:szCs w:val="16"/>
              </w:rPr>
              <w:t xml:space="preserve">  </w:t>
            </w:r>
          </w:p>
          <w:p w14:paraId="57684F97"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(WSC(I) &gt; 0.0 .and. wsc(i) &lt; 0.5) </w:t>
            </w:r>
            <w:r w:rsidRPr="00B539DB">
              <w:rPr>
                <w:rFonts w:ascii="Courier New" w:hAnsi="Courier New" w:cs="Courier New"/>
                <w:b/>
                <w:bCs/>
                <w:noProof/>
                <w:color w:val="0000FF"/>
                <w:sz w:val="16"/>
                <w:szCs w:val="16"/>
              </w:rPr>
              <w:t>THEN</w:t>
            </w:r>
          </w:p>
          <w:p w14:paraId="57C22F1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WARNINGS</w:t>
            </w:r>
          </w:p>
          <w:p w14:paraId="4F9674E1"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(WRN,</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day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WSC(I)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&lt; 0.5 in '</w:t>
            </w:r>
            <w:r w:rsidRPr="00B539DB">
              <w:rPr>
                <w:rFonts w:ascii="Courier New" w:hAnsi="Courier New" w:cs="Courier New"/>
                <w:noProof/>
                <w:sz w:val="16"/>
                <w:szCs w:val="16"/>
              </w:rPr>
              <w:t>//WSCFN</w:t>
            </w:r>
          </w:p>
          <w:p w14:paraId="5A0EB38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r w:rsidRPr="00B539DB">
              <w:rPr>
                <w:rFonts w:ascii="Courier New" w:hAnsi="Courier New" w:cs="Courier New"/>
                <w:noProof/>
                <w:sz w:val="16"/>
                <w:szCs w:val="16"/>
              </w:rPr>
              <w:t xml:space="preserve"> </w:t>
            </w:r>
          </w:p>
          <w:p w14:paraId="010B23EF"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ENDDO</w:t>
            </w:r>
          </w:p>
          <w:p w14:paraId="236E3708"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SDAYO=SDAY </w:t>
            </w:r>
          </w:p>
          <w:p w14:paraId="5641F204"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w:t>
            </w:r>
            <w:r w:rsidRPr="00B539DB">
              <w:rPr>
                <w:rFonts w:ascii="Courier New" w:hAnsi="Courier New" w:cs="Courier New"/>
                <w:noProof/>
                <w:color w:val="008000"/>
                <w:sz w:val="16"/>
                <w:szCs w:val="16"/>
              </w:rPr>
              <w:t>! ENDDO</w:t>
            </w:r>
          </w:p>
          <w:p w14:paraId="3AEE6D11"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p>
          <w:p w14:paraId="67DAECA8" w14:textId="77777777" w:rsidR="000A6B49" w:rsidRPr="00022465" w:rsidRDefault="000A6B49" w:rsidP="007413DA">
            <w:pPr>
              <w:pStyle w:val="PlainText"/>
              <w:rPr>
                <w:sz w:val="16"/>
                <w:szCs w:val="16"/>
              </w:rPr>
            </w:pPr>
            <w:r w:rsidRPr="00022465">
              <w:rPr>
                <w:noProof/>
                <w:sz w:val="16"/>
                <w:szCs w:val="16"/>
              </w:rPr>
              <w:t xml:space="preserve">  </w:t>
            </w:r>
            <w:r w:rsidRPr="00022465">
              <w:rPr>
                <w:b/>
                <w:bCs/>
                <w:noProof/>
                <w:color w:val="0000FF"/>
                <w:sz w:val="16"/>
                <w:szCs w:val="16"/>
              </w:rPr>
              <w:t>go to</w:t>
            </w:r>
            <w:r w:rsidRPr="00022465">
              <w:rPr>
                <w:noProof/>
                <w:sz w:val="16"/>
                <w:szCs w:val="16"/>
              </w:rPr>
              <w:t xml:space="preserve"> 28995   </w:t>
            </w:r>
            <w:r w:rsidRPr="00022465">
              <w:rPr>
                <w:noProof/>
                <w:color w:val="008000"/>
                <w:sz w:val="16"/>
                <w:szCs w:val="16"/>
              </w:rPr>
              <w:t>! cb 3/26/10</w:t>
            </w:r>
          </w:p>
        </w:tc>
        <w:tc>
          <w:tcPr>
            <w:tcW w:w="1957" w:type="dxa"/>
          </w:tcPr>
          <w:p w14:paraId="54B5CDCF" w14:textId="77777777" w:rsidR="000A6B49" w:rsidRDefault="000A6B49" w:rsidP="007413DA">
            <w:r>
              <w:t>3/26/10</w:t>
            </w:r>
          </w:p>
        </w:tc>
      </w:tr>
      <w:tr w:rsidR="000A6B49" w:rsidRPr="00A8639A" w14:paraId="47B3035D" w14:textId="77777777" w:rsidTr="004C0946">
        <w:trPr>
          <w:cantSplit/>
        </w:trPr>
        <w:tc>
          <w:tcPr>
            <w:tcW w:w="606" w:type="dxa"/>
          </w:tcPr>
          <w:p w14:paraId="2CF29501" w14:textId="77777777" w:rsidR="000A6B49" w:rsidRDefault="000A6B49" w:rsidP="007413DA">
            <w:r>
              <w:t>24</w:t>
            </w:r>
          </w:p>
        </w:tc>
        <w:tc>
          <w:tcPr>
            <w:tcW w:w="1240" w:type="dxa"/>
          </w:tcPr>
          <w:p w14:paraId="714AFF8F" w14:textId="77777777" w:rsidR="000A6B49" w:rsidRDefault="000A6B49" w:rsidP="007413DA">
            <w:r>
              <w:t>PreW2</w:t>
            </w:r>
          </w:p>
        </w:tc>
        <w:tc>
          <w:tcPr>
            <w:tcW w:w="1479" w:type="dxa"/>
          </w:tcPr>
          <w:p w14:paraId="653AF3A1" w14:textId="77777777" w:rsidR="000A6B49" w:rsidRDefault="000A6B49" w:rsidP="007413DA">
            <w:r>
              <w:t>Check on LAT or DOWN</w:t>
            </w:r>
          </w:p>
        </w:tc>
        <w:tc>
          <w:tcPr>
            <w:tcW w:w="4163" w:type="dxa"/>
          </w:tcPr>
          <w:p w14:paraId="21A149DF" w14:textId="0C9084F4" w:rsidR="000A6B49" w:rsidRPr="00022465" w:rsidRDefault="000A6B49" w:rsidP="00022465">
            <w:pPr>
              <w:pStyle w:val="TableText0"/>
            </w:pPr>
            <w:r w:rsidRPr="00022465">
              <w:t>Added an enhancement to do a check in case a spillway, pipe, pump, or gate was specified as ‘DOWN</w:t>
            </w:r>
            <w:r w:rsidR="00C35DE6" w:rsidRPr="00022465">
              <w:t>.</w:t>
            </w:r>
            <w:r w:rsidRPr="00022465">
              <w:t xml:space="preserve">’ In all cases where ‘DOWN’ is specified, the segment </w:t>
            </w:r>
            <w:r w:rsidR="00C35DE6" w:rsidRPr="00022465">
              <w:t xml:space="preserve">where </w:t>
            </w:r>
            <w:r w:rsidRPr="00022465">
              <w:t>the hydraulic structure originates must be at the end of a branch. Additional logic was added to check for this in all the hydraulic structures.</w:t>
            </w:r>
          </w:p>
        </w:tc>
        <w:tc>
          <w:tcPr>
            <w:tcW w:w="1957" w:type="dxa"/>
          </w:tcPr>
          <w:p w14:paraId="439BB672" w14:textId="77777777" w:rsidR="000A6B49" w:rsidRDefault="000A6B49" w:rsidP="007413DA">
            <w:r>
              <w:t>3/26/10</w:t>
            </w:r>
          </w:p>
        </w:tc>
      </w:tr>
      <w:tr w:rsidR="000A6B49" w:rsidRPr="00A8639A" w14:paraId="5F260F34" w14:textId="77777777" w:rsidTr="004C0946">
        <w:trPr>
          <w:cantSplit/>
        </w:trPr>
        <w:tc>
          <w:tcPr>
            <w:tcW w:w="606" w:type="dxa"/>
          </w:tcPr>
          <w:p w14:paraId="3994D95B" w14:textId="77777777" w:rsidR="000A6B49" w:rsidRDefault="000A6B49" w:rsidP="007413DA">
            <w:r>
              <w:t>25</w:t>
            </w:r>
          </w:p>
        </w:tc>
        <w:tc>
          <w:tcPr>
            <w:tcW w:w="1240" w:type="dxa"/>
          </w:tcPr>
          <w:p w14:paraId="1E635858" w14:textId="77777777" w:rsidR="000A6B49" w:rsidRDefault="000A6B49" w:rsidP="007413DA">
            <w:r>
              <w:t>W2 Manual</w:t>
            </w:r>
          </w:p>
        </w:tc>
        <w:tc>
          <w:tcPr>
            <w:tcW w:w="1479" w:type="dxa"/>
          </w:tcPr>
          <w:p w14:paraId="10F9D460" w14:textId="77777777" w:rsidR="008C4A3D" w:rsidRDefault="000A6B49" w:rsidP="007413DA">
            <w:r>
              <w:t xml:space="preserve">Light </w:t>
            </w:r>
          </w:p>
          <w:p w14:paraId="6440EB1A" w14:textId="31331D5A" w:rsidR="000A6B49" w:rsidRDefault="000A6B49" w:rsidP="007413DA">
            <w:r>
              <w:t>extinction, ice</w:t>
            </w:r>
          </w:p>
        </w:tc>
        <w:tc>
          <w:tcPr>
            <w:tcW w:w="4163" w:type="dxa"/>
          </w:tcPr>
          <w:p w14:paraId="29883B0F" w14:textId="77777777" w:rsidR="000A6B49" w:rsidRPr="00022465" w:rsidRDefault="000A6B49" w:rsidP="00022465">
            <w:pPr>
              <w:pStyle w:val="TableText0"/>
            </w:pPr>
            <w:r w:rsidRPr="00022465">
              <w:t>Added more text to the section on computation of light extinction and inserted a missing reference. Revised an equation for clarity in ICE algorithm and added more explanation on how to estimate HICE.</w:t>
            </w:r>
          </w:p>
        </w:tc>
        <w:tc>
          <w:tcPr>
            <w:tcW w:w="1957" w:type="dxa"/>
          </w:tcPr>
          <w:p w14:paraId="6A4E7687" w14:textId="77777777" w:rsidR="000A6B49" w:rsidRDefault="000A6B49" w:rsidP="007413DA">
            <w:r>
              <w:t>4/13/2010</w:t>
            </w:r>
          </w:p>
        </w:tc>
      </w:tr>
      <w:tr w:rsidR="000A6B49" w:rsidRPr="00A8639A" w14:paraId="4FEFFA92" w14:textId="77777777" w:rsidTr="004C0946">
        <w:trPr>
          <w:cantSplit/>
        </w:trPr>
        <w:tc>
          <w:tcPr>
            <w:tcW w:w="606" w:type="dxa"/>
          </w:tcPr>
          <w:p w14:paraId="522228E3" w14:textId="77777777" w:rsidR="000A6B49" w:rsidRDefault="000A6B49" w:rsidP="007413DA">
            <w:r>
              <w:t>26</w:t>
            </w:r>
          </w:p>
        </w:tc>
        <w:tc>
          <w:tcPr>
            <w:tcW w:w="1240" w:type="dxa"/>
          </w:tcPr>
          <w:p w14:paraId="038774FE" w14:textId="77777777" w:rsidR="000A6B49" w:rsidRDefault="000A6B49" w:rsidP="007413DA">
            <w:r>
              <w:t>W2 Manual</w:t>
            </w:r>
          </w:p>
        </w:tc>
        <w:tc>
          <w:tcPr>
            <w:tcW w:w="1479" w:type="dxa"/>
          </w:tcPr>
          <w:p w14:paraId="7E9FF6A8" w14:textId="77777777" w:rsidR="000A6B49" w:rsidRDefault="000A6B49" w:rsidP="007413DA">
            <w:r>
              <w:t>Precipitation input file</w:t>
            </w:r>
          </w:p>
        </w:tc>
        <w:tc>
          <w:tcPr>
            <w:tcW w:w="4163" w:type="dxa"/>
          </w:tcPr>
          <w:p w14:paraId="59C688AF" w14:textId="77777777" w:rsidR="000A6B49" w:rsidRPr="00022465" w:rsidRDefault="000A6B49" w:rsidP="00022465">
            <w:pPr>
              <w:pStyle w:val="TableText0"/>
            </w:pPr>
            <w:r w:rsidRPr="00022465">
              <w:t>The units of precipitation are in m/s. The example precipitation input file was changed to more realistic values.</w:t>
            </w:r>
          </w:p>
        </w:tc>
        <w:tc>
          <w:tcPr>
            <w:tcW w:w="1957" w:type="dxa"/>
          </w:tcPr>
          <w:p w14:paraId="307692F1" w14:textId="77777777" w:rsidR="000A6B49" w:rsidRDefault="000A6B49" w:rsidP="007413DA">
            <w:r>
              <w:t>4/14/2010</w:t>
            </w:r>
          </w:p>
        </w:tc>
      </w:tr>
      <w:tr w:rsidR="000A6B49" w:rsidRPr="00A8639A" w14:paraId="0B6BEB90" w14:textId="77777777" w:rsidTr="004C0946">
        <w:trPr>
          <w:cantSplit/>
        </w:trPr>
        <w:tc>
          <w:tcPr>
            <w:tcW w:w="606" w:type="dxa"/>
          </w:tcPr>
          <w:p w14:paraId="446C96C5" w14:textId="77777777" w:rsidR="000A6B49" w:rsidRDefault="000A6B49" w:rsidP="007413DA">
            <w:r>
              <w:lastRenderedPageBreak/>
              <w:t>27</w:t>
            </w:r>
          </w:p>
        </w:tc>
        <w:tc>
          <w:tcPr>
            <w:tcW w:w="1240" w:type="dxa"/>
          </w:tcPr>
          <w:p w14:paraId="14E0D458" w14:textId="77777777" w:rsidR="000A6B49" w:rsidRDefault="000A6B49" w:rsidP="007413DA">
            <w:r>
              <w:t>W2</w:t>
            </w:r>
          </w:p>
        </w:tc>
        <w:tc>
          <w:tcPr>
            <w:tcW w:w="1479" w:type="dxa"/>
          </w:tcPr>
          <w:p w14:paraId="103EE01B" w14:textId="77777777" w:rsidR="000A6B49" w:rsidRDefault="000A6B49" w:rsidP="007413DA">
            <w:r>
              <w:t>ICE</w:t>
            </w:r>
          </w:p>
        </w:tc>
        <w:tc>
          <w:tcPr>
            <w:tcW w:w="4163" w:type="dxa"/>
          </w:tcPr>
          <w:p w14:paraId="3930E619" w14:textId="28382AB2" w:rsidR="000A6B49" w:rsidRDefault="000A6B49" w:rsidP="00022465">
            <w:pPr>
              <w:pStyle w:val="TableText0"/>
            </w:pPr>
            <w:r w:rsidRPr="00022465">
              <w:t xml:space="preserve">Added code to account for the need to compute long wave radiation in case user chose the equilibrium temperature approach. Fixed subscript error in ice melt computation. Also, made the variable TICE double precision since it is assumed double precision in the call to </w:t>
            </w:r>
            <w:proofErr w:type="spellStart"/>
            <w:r w:rsidRPr="00022465">
              <w:t>Surface_terms</w:t>
            </w:r>
            <w:proofErr w:type="spellEnd"/>
            <w:r w:rsidRPr="00022465">
              <w:t>.</w:t>
            </w:r>
          </w:p>
          <w:p w14:paraId="23F81CF5" w14:textId="77777777" w:rsidR="000A6B49" w:rsidRPr="00022465" w:rsidRDefault="000A6B49" w:rsidP="00022465">
            <w:pPr>
              <w:pStyle w:val="TableText0"/>
            </w:pPr>
            <w:r w:rsidRPr="00022465">
              <w:t>New code:</w:t>
            </w:r>
          </w:p>
          <w:p w14:paraId="007BAE9C"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b/>
                <w:bCs/>
                <w:noProof/>
                <w:color w:val="0000FF"/>
                <w:sz w:val="16"/>
              </w:rPr>
              <w:t>IF</w:t>
            </w:r>
            <w:r w:rsidRPr="0055045F">
              <w:rPr>
                <w:rFonts w:ascii="Courier New" w:hAnsi="Courier New" w:cs="Courier New"/>
                <w:noProof/>
                <w:sz w:val="16"/>
              </w:rPr>
              <w:t xml:space="preserve"> (ICE(I)) </w:t>
            </w:r>
            <w:r w:rsidRPr="0055045F">
              <w:rPr>
                <w:rFonts w:ascii="Courier New" w:hAnsi="Courier New" w:cs="Courier New"/>
                <w:b/>
                <w:bCs/>
                <w:noProof/>
                <w:color w:val="0000FF"/>
                <w:sz w:val="16"/>
              </w:rPr>
              <w:t>THEN</w:t>
            </w:r>
          </w:p>
          <w:p w14:paraId="23E654B7"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TICE = TAIR(JW)</w:t>
            </w:r>
          </w:p>
          <w:p w14:paraId="564CB33E"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DEL  = 2.0</w:t>
            </w:r>
          </w:p>
          <w:p w14:paraId="578530CB"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J    = 1</w:t>
            </w:r>
          </w:p>
          <w:p w14:paraId="2BADC70C"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if</w:t>
            </w:r>
            <w:r w:rsidRPr="0055045F">
              <w:rPr>
                <w:rFonts w:ascii="Courier New" w:hAnsi="Courier New" w:cs="Courier New"/>
                <w:noProof/>
                <w:sz w:val="16"/>
              </w:rPr>
              <w:t>(tair(jw).ge.5.0)</w:t>
            </w:r>
            <w:r w:rsidRPr="0055045F">
              <w:rPr>
                <w:rFonts w:ascii="Courier New" w:hAnsi="Courier New" w:cs="Courier New"/>
                <w:b/>
                <w:bCs/>
                <w:noProof/>
                <w:color w:val="0000FF"/>
                <w:sz w:val="16"/>
              </w:rPr>
              <w:t>then</w:t>
            </w:r>
            <w:r>
              <w:rPr>
                <w:rFonts w:ascii="Courier New" w:hAnsi="Courier New" w:cs="Courier New"/>
                <w:b/>
                <w:bCs/>
                <w:noProof/>
                <w:color w:val="0000FF"/>
                <w:sz w:val="16"/>
              </w:rPr>
              <w:t xml:space="preserve">  </w:t>
            </w:r>
            <w:r w:rsidRPr="0055045F">
              <w:rPr>
                <w:rFonts w:ascii="Courier New" w:hAnsi="Courier New" w:cs="Courier New"/>
                <w:noProof/>
                <w:color w:val="008000"/>
                <w:sz w:val="16"/>
              </w:rPr>
              <w:t>! SW 4/19/10</w:t>
            </w:r>
            <w:r w:rsidRPr="0055045F">
              <w:rPr>
                <w:rFonts w:ascii="Courier New" w:hAnsi="Courier New" w:cs="Courier New"/>
                <w:noProof/>
                <w:sz w:val="16"/>
              </w:rPr>
              <w:t xml:space="preserve">                    RANLW(JW) = 5.31E-13*(273.15+TAIR(JW))**6*(1.0+0.0017*CLOUD(JW)**2)*0.97</w:t>
            </w:r>
          </w:p>
          <w:p w14:paraId="44B9CF08"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else</w:t>
            </w:r>
          </w:p>
          <w:p w14:paraId="27483E2C"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RANLW(JW) = 5.62E-8*(273.15+TAIR(JW))**4*(1.-0.261*</w:t>
            </w:r>
            <w:r w:rsidRPr="0055045F">
              <w:rPr>
                <w:rFonts w:ascii="Courier New" w:hAnsi="Courier New" w:cs="Courier New"/>
                <w:noProof/>
                <w:color w:val="0000FF"/>
                <w:sz w:val="16"/>
              </w:rPr>
              <w:t>exp</w:t>
            </w:r>
            <w:r w:rsidRPr="0055045F">
              <w:rPr>
                <w:rFonts w:ascii="Courier New" w:hAnsi="Courier New" w:cs="Courier New"/>
                <w:noProof/>
                <w:sz w:val="16"/>
              </w:rPr>
              <w:t>(-7.77E-4*TAIR(JW)**2))*(1.0+0.0017*CLOUD(JW)**2)*0.97</w:t>
            </w:r>
          </w:p>
          <w:p w14:paraId="1985F6C7"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endif</w:t>
            </w:r>
          </w:p>
          <w:p w14:paraId="4358ED23"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sz w:val="16"/>
              </w:rPr>
              <w:t xml:space="preserve">                    RN1=SRON(JW)/(REFL*RHOWCP)*SHADE(I)*(1.0-ALBEDO(JW))*BETAI(JW)+RANLW(JW)               </w:t>
            </w:r>
            <w:r w:rsidRPr="0055045F">
              <w:rPr>
                <w:rFonts w:ascii="Courier New" w:hAnsi="Courier New" w:cs="Courier New"/>
                <w:noProof/>
                <w:color w:val="008000"/>
                <w:sz w:val="16"/>
              </w:rPr>
              <w:t>! SW 4/19/10</w:t>
            </w:r>
          </w:p>
          <w:p w14:paraId="458E1E13"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DO</w:t>
            </w:r>
            <w:r w:rsidRPr="0055045F">
              <w:rPr>
                <w:rFonts w:ascii="Courier New" w:hAnsi="Courier New" w:cs="Courier New"/>
                <w:noProof/>
                <w:sz w:val="16"/>
              </w:rPr>
              <w:t xml:space="preserve"> </w:t>
            </w:r>
            <w:r w:rsidRPr="0055045F">
              <w:rPr>
                <w:rFonts w:ascii="Courier New" w:hAnsi="Courier New" w:cs="Courier New"/>
                <w:b/>
                <w:bCs/>
                <w:noProof/>
                <w:color w:val="0000FF"/>
                <w:sz w:val="16"/>
              </w:rPr>
              <w:t>WHILE</w:t>
            </w:r>
            <w:r w:rsidRPr="0055045F">
              <w:rPr>
                <w:rFonts w:ascii="Courier New" w:hAnsi="Courier New" w:cs="Courier New"/>
                <w:noProof/>
                <w:sz w:val="16"/>
              </w:rPr>
              <w:t xml:space="preserve"> (DEL &gt; 1.0 .AND. J &lt; 500)</w:t>
            </w:r>
          </w:p>
          <w:p w14:paraId="782487E1"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CALL</w:t>
            </w:r>
            <w:r w:rsidRPr="0055045F">
              <w:rPr>
                <w:rFonts w:ascii="Courier New" w:hAnsi="Courier New" w:cs="Courier New"/>
                <w:noProof/>
                <w:sz w:val="16"/>
              </w:rPr>
              <w:t xml:space="preserve"> SURFACE_TERMS (TICE)      </w:t>
            </w:r>
          </w:p>
          <w:p w14:paraId="2C7DBFCC"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sz w:val="16"/>
              </w:rPr>
              <w:t xml:space="preserve">                    RN(I) = RN1-RB(I)-RE(I)-RC(I)    </w:t>
            </w:r>
            <w:r w:rsidRPr="0055045F">
              <w:rPr>
                <w:rFonts w:ascii="Courier New" w:hAnsi="Courier New" w:cs="Courier New"/>
                <w:noProof/>
                <w:color w:val="008000"/>
                <w:sz w:val="16"/>
              </w:rPr>
              <w:t>! 4/19/10</w:t>
            </w:r>
          </w:p>
          <w:p w14:paraId="6F33AEBA"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color w:val="008000"/>
                <w:sz w:val="16"/>
              </w:rPr>
              <w:t>!                    RN(I) = SRON(JW)/(REFL*RHOWCP)*SHADE(I)*(1.0-ALBEDO(JW))*BETAI(JW)+RANLW(JW)-RB(I)-RE(JW)-RC(I)</w:t>
            </w:r>
            <w:r>
              <w:rPr>
                <w:rFonts w:ascii="Courier New" w:hAnsi="Courier New" w:cs="Courier New"/>
                <w:noProof/>
                <w:color w:val="008000"/>
                <w:sz w:val="16"/>
              </w:rPr>
              <w:t xml:space="preserve"> ! OLD CODE</w:t>
            </w:r>
          </w:p>
          <w:p w14:paraId="2CC30990"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DEL   = RN(I)+RK1*(RIMT-TICE)/ICETH(I)  </w:t>
            </w:r>
          </w:p>
          <w:p w14:paraId="515293AE"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IF</w:t>
            </w:r>
            <w:r w:rsidRPr="0055045F">
              <w:rPr>
                <w:rFonts w:ascii="Courier New" w:hAnsi="Courier New" w:cs="Courier New"/>
                <w:noProof/>
                <w:sz w:val="16"/>
              </w:rPr>
              <w:t xml:space="preserve"> (</w:t>
            </w:r>
            <w:r w:rsidRPr="0055045F">
              <w:rPr>
                <w:rFonts w:ascii="Courier New" w:hAnsi="Courier New" w:cs="Courier New"/>
                <w:noProof/>
                <w:color w:val="0000FF"/>
                <w:sz w:val="16"/>
              </w:rPr>
              <w:t>ABS</w:t>
            </w:r>
            <w:r w:rsidRPr="0055045F">
              <w:rPr>
                <w:rFonts w:ascii="Courier New" w:hAnsi="Courier New" w:cs="Courier New"/>
                <w:noProof/>
                <w:sz w:val="16"/>
              </w:rPr>
              <w:t>(DEL) &gt; 1.0) TICE = TICE+DEL/500.0</w:t>
            </w:r>
          </w:p>
          <w:p w14:paraId="67F86728"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J = J+1</w:t>
            </w:r>
          </w:p>
          <w:p w14:paraId="3F9A476B" w14:textId="77777777" w:rsidR="000A6B49" w:rsidRDefault="000A6B49" w:rsidP="007413DA">
            <w:pPr>
              <w:pStyle w:val="PlainText"/>
              <w:rPr>
                <w:rFonts w:ascii="Calibri" w:hAnsi="Calibri"/>
                <w:sz w:val="18"/>
                <w:szCs w:val="16"/>
              </w:rPr>
            </w:pPr>
            <w:r w:rsidRPr="0055045F">
              <w:rPr>
                <w:noProof/>
                <w:sz w:val="16"/>
              </w:rPr>
              <w:t xml:space="preserve">                  </w:t>
            </w:r>
            <w:r w:rsidRPr="0055045F">
              <w:rPr>
                <w:b/>
                <w:bCs/>
                <w:noProof/>
                <w:color w:val="0000FF"/>
                <w:sz w:val="16"/>
              </w:rPr>
              <w:t>END DO</w:t>
            </w:r>
          </w:p>
        </w:tc>
        <w:tc>
          <w:tcPr>
            <w:tcW w:w="1957" w:type="dxa"/>
          </w:tcPr>
          <w:p w14:paraId="1CB29E34" w14:textId="77777777" w:rsidR="000A6B49" w:rsidRDefault="000A6B49" w:rsidP="007413DA">
            <w:r>
              <w:t>4/19/10</w:t>
            </w:r>
          </w:p>
        </w:tc>
      </w:tr>
      <w:tr w:rsidR="000A6B49" w:rsidRPr="00A8639A" w14:paraId="2786C441" w14:textId="77777777" w:rsidTr="004C0946">
        <w:trPr>
          <w:cantSplit/>
        </w:trPr>
        <w:tc>
          <w:tcPr>
            <w:tcW w:w="606" w:type="dxa"/>
          </w:tcPr>
          <w:p w14:paraId="4638AF68" w14:textId="77777777" w:rsidR="000A6B49" w:rsidRDefault="000A6B49" w:rsidP="007413DA">
            <w:r>
              <w:t>28</w:t>
            </w:r>
          </w:p>
        </w:tc>
        <w:tc>
          <w:tcPr>
            <w:tcW w:w="1240" w:type="dxa"/>
          </w:tcPr>
          <w:p w14:paraId="07ADF630" w14:textId="77777777" w:rsidR="000A6B49" w:rsidRDefault="000A6B49" w:rsidP="007413DA">
            <w:r>
              <w:t>W2</w:t>
            </w:r>
          </w:p>
        </w:tc>
        <w:tc>
          <w:tcPr>
            <w:tcW w:w="1479" w:type="dxa"/>
          </w:tcPr>
          <w:p w14:paraId="37CA34E7" w14:textId="77777777" w:rsidR="000A6B49" w:rsidRDefault="000A6B49" w:rsidP="007413DA">
            <w:r>
              <w:t>Evaporation</w:t>
            </w:r>
          </w:p>
        </w:tc>
        <w:tc>
          <w:tcPr>
            <w:tcW w:w="4163" w:type="dxa"/>
          </w:tcPr>
          <w:p w14:paraId="635C54DD" w14:textId="4B349CB3" w:rsidR="000A6B49" w:rsidRPr="00022465" w:rsidRDefault="000A6B49" w:rsidP="00022465">
            <w:pPr>
              <w:pStyle w:val="TableText0"/>
            </w:pPr>
            <w:r w:rsidRPr="00022465">
              <w:t>Units for EV in the SNP file were given in m/s but were actually m^3/s</w:t>
            </w:r>
          </w:p>
        </w:tc>
        <w:tc>
          <w:tcPr>
            <w:tcW w:w="1957" w:type="dxa"/>
          </w:tcPr>
          <w:p w14:paraId="68307F0B" w14:textId="77777777" w:rsidR="000A6B49" w:rsidRDefault="000A6B49" w:rsidP="007413DA">
            <w:r>
              <w:t>4/21/10</w:t>
            </w:r>
          </w:p>
        </w:tc>
      </w:tr>
      <w:tr w:rsidR="000A6B49" w:rsidRPr="00A8639A" w14:paraId="25A2CBA5" w14:textId="77777777" w:rsidTr="004C0946">
        <w:trPr>
          <w:cantSplit/>
        </w:trPr>
        <w:tc>
          <w:tcPr>
            <w:tcW w:w="606" w:type="dxa"/>
          </w:tcPr>
          <w:p w14:paraId="7823C3BB" w14:textId="77777777" w:rsidR="000A6B49" w:rsidRDefault="000A6B49" w:rsidP="007413DA">
            <w:r>
              <w:t>29</w:t>
            </w:r>
          </w:p>
        </w:tc>
        <w:tc>
          <w:tcPr>
            <w:tcW w:w="1240" w:type="dxa"/>
          </w:tcPr>
          <w:p w14:paraId="0F18E023" w14:textId="77777777" w:rsidR="000A6B49" w:rsidRDefault="000A6B49" w:rsidP="007413DA">
            <w:r>
              <w:t>W2</w:t>
            </w:r>
          </w:p>
        </w:tc>
        <w:tc>
          <w:tcPr>
            <w:tcW w:w="1479" w:type="dxa"/>
          </w:tcPr>
          <w:p w14:paraId="485B544A" w14:textId="77777777" w:rsidR="000A6B49" w:rsidRDefault="000A6B49" w:rsidP="007413DA">
            <w:r>
              <w:t>Ice</w:t>
            </w:r>
          </w:p>
        </w:tc>
        <w:tc>
          <w:tcPr>
            <w:tcW w:w="4163" w:type="dxa"/>
          </w:tcPr>
          <w:p w14:paraId="72BD6FD9" w14:textId="3EDA7B13" w:rsidR="000A6B49" w:rsidRPr="00022465" w:rsidRDefault="000A6B49" w:rsidP="00022465">
            <w:pPr>
              <w:pStyle w:val="TableText0"/>
            </w:pPr>
            <w:r w:rsidRPr="00022465">
              <w:t>In the ice melt algorithm, SRON should not have been divided by RHOCP in computing RN1</w:t>
            </w:r>
            <w:r w:rsidR="00AE1BA8" w:rsidRPr="00022465">
              <w:t>,</w:t>
            </w:r>
            <w:r w:rsidRPr="00022465">
              <w:t xml:space="preserve"> and DEL in the DO WHILE loop should have been ABS(DEL) rather than DEL:</w:t>
            </w:r>
          </w:p>
          <w:p w14:paraId="6878D748" w14:textId="77777777" w:rsidR="000A6B49" w:rsidRPr="00DD6222" w:rsidRDefault="000A6B49" w:rsidP="007413DA">
            <w:pPr>
              <w:pStyle w:val="PlainText"/>
              <w:rPr>
                <w:rFonts w:ascii="Calibri" w:hAnsi="Calibri"/>
                <w:sz w:val="14"/>
                <w:szCs w:val="16"/>
              </w:rPr>
            </w:pPr>
          </w:p>
          <w:p w14:paraId="7EE7E44E" w14:textId="507BB3BA" w:rsidR="000A6B49" w:rsidRPr="00DD6222" w:rsidRDefault="000A6B49" w:rsidP="007413DA">
            <w:pPr>
              <w:autoSpaceDE w:val="0"/>
              <w:autoSpaceDN w:val="0"/>
              <w:adjustRightInd w:val="0"/>
              <w:rPr>
                <w:rFonts w:ascii="Courier New" w:hAnsi="Courier New" w:cs="Courier New"/>
                <w:noProof/>
                <w:color w:val="008000"/>
                <w:sz w:val="16"/>
              </w:rPr>
            </w:pPr>
            <w:r w:rsidRPr="00DD6222">
              <w:rPr>
                <w:rFonts w:ascii="Courier New" w:hAnsi="Courier New" w:cs="Courier New"/>
                <w:noProof/>
                <w:sz w:val="16"/>
              </w:rPr>
              <w:t xml:space="preserve">RN1=SRON(JW)/REFL*SHADE(I)*(1.0-ALBEDO(JW))*BETAI(JW)+RANLW(JW)               </w:t>
            </w:r>
            <w:r w:rsidRPr="00DD6222">
              <w:rPr>
                <w:rFonts w:ascii="Courier New" w:hAnsi="Courier New" w:cs="Courier New"/>
                <w:noProof/>
                <w:color w:val="008000"/>
                <w:sz w:val="16"/>
              </w:rPr>
              <w:t>! SW 4/19/10 eliminate spurious divsion of SRO by RHOCP</w:t>
            </w:r>
          </w:p>
          <w:p w14:paraId="212E8DE8" w14:textId="77777777" w:rsidR="000A6B49" w:rsidRPr="00DD6222" w:rsidRDefault="000A6B49" w:rsidP="007413DA">
            <w:pPr>
              <w:autoSpaceDE w:val="0"/>
              <w:autoSpaceDN w:val="0"/>
              <w:adjustRightInd w:val="0"/>
              <w:rPr>
                <w:rFonts w:ascii="Courier New" w:hAnsi="Courier New" w:cs="Courier New"/>
                <w:noProof/>
                <w:color w:val="008000"/>
                <w:sz w:val="16"/>
              </w:rPr>
            </w:pPr>
            <w:r w:rsidRPr="00DD6222">
              <w:rPr>
                <w:rFonts w:ascii="Courier New" w:hAnsi="Courier New" w:cs="Courier New"/>
                <w:noProof/>
                <w:sz w:val="16"/>
              </w:rPr>
              <w:t xml:space="preserve">      </w:t>
            </w:r>
            <w:r w:rsidRPr="00DD6222">
              <w:rPr>
                <w:rFonts w:ascii="Courier New" w:hAnsi="Courier New" w:cs="Courier New"/>
                <w:b/>
                <w:bCs/>
                <w:noProof/>
                <w:color w:val="0000FF"/>
                <w:sz w:val="16"/>
              </w:rPr>
              <w:t>DO</w:t>
            </w:r>
            <w:r w:rsidRPr="00DD6222">
              <w:rPr>
                <w:rFonts w:ascii="Courier New" w:hAnsi="Courier New" w:cs="Courier New"/>
                <w:noProof/>
                <w:sz w:val="16"/>
              </w:rPr>
              <w:t xml:space="preserve"> </w:t>
            </w:r>
            <w:r w:rsidRPr="00DD6222">
              <w:rPr>
                <w:rFonts w:ascii="Courier New" w:hAnsi="Courier New" w:cs="Courier New"/>
                <w:b/>
                <w:bCs/>
                <w:noProof/>
                <w:color w:val="0000FF"/>
                <w:sz w:val="16"/>
              </w:rPr>
              <w:t>WHILE</w:t>
            </w:r>
            <w:r w:rsidRPr="00DD6222">
              <w:rPr>
                <w:rFonts w:ascii="Courier New" w:hAnsi="Courier New" w:cs="Courier New"/>
                <w:noProof/>
                <w:sz w:val="16"/>
              </w:rPr>
              <w:t xml:space="preserve"> (</w:t>
            </w:r>
            <w:r w:rsidRPr="00DD6222">
              <w:rPr>
                <w:rFonts w:ascii="Courier New" w:hAnsi="Courier New" w:cs="Courier New"/>
                <w:noProof/>
                <w:color w:val="0000FF"/>
                <w:sz w:val="16"/>
              </w:rPr>
              <w:t>ABS</w:t>
            </w:r>
            <w:r w:rsidRPr="00DD6222">
              <w:rPr>
                <w:rFonts w:ascii="Courier New" w:hAnsi="Courier New" w:cs="Courier New"/>
                <w:noProof/>
                <w:sz w:val="16"/>
              </w:rPr>
              <w:t xml:space="preserve">(DEL) &gt; 1.0 .AND. J &lt; 500)                                         </w:t>
            </w:r>
            <w:r w:rsidRPr="00DD6222">
              <w:rPr>
                <w:rFonts w:ascii="Courier New" w:hAnsi="Courier New" w:cs="Courier New"/>
                <w:noProof/>
                <w:color w:val="008000"/>
                <w:sz w:val="16"/>
              </w:rPr>
              <w:t>! SW 4/21/10 Should have been ABS of DEL</w:t>
            </w:r>
          </w:p>
          <w:p w14:paraId="1206C3A4" w14:textId="77777777" w:rsidR="000A6B49" w:rsidRDefault="000A6B49" w:rsidP="007413DA">
            <w:pPr>
              <w:pStyle w:val="PlainText"/>
              <w:rPr>
                <w:rFonts w:ascii="Calibri" w:hAnsi="Calibri"/>
                <w:sz w:val="18"/>
                <w:szCs w:val="16"/>
              </w:rPr>
            </w:pPr>
            <w:r w:rsidRPr="00DD6222">
              <w:rPr>
                <w:noProof/>
                <w:sz w:val="16"/>
              </w:rPr>
              <w:t xml:space="preserve">      </w:t>
            </w:r>
            <w:r w:rsidRPr="00DD6222">
              <w:rPr>
                <w:b/>
                <w:bCs/>
                <w:noProof/>
                <w:color w:val="0000FF"/>
                <w:sz w:val="16"/>
              </w:rPr>
              <w:t>CALL</w:t>
            </w:r>
            <w:r w:rsidRPr="00DD6222">
              <w:rPr>
                <w:noProof/>
                <w:sz w:val="16"/>
              </w:rPr>
              <w:t xml:space="preserve"> SURFACE_TERMS (TICE)  </w:t>
            </w:r>
            <w:r>
              <w:rPr>
                <w:noProof/>
              </w:rPr>
              <w:t xml:space="preserve">    </w:t>
            </w:r>
          </w:p>
        </w:tc>
        <w:tc>
          <w:tcPr>
            <w:tcW w:w="1957" w:type="dxa"/>
          </w:tcPr>
          <w:p w14:paraId="288C338F" w14:textId="77777777" w:rsidR="000A6B49" w:rsidRDefault="000A6B49" w:rsidP="007413DA">
            <w:r>
              <w:t>4/21/2010</w:t>
            </w:r>
          </w:p>
        </w:tc>
      </w:tr>
      <w:tr w:rsidR="000A6B49" w:rsidRPr="00A8639A" w14:paraId="2AEF0725" w14:textId="77777777" w:rsidTr="004C0946">
        <w:trPr>
          <w:cantSplit/>
        </w:trPr>
        <w:tc>
          <w:tcPr>
            <w:tcW w:w="606" w:type="dxa"/>
          </w:tcPr>
          <w:p w14:paraId="716B327C" w14:textId="77777777" w:rsidR="000A6B49" w:rsidRDefault="000A6B49" w:rsidP="007413DA">
            <w:r>
              <w:lastRenderedPageBreak/>
              <w:t>30</w:t>
            </w:r>
          </w:p>
        </w:tc>
        <w:tc>
          <w:tcPr>
            <w:tcW w:w="1240" w:type="dxa"/>
          </w:tcPr>
          <w:p w14:paraId="387CAC11" w14:textId="77777777" w:rsidR="000A6B49" w:rsidRDefault="000A6B49" w:rsidP="007413DA">
            <w:r>
              <w:t>PRE</w:t>
            </w:r>
          </w:p>
        </w:tc>
        <w:tc>
          <w:tcPr>
            <w:tcW w:w="1479" w:type="dxa"/>
          </w:tcPr>
          <w:p w14:paraId="21E1ED1B" w14:textId="7C81551D" w:rsidR="000A6B49" w:rsidRDefault="000A6B49" w:rsidP="007413DA">
            <w:r>
              <w:t xml:space="preserve">Constituent </w:t>
            </w:r>
            <w:r w:rsidR="00391691">
              <w:t>L</w:t>
            </w:r>
            <w:r>
              <w:t>oading</w:t>
            </w:r>
          </w:p>
        </w:tc>
        <w:tc>
          <w:tcPr>
            <w:tcW w:w="4163" w:type="dxa"/>
          </w:tcPr>
          <w:p w14:paraId="7351F1FB" w14:textId="77777777" w:rsidR="000A6B49" w:rsidRPr="00022465" w:rsidRDefault="000A6B49" w:rsidP="00022465">
            <w:pPr>
              <w:pStyle w:val="TableText0"/>
            </w:pPr>
            <w:r w:rsidRPr="00022465">
              <w:t xml:space="preserve">The output from the preprocessor in the </w:t>
            </w:r>
            <w:r w:rsidRPr="00022465">
              <w:rPr>
                <w:b/>
                <w:bCs/>
              </w:rPr>
              <w:t>pre.opt</w:t>
            </w:r>
            <w:r w:rsidRPr="00022465">
              <w:t xml:space="preserve"> file for constituent loading was in kg rather than the output header of kg/day. The output was updated to kg/day by adding the following lines of code:</w:t>
            </w:r>
          </w:p>
          <w:p w14:paraId="599423C3" w14:textId="6CA50E91" w:rsidR="000A6B49" w:rsidRDefault="000A6B49" w:rsidP="007413DA">
            <w:pPr>
              <w:autoSpaceDE w:val="0"/>
              <w:autoSpaceDN w:val="0"/>
              <w:adjustRightInd w:val="0"/>
              <w:rPr>
                <w:rFonts w:ascii="Courier New" w:hAnsi="Courier New" w:cs="Courier New"/>
                <w:noProof/>
              </w:rPr>
            </w:pPr>
            <w:r>
              <w:rPr>
                <w:rFonts w:ascii="Courier New" w:hAnsi="Courier New" w:cs="Courier New"/>
                <w:noProof/>
              </w:rPr>
              <w:t xml:space="preserve">                   </w:t>
            </w:r>
            <w:r w:rsidRPr="00991D07">
              <w:rPr>
                <w:rFonts w:ascii="Courier New" w:hAnsi="Courier New" w:cs="Courier New"/>
                <w:noProof/>
                <w:sz w:val="16"/>
              </w:rPr>
              <w:t xml:space="preserve">cdtload(incdt(1:NACdt(Jb),Jb),jb)=cdtload(incdt(1:NACdt(Jb),Jb),jb)/(jday-tstart)                        </w:t>
            </w:r>
            <w:r w:rsidRPr="00991D07">
              <w:rPr>
                <w:rFonts w:ascii="Courier New" w:hAnsi="Courier New" w:cs="Courier New"/>
                <w:noProof/>
                <w:color w:val="008000"/>
                <w:sz w:val="16"/>
              </w:rPr>
              <w:t>! CB 5/10/10 Change units to kg/day</w:t>
            </w:r>
          </w:p>
          <w:p w14:paraId="09923AC1" w14:textId="77777777" w:rsidR="000A6B49" w:rsidRDefault="000A6B49" w:rsidP="007413DA">
            <w:pPr>
              <w:autoSpaceDE w:val="0"/>
              <w:autoSpaceDN w:val="0"/>
              <w:adjustRightInd w:val="0"/>
              <w:rPr>
                <w:rFonts w:ascii="Courier New" w:hAnsi="Courier New" w:cs="Courier New"/>
                <w:noProof/>
              </w:rPr>
            </w:pPr>
          </w:p>
          <w:p w14:paraId="67E7C3B8" w14:textId="132CB1B6" w:rsidR="000A6B49" w:rsidRDefault="000A6B49" w:rsidP="00022465">
            <w:pPr>
              <w:autoSpaceDE w:val="0"/>
              <w:autoSpaceDN w:val="0"/>
              <w:adjustRightInd w:val="0"/>
            </w:pPr>
            <w:r w:rsidRPr="00991D07">
              <w:rPr>
                <w:rFonts w:ascii="Courier New" w:hAnsi="Courier New" w:cs="Courier New"/>
                <w:noProof/>
                <w:sz w:val="16"/>
              </w:rPr>
              <w:t xml:space="preserve">ctrload(trcn(1:NACtr(Jt),Jt),jt)=ctrload(trcn(1:NACtr(Jt),Jt),jt)/(JDAY-TSTART)                              </w:t>
            </w:r>
            <w:r w:rsidRPr="00991D07">
              <w:rPr>
                <w:rFonts w:ascii="Courier New" w:hAnsi="Courier New" w:cs="Courier New"/>
                <w:noProof/>
                <w:color w:val="008000"/>
                <w:sz w:val="16"/>
              </w:rPr>
              <w:t>!CB 5/11/10 convert to units of kg/day</w:t>
            </w:r>
          </w:p>
        </w:tc>
        <w:tc>
          <w:tcPr>
            <w:tcW w:w="1957" w:type="dxa"/>
          </w:tcPr>
          <w:p w14:paraId="414C65ED" w14:textId="77777777" w:rsidR="000A6B49" w:rsidRDefault="000A6B49" w:rsidP="007413DA">
            <w:r>
              <w:t>5/10/10</w:t>
            </w:r>
          </w:p>
        </w:tc>
      </w:tr>
      <w:tr w:rsidR="000A6B49" w:rsidRPr="00A8639A" w14:paraId="34FFE34E" w14:textId="77777777" w:rsidTr="004C0946">
        <w:trPr>
          <w:cantSplit/>
        </w:trPr>
        <w:tc>
          <w:tcPr>
            <w:tcW w:w="606" w:type="dxa"/>
          </w:tcPr>
          <w:p w14:paraId="2EF1EC50" w14:textId="77777777" w:rsidR="000A6B49" w:rsidRDefault="000A6B49" w:rsidP="007413DA">
            <w:r>
              <w:t>31</w:t>
            </w:r>
          </w:p>
        </w:tc>
        <w:tc>
          <w:tcPr>
            <w:tcW w:w="1240" w:type="dxa"/>
          </w:tcPr>
          <w:p w14:paraId="120372AF" w14:textId="77777777" w:rsidR="000A6B49" w:rsidRDefault="000A6B49" w:rsidP="007413DA">
            <w:r>
              <w:t>W2</w:t>
            </w:r>
          </w:p>
        </w:tc>
        <w:tc>
          <w:tcPr>
            <w:tcW w:w="1479" w:type="dxa"/>
          </w:tcPr>
          <w:p w14:paraId="081E18AC" w14:textId="77777777" w:rsidR="00391691" w:rsidRDefault="000A6B49" w:rsidP="007413DA">
            <w:r>
              <w:t xml:space="preserve">Gate, </w:t>
            </w:r>
          </w:p>
          <w:p w14:paraId="29537134" w14:textId="601E5E8C" w:rsidR="000A6B49" w:rsidRDefault="000A6B49" w:rsidP="007413DA">
            <w:r>
              <w:t>spillways, pipes</w:t>
            </w:r>
          </w:p>
        </w:tc>
        <w:tc>
          <w:tcPr>
            <w:tcW w:w="4163" w:type="dxa"/>
          </w:tcPr>
          <w:p w14:paraId="5939DAEC" w14:textId="3283B417" w:rsidR="000A6B49" w:rsidRPr="00022465" w:rsidRDefault="00C17129" w:rsidP="00022465">
            <w:pPr>
              <w:pStyle w:val="TableText0"/>
            </w:pPr>
            <w:r w:rsidRPr="00022465">
              <w:t>When</w:t>
            </w:r>
            <w:r w:rsidR="000A6B49" w:rsidRPr="00022465">
              <w:t xml:space="preserve"> the user specified that the flow is DOWN, in the case of reverse flow, the model did not assign the flow correctly if the user had no other tributaries or withdrawals specified in the control file. For this rare event, additional code was written to account for this fact. Also, a logic error was discovered in reverse flow for spillways and gates. This was corrected.</w:t>
            </w:r>
          </w:p>
          <w:p w14:paraId="0ECA428F" w14:textId="01A0AF9A" w:rsidR="000A6B49" w:rsidRDefault="000A6B49" w:rsidP="00022465">
            <w:pPr>
              <w:pStyle w:val="TableText0"/>
            </w:pPr>
            <w:r w:rsidRPr="00022465">
              <w:t xml:space="preserve">New code added to </w:t>
            </w:r>
            <w:proofErr w:type="gramStart"/>
            <w:r w:rsidRPr="00022465">
              <w:rPr>
                <w:b/>
                <w:bCs/>
              </w:rPr>
              <w:t>hydroinout.f</w:t>
            </w:r>
            <w:proofErr w:type="gramEnd"/>
            <w:r w:rsidRPr="00022465">
              <w:rPr>
                <w:b/>
                <w:bCs/>
              </w:rPr>
              <w:t>90</w:t>
            </w:r>
            <w:r w:rsidRPr="00022465">
              <w:t>:</w:t>
            </w:r>
          </w:p>
          <w:p w14:paraId="00681A9B" w14:textId="77777777" w:rsidR="000A6B49" w:rsidRPr="00022465" w:rsidRDefault="000A6B49" w:rsidP="007413DA">
            <w:pPr>
              <w:pStyle w:val="PlainText"/>
              <w:rPr>
                <w:sz w:val="16"/>
                <w:szCs w:val="16"/>
              </w:rPr>
            </w:pPr>
            <w:r w:rsidRPr="00C35CFE">
              <w:rPr>
                <w:rFonts w:ascii="Calibri" w:hAnsi="Calibri"/>
                <w:sz w:val="18"/>
                <w:szCs w:val="16"/>
              </w:rPr>
              <w:t xml:space="preserve">  </w:t>
            </w:r>
            <w:r w:rsidRPr="00FB7E4E">
              <w:rPr>
                <w:sz w:val="14"/>
                <w:szCs w:val="16"/>
              </w:rPr>
              <w:t xml:space="preserve"> </w:t>
            </w:r>
            <w:proofErr w:type="gramStart"/>
            <w:r w:rsidRPr="00022465">
              <w:rPr>
                <w:sz w:val="16"/>
                <w:szCs w:val="16"/>
              </w:rPr>
              <w:t>JWW  =</w:t>
            </w:r>
            <w:proofErr w:type="gramEnd"/>
            <w:r w:rsidRPr="00022465">
              <w:rPr>
                <w:sz w:val="16"/>
                <w:szCs w:val="16"/>
              </w:rPr>
              <w:t xml:space="preserve"> NWD</w:t>
            </w:r>
          </w:p>
          <w:p w14:paraId="34D157B1" w14:textId="77777777" w:rsidR="000A6B49" w:rsidRPr="00022465" w:rsidRDefault="000A6B49" w:rsidP="007413DA">
            <w:pPr>
              <w:pStyle w:val="PlainText"/>
              <w:rPr>
                <w:sz w:val="16"/>
                <w:szCs w:val="16"/>
              </w:rPr>
            </w:pPr>
            <w:r w:rsidRPr="00022465">
              <w:rPr>
                <w:sz w:val="16"/>
                <w:szCs w:val="16"/>
              </w:rPr>
              <w:t xml:space="preserve">    withdrawals = </w:t>
            </w:r>
            <w:proofErr w:type="spellStart"/>
            <w:r w:rsidRPr="00022465">
              <w:rPr>
                <w:sz w:val="16"/>
                <w:szCs w:val="16"/>
              </w:rPr>
              <w:t>jww</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5E1E01A9" w14:textId="77777777" w:rsidR="000A6B49" w:rsidRPr="00022465" w:rsidRDefault="000A6B49" w:rsidP="007413DA">
            <w:pPr>
              <w:pStyle w:val="PlainText"/>
              <w:rPr>
                <w:sz w:val="16"/>
                <w:szCs w:val="16"/>
              </w:rPr>
            </w:pPr>
            <w:r w:rsidRPr="00022465">
              <w:rPr>
                <w:sz w:val="16"/>
                <w:szCs w:val="16"/>
              </w:rPr>
              <w:t xml:space="preserve">    </w:t>
            </w:r>
            <w:proofErr w:type="gramStart"/>
            <w:r w:rsidRPr="00022465">
              <w:rPr>
                <w:sz w:val="16"/>
                <w:szCs w:val="16"/>
              </w:rPr>
              <w:t>JTT  =</w:t>
            </w:r>
            <w:proofErr w:type="gramEnd"/>
            <w:r w:rsidRPr="00022465">
              <w:rPr>
                <w:sz w:val="16"/>
                <w:szCs w:val="16"/>
              </w:rPr>
              <w:t xml:space="preserve"> NTR</w:t>
            </w:r>
          </w:p>
          <w:p w14:paraId="403288E3" w14:textId="77777777" w:rsidR="000A6B49" w:rsidRPr="00022465" w:rsidRDefault="000A6B49" w:rsidP="007413DA">
            <w:pPr>
              <w:pStyle w:val="PlainText"/>
              <w:rPr>
                <w:sz w:val="16"/>
                <w:szCs w:val="16"/>
              </w:rPr>
            </w:pPr>
            <w:r w:rsidRPr="00022465">
              <w:rPr>
                <w:sz w:val="16"/>
                <w:szCs w:val="16"/>
              </w:rPr>
              <w:t xml:space="preserve">    tributaries = </w:t>
            </w:r>
            <w:proofErr w:type="spellStart"/>
            <w:r w:rsidRPr="00022465">
              <w:rPr>
                <w:sz w:val="16"/>
                <w:szCs w:val="16"/>
              </w:rPr>
              <w:t>jtt</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6DBA33CB" w14:textId="77777777" w:rsidR="000A6B49" w:rsidRPr="00022465" w:rsidRDefault="000A6B49" w:rsidP="007413DA">
            <w:pPr>
              <w:pStyle w:val="PlainText"/>
              <w:rPr>
                <w:sz w:val="16"/>
                <w:szCs w:val="16"/>
              </w:rPr>
            </w:pPr>
            <w:r w:rsidRPr="00022465">
              <w:rPr>
                <w:sz w:val="16"/>
                <w:szCs w:val="16"/>
              </w:rPr>
              <w:t xml:space="preserve">    </w:t>
            </w:r>
            <w:proofErr w:type="gramStart"/>
            <w:r w:rsidRPr="00022465">
              <w:rPr>
                <w:sz w:val="16"/>
                <w:szCs w:val="16"/>
              </w:rPr>
              <w:t>JSS  =</w:t>
            </w:r>
            <w:proofErr w:type="gramEnd"/>
            <w:r w:rsidRPr="00022465">
              <w:rPr>
                <w:sz w:val="16"/>
                <w:szCs w:val="16"/>
              </w:rPr>
              <w:t xml:space="preserve"> NSTR</w:t>
            </w:r>
          </w:p>
          <w:p w14:paraId="1B61EFF4" w14:textId="77777777" w:rsidR="000A6B49" w:rsidRPr="00022465" w:rsidRDefault="000A6B49" w:rsidP="007413DA">
            <w:pPr>
              <w:pStyle w:val="PlainText"/>
              <w:rPr>
                <w:sz w:val="16"/>
                <w:szCs w:val="16"/>
              </w:rPr>
            </w:pPr>
            <w:r w:rsidRPr="00022465">
              <w:rPr>
                <w:sz w:val="16"/>
                <w:szCs w:val="16"/>
              </w:rPr>
              <w:t xml:space="preserve">    IF (SPILLWAY) THEN</w:t>
            </w:r>
          </w:p>
          <w:p w14:paraId="173F2B33" w14:textId="77777777" w:rsidR="000A6B49" w:rsidRPr="00022465" w:rsidRDefault="000A6B49" w:rsidP="007413DA">
            <w:pPr>
              <w:pStyle w:val="PlainText"/>
              <w:rPr>
                <w:sz w:val="16"/>
                <w:szCs w:val="16"/>
              </w:rPr>
            </w:pPr>
            <w:r w:rsidRPr="00022465">
              <w:rPr>
                <w:sz w:val="16"/>
                <w:szCs w:val="16"/>
              </w:rPr>
              <w:t>…</w:t>
            </w:r>
          </w:p>
          <w:p w14:paraId="6D6908E9" w14:textId="77777777" w:rsidR="000A6B49" w:rsidRPr="00022465" w:rsidRDefault="000A6B49" w:rsidP="007413DA">
            <w:pPr>
              <w:pStyle w:val="PlainText"/>
              <w:rPr>
                <w:sz w:val="16"/>
                <w:szCs w:val="16"/>
              </w:rPr>
            </w:pPr>
            <w:r w:rsidRPr="00022465">
              <w:rPr>
                <w:sz w:val="16"/>
                <w:szCs w:val="16"/>
              </w:rPr>
              <w:t xml:space="preserve">    END IF</w:t>
            </w:r>
          </w:p>
          <w:p w14:paraId="7187B420" w14:textId="77777777" w:rsidR="000A6B49" w:rsidRPr="00022465" w:rsidRDefault="000A6B49" w:rsidP="007413DA">
            <w:pPr>
              <w:pStyle w:val="PlainText"/>
              <w:rPr>
                <w:sz w:val="16"/>
                <w:szCs w:val="16"/>
              </w:rPr>
            </w:pPr>
            <w:r w:rsidRPr="00022465">
              <w:rPr>
                <w:sz w:val="16"/>
                <w:szCs w:val="16"/>
              </w:rPr>
              <w:t xml:space="preserve">   tributaries = </w:t>
            </w:r>
            <w:proofErr w:type="spellStart"/>
            <w:r w:rsidRPr="00022465">
              <w:rPr>
                <w:sz w:val="16"/>
                <w:szCs w:val="16"/>
              </w:rPr>
              <w:t>jtt</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7E161599" w14:textId="77777777" w:rsidR="000A6B49" w:rsidRPr="00022465" w:rsidRDefault="000A6B49" w:rsidP="007413DA">
            <w:pPr>
              <w:pStyle w:val="PlainText"/>
              <w:rPr>
                <w:sz w:val="16"/>
                <w:szCs w:val="16"/>
              </w:rPr>
            </w:pPr>
            <w:r w:rsidRPr="00022465">
              <w:rPr>
                <w:sz w:val="16"/>
                <w:szCs w:val="16"/>
              </w:rPr>
              <w:t xml:space="preserve">   withdrawals = </w:t>
            </w:r>
            <w:proofErr w:type="spellStart"/>
            <w:r w:rsidRPr="00022465">
              <w:rPr>
                <w:sz w:val="16"/>
                <w:szCs w:val="16"/>
              </w:rPr>
              <w:t>jww</w:t>
            </w:r>
            <w:proofErr w:type="spellEnd"/>
            <w:r w:rsidRPr="00022465">
              <w:rPr>
                <w:sz w:val="16"/>
                <w:szCs w:val="16"/>
              </w:rPr>
              <w:t xml:space="preserve"> &gt; </w:t>
            </w:r>
            <w:proofErr w:type="gramStart"/>
            <w:r w:rsidRPr="00022465">
              <w:rPr>
                <w:sz w:val="16"/>
                <w:szCs w:val="16"/>
              </w:rPr>
              <w:t>0  !</w:t>
            </w:r>
            <w:proofErr w:type="gramEnd"/>
            <w:r w:rsidRPr="00022465">
              <w:rPr>
                <w:sz w:val="16"/>
                <w:szCs w:val="16"/>
              </w:rPr>
              <w:t xml:space="preserve"> 6/4/10 SW</w:t>
            </w:r>
          </w:p>
          <w:p w14:paraId="30479707" w14:textId="77777777" w:rsidR="000A6B49" w:rsidRPr="00022465" w:rsidRDefault="000A6B49" w:rsidP="007413DA">
            <w:pPr>
              <w:pStyle w:val="PlainText"/>
              <w:rPr>
                <w:sz w:val="16"/>
                <w:szCs w:val="16"/>
              </w:rPr>
            </w:pPr>
            <w:r w:rsidRPr="00022465">
              <w:rPr>
                <w:sz w:val="16"/>
                <w:szCs w:val="16"/>
              </w:rPr>
              <w:t xml:space="preserve">    </w:t>
            </w:r>
          </w:p>
          <w:p w14:paraId="4579B88A" w14:textId="77777777" w:rsidR="000A6B49" w:rsidRPr="00022465" w:rsidRDefault="000A6B49" w:rsidP="007413DA">
            <w:pPr>
              <w:pStyle w:val="PlainText"/>
              <w:rPr>
                <w:sz w:val="16"/>
                <w:szCs w:val="16"/>
              </w:rPr>
            </w:pPr>
            <w:r w:rsidRPr="00022465">
              <w:rPr>
                <w:sz w:val="16"/>
                <w:szCs w:val="16"/>
              </w:rPr>
              <w:t xml:space="preserve">    DO JW=</w:t>
            </w:r>
            <w:proofErr w:type="gramStart"/>
            <w:r w:rsidRPr="00022465">
              <w:rPr>
                <w:sz w:val="16"/>
                <w:szCs w:val="16"/>
              </w:rPr>
              <w:t>1,NWB</w:t>
            </w:r>
            <w:proofErr w:type="gramEnd"/>
          </w:p>
          <w:p w14:paraId="69A96D88" w14:textId="77777777" w:rsidR="000A6B49" w:rsidRPr="00022465" w:rsidRDefault="000A6B49" w:rsidP="007413DA">
            <w:pPr>
              <w:pStyle w:val="PlainText"/>
              <w:rPr>
                <w:sz w:val="16"/>
                <w:szCs w:val="16"/>
              </w:rPr>
            </w:pPr>
            <w:r w:rsidRPr="00022465">
              <w:rPr>
                <w:sz w:val="16"/>
                <w:szCs w:val="16"/>
              </w:rPr>
              <w:t xml:space="preserve">      KT = KTWB(JW)</w:t>
            </w:r>
          </w:p>
          <w:p w14:paraId="473B9A96" w14:textId="0C7D4C60" w:rsidR="000A6B49" w:rsidRDefault="000A6B49" w:rsidP="007413DA">
            <w:pPr>
              <w:pStyle w:val="PlainText"/>
              <w:rPr>
                <w:rFonts w:ascii="Calibri" w:hAnsi="Calibri"/>
                <w:sz w:val="18"/>
                <w:szCs w:val="16"/>
              </w:rPr>
            </w:pPr>
            <w:r w:rsidRPr="00022465">
              <w:rPr>
                <w:sz w:val="16"/>
                <w:szCs w:val="16"/>
              </w:rPr>
              <w:t xml:space="preserve">      DO JB=BS(JW</w:t>
            </w:r>
            <w:proofErr w:type="gramStart"/>
            <w:r w:rsidRPr="00022465">
              <w:rPr>
                <w:sz w:val="16"/>
                <w:szCs w:val="16"/>
              </w:rPr>
              <w:t>),BE</w:t>
            </w:r>
            <w:proofErr w:type="gramEnd"/>
            <w:r w:rsidRPr="00022465">
              <w:rPr>
                <w:sz w:val="16"/>
                <w:szCs w:val="16"/>
              </w:rPr>
              <w:t>(JW)</w:t>
            </w:r>
          </w:p>
          <w:p w14:paraId="0C911DC6" w14:textId="3DE7BB28" w:rsidR="000A6B49" w:rsidRDefault="000A6B49" w:rsidP="00022465">
            <w:pPr>
              <w:pStyle w:val="TableText0"/>
              <w:rPr>
                <w:szCs w:val="16"/>
              </w:rPr>
            </w:pPr>
            <w:r w:rsidRPr="00022465">
              <w:t xml:space="preserve">New code in </w:t>
            </w:r>
            <w:r w:rsidRPr="00022465">
              <w:rPr>
                <w:b/>
                <w:bCs/>
              </w:rPr>
              <w:t>gate-spill-</w:t>
            </w:r>
            <w:proofErr w:type="gramStart"/>
            <w:r w:rsidRPr="00022465">
              <w:rPr>
                <w:b/>
                <w:bCs/>
              </w:rPr>
              <w:t>pipe.f</w:t>
            </w:r>
            <w:proofErr w:type="gramEnd"/>
            <w:r w:rsidRPr="00022465">
              <w:rPr>
                <w:b/>
                <w:bCs/>
              </w:rPr>
              <w:t>90</w:t>
            </w:r>
            <w:r w:rsidRPr="00022465">
              <w:t>:</w:t>
            </w:r>
          </w:p>
          <w:p w14:paraId="362FF897" w14:textId="77777777" w:rsidR="000A6B49" w:rsidRPr="00022465" w:rsidRDefault="000A6B49" w:rsidP="00022465">
            <w:pPr>
              <w:pStyle w:val="TableText0"/>
            </w:pPr>
            <w:r w:rsidRPr="00022465">
              <w:t>For spillway:</w:t>
            </w:r>
          </w:p>
          <w:p w14:paraId="69609384" w14:textId="77777777" w:rsidR="000A6B49" w:rsidRPr="00022465" w:rsidRDefault="000A6B49" w:rsidP="007413DA">
            <w:pPr>
              <w:autoSpaceDE w:val="0"/>
              <w:autoSpaceDN w:val="0"/>
              <w:adjustRightInd w:val="0"/>
              <w:rPr>
                <w:rFonts w:ascii="Courier New" w:hAnsi="Courier New" w:cs="Courier New"/>
                <w:noProof/>
                <w:color w:val="0000FF"/>
                <w:sz w:val="16"/>
                <w:szCs w:val="16"/>
              </w:rPr>
            </w:pPr>
            <w:r w:rsidRPr="002A4548">
              <w:rPr>
                <w:sz w:val="18"/>
                <w:szCs w:val="18"/>
              </w:rPr>
              <w:t xml:space="preserve">   </w:t>
            </w:r>
            <w:r w:rsidRPr="00022465">
              <w:rPr>
                <w:rFonts w:ascii="Courier New" w:hAnsi="Courier New" w:cs="Courier New"/>
                <w:noProof/>
                <w:sz w:val="18"/>
                <w:szCs w:val="18"/>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(ISUB == 0) </w:t>
            </w:r>
            <w:r w:rsidRPr="00022465">
              <w:rPr>
                <w:rFonts w:ascii="Courier New" w:hAnsi="Courier New" w:cs="Courier New"/>
                <w:b/>
                <w:bCs/>
                <w:noProof/>
                <w:color w:val="0000FF"/>
                <w:sz w:val="16"/>
                <w:szCs w:val="16"/>
              </w:rPr>
              <w:t>THEN</w:t>
            </w:r>
          </w:p>
          <w:p w14:paraId="390826EA" w14:textId="77777777" w:rsidR="000A6B49" w:rsidRPr="00022465"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16"/>
                <w:szCs w:val="16"/>
              </w:rPr>
              <w:t xml:space="preserve">   DLEL = ELIU-ESP(JS)</w:t>
            </w:r>
          </w:p>
          <w:p w14:paraId="08C9B16F" w14:textId="77777777" w:rsidR="000A6B49" w:rsidRPr="00022465" w:rsidRDefault="000A6B49" w:rsidP="007413DA">
            <w:pPr>
              <w:autoSpaceDE w:val="0"/>
              <w:autoSpaceDN w:val="0"/>
              <w:adjustRightInd w:val="0"/>
              <w:rPr>
                <w:rFonts w:ascii="Courier New" w:hAnsi="Courier New" w:cs="Courier New"/>
                <w:noProof/>
                <w:color w:val="008000"/>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(ELID &gt; ESP(JS)) DLEL = ELIU-ELID                                   </w:t>
            </w:r>
            <w:r w:rsidRPr="00022465">
              <w:rPr>
                <w:rFonts w:ascii="Courier New" w:hAnsi="Courier New" w:cs="Courier New"/>
                <w:noProof/>
                <w:color w:val="008000"/>
                <w:sz w:val="16"/>
                <w:szCs w:val="16"/>
              </w:rPr>
              <w:t>! SW 6/7/10</w:t>
            </w:r>
          </w:p>
          <w:p w14:paraId="3CA89B4F" w14:textId="77777777" w:rsidR="000A6B49" w:rsidRPr="00022465" w:rsidRDefault="000A6B49" w:rsidP="007413DA">
            <w:pPr>
              <w:autoSpaceDE w:val="0"/>
              <w:autoSpaceDN w:val="0"/>
              <w:adjustRightInd w:val="0"/>
              <w:rPr>
                <w:rFonts w:ascii="Courier New" w:hAnsi="Courier New" w:cs="Courier New"/>
                <w:noProof/>
                <w:color w:val="0000FF"/>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(DLEL &lt; 0.0) </w:t>
            </w:r>
            <w:r w:rsidRPr="00022465">
              <w:rPr>
                <w:rFonts w:ascii="Courier New" w:hAnsi="Courier New" w:cs="Courier New"/>
                <w:b/>
                <w:bCs/>
                <w:noProof/>
                <w:color w:val="0000FF"/>
                <w:sz w:val="16"/>
                <w:szCs w:val="16"/>
              </w:rPr>
              <w:t>THEN</w:t>
            </w:r>
          </w:p>
          <w:p w14:paraId="2B5AF114" w14:textId="77777777" w:rsidR="000A6B49" w:rsidRPr="00022465" w:rsidRDefault="000A6B49" w:rsidP="007413DA">
            <w:pPr>
              <w:pStyle w:val="PlainText"/>
              <w:rPr>
                <w:rFonts w:ascii="Calibri" w:hAnsi="Calibri"/>
                <w:sz w:val="16"/>
                <w:szCs w:val="16"/>
              </w:rPr>
            </w:pPr>
            <w:r w:rsidRPr="00022465">
              <w:rPr>
                <w:noProof/>
                <w:sz w:val="16"/>
                <w:szCs w:val="16"/>
              </w:rPr>
              <w:t xml:space="preserve">          DLEL    = -DLEL</w:t>
            </w:r>
          </w:p>
          <w:p w14:paraId="5ADF5BC3" w14:textId="77777777" w:rsidR="000A6B49" w:rsidRPr="00022465" w:rsidRDefault="000A6B49" w:rsidP="00022465">
            <w:pPr>
              <w:pStyle w:val="TableText0"/>
              <w:rPr>
                <w:sz w:val="16"/>
                <w:szCs w:val="16"/>
              </w:rPr>
            </w:pPr>
            <w:r w:rsidRPr="00022465">
              <w:rPr>
                <w:sz w:val="16"/>
                <w:szCs w:val="16"/>
              </w:rPr>
              <w:t>For gates:</w:t>
            </w:r>
          </w:p>
          <w:p w14:paraId="45D03D54" w14:textId="77777777" w:rsidR="000A6B49" w:rsidRPr="00022465"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21"/>
                <w:szCs w:val="18"/>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(A2GT(JG) == 0.0 .AND. G2GT(JG) /= 0.0) DLEL = ELIU-G2GT(JG)</w:t>
            </w:r>
          </w:p>
          <w:p w14:paraId="60CD9229" w14:textId="77777777" w:rsidR="000A6B49" w:rsidRPr="00022465" w:rsidRDefault="000A6B49" w:rsidP="007413DA">
            <w:pPr>
              <w:autoSpaceDE w:val="0"/>
              <w:autoSpaceDN w:val="0"/>
              <w:adjustRightInd w:val="0"/>
              <w:rPr>
                <w:rFonts w:ascii="Courier New" w:hAnsi="Courier New" w:cs="Courier New"/>
                <w:noProof/>
                <w:color w:val="008000"/>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(ELID &gt; EGT(JG)) DLEL = ELIU-ELID                                       </w:t>
            </w:r>
            <w:r w:rsidRPr="00022465">
              <w:rPr>
                <w:rFonts w:ascii="Courier New" w:hAnsi="Courier New" w:cs="Courier New"/>
                <w:noProof/>
                <w:color w:val="008000"/>
                <w:sz w:val="16"/>
                <w:szCs w:val="16"/>
              </w:rPr>
              <w:t>! SW 6/7/10</w:t>
            </w:r>
          </w:p>
          <w:p w14:paraId="45715B91" w14:textId="29F7558D" w:rsidR="000A6B49" w:rsidRDefault="000A6B49" w:rsidP="007413DA">
            <w:pPr>
              <w:pStyle w:val="PlainText"/>
              <w:rPr>
                <w:rFonts w:ascii="Calibri" w:hAnsi="Calibri"/>
                <w:sz w:val="18"/>
                <w:szCs w:val="16"/>
              </w:rPr>
            </w:pPr>
            <w:r w:rsidRPr="00022465">
              <w:rPr>
                <w:noProof/>
                <w:sz w:val="16"/>
                <w:szCs w:val="16"/>
              </w:rPr>
              <w:t xml:space="preserve">            </w:t>
            </w:r>
            <w:r w:rsidRPr="00022465">
              <w:rPr>
                <w:b/>
                <w:bCs/>
                <w:noProof/>
                <w:color w:val="0000FF"/>
                <w:sz w:val="16"/>
                <w:szCs w:val="16"/>
              </w:rPr>
              <w:t>IF</w:t>
            </w:r>
            <w:r w:rsidRPr="00022465">
              <w:rPr>
                <w:noProof/>
                <w:sz w:val="16"/>
                <w:szCs w:val="16"/>
              </w:rPr>
              <w:t xml:space="preserve"> (DLEL &lt; 0.0) </w:t>
            </w:r>
            <w:r w:rsidRPr="00022465">
              <w:rPr>
                <w:b/>
                <w:bCs/>
                <w:noProof/>
                <w:color w:val="0000FF"/>
                <w:sz w:val="16"/>
                <w:szCs w:val="16"/>
              </w:rPr>
              <w:t>THEN</w:t>
            </w:r>
          </w:p>
        </w:tc>
        <w:tc>
          <w:tcPr>
            <w:tcW w:w="1957" w:type="dxa"/>
          </w:tcPr>
          <w:p w14:paraId="28D2AB3C" w14:textId="77777777" w:rsidR="000A6B49" w:rsidRDefault="000A6B49" w:rsidP="007413DA">
            <w:r>
              <w:t>6/4/10</w:t>
            </w:r>
          </w:p>
        </w:tc>
      </w:tr>
      <w:tr w:rsidR="000A6B49" w:rsidRPr="00A8639A" w14:paraId="70D0B1BF" w14:textId="77777777" w:rsidTr="004C0946">
        <w:trPr>
          <w:cantSplit/>
        </w:trPr>
        <w:tc>
          <w:tcPr>
            <w:tcW w:w="606" w:type="dxa"/>
          </w:tcPr>
          <w:p w14:paraId="57BFFE40" w14:textId="77777777" w:rsidR="000A6B49" w:rsidRDefault="000A6B49" w:rsidP="007413DA">
            <w:r>
              <w:lastRenderedPageBreak/>
              <w:t>32</w:t>
            </w:r>
          </w:p>
        </w:tc>
        <w:tc>
          <w:tcPr>
            <w:tcW w:w="1240" w:type="dxa"/>
          </w:tcPr>
          <w:p w14:paraId="7B89D20F" w14:textId="77777777" w:rsidR="000A6B49" w:rsidRDefault="000A6B49" w:rsidP="007413DA">
            <w:r>
              <w:t>W2</w:t>
            </w:r>
          </w:p>
        </w:tc>
        <w:tc>
          <w:tcPr>
            <w:tcW w:w="1479" w:type="dxa"/>
          </w:tcPr>
          <w:p w14:paraId="714C9078" w14:textId="77777777" w:rsidR="000A6B49" w:rsidRDefault="000A6B49" w:rsidP="007413DA">
            <w:r>
              <w:t>Branch intersections with multiple waterbodies</w:t>
            </w:r>
          </w:p>
        </w:tc>
        <w:tc>
          <w:tcPr>
            <w:tcW w:w="4163" w:type="dxa"/>
          </w:tcPr>
          <w:p w14:paraId="76334FDC" w14:textId="5F0DA5CB" w:rsidR="000A6B49" w:rsidRDefault="000A6B49" w:rsidP="00022465">
            <w:pPr>
              <w:pStyle w:val="TableText0"/>
            </w:pPr>
            <w:r w:rsidRPr="00022465">
              <w:t>In cases where there are branch intersections between waterbodies, it was possible that the variable</w:t>
            </w:r>
            <w:r w:rsidR="00C17129" w:rsidRPr="00022465">
              <w:t>s</w:t>
            </w:r>
            <w:r w:rsidRPr="00022465">
              <w:t xml:space="preserve"> KBI and KB were incorrectly set. Here is the fix: Move the statement defining KBI in the subroutine </w:t>
            </w:r>
            <w:r w:rsidRPr="00022465">
              <w:rPr>
                <w:b/>
                <w:bCs/>
              </w:rPr>
              <w:t>init-</w:t>
            </w:r>
            <w:proofErr w:type="gramStart"/>
            <w:r w:rsidRPr="00022465">
              <w:rPr>
                <w:b/>
                <w:bCs/>
              </w:rPr>
              <w:t>geom.f</w:t>
            </w:r>
            <w:proofErr w:type="gramEnd"/>
            <w:r w:rsidRPr="00022465">
              <w:rPr>
                <w:b/>
                <w:bCs/>
              </w:rPr>
              <w:t>90</w:t>
            </w:r>
            <w:r w:rsidRPr="00022465">
              <w:t xml:space="preserve"> to the place shown below (delete the earlier reference):</w:t>
            </w:r>
          </w:p>
          <w:p w14:paraId="298B99F8"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b/>
                <w:bCs/>
                <w:noProof/>
                <w:color w:val="0000FF"/>
                <w:sz w:val="16"/>
              </w:rPr>
              <w:t>IF</w:t>
            </w:r>
            <w:r w:rsidRPr="00EB3348">
              <w:rPr>
                <w:rFonts w:ascii="Courier New" w:hAnsi="Courier New" w:cs="Courier New"/>
                <w:noProof/>
                <w:sz w:val="16"/>
              </w:rPr>
              <w:t xml:space="preserve"> (B(K,ID+1) == 0.0) B(K,ID+1) = B(K-1,ID+1)</w:t>
            </w:r>
          </w:p>
          <w:p w14:paraId="6B9E7A0F"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IF</w:t>
            </w:r>
            <w:r w:rsidRPr="00EB3348">
              <w:rPr>
                <w:rFonts w:ascii="Courier New" w:hAnsi="Courier New" w:cs="Courier New"/>
                <w:noProof/>
                <w:sz w:val="16"/>
              </w:rPr>
              <w:t xml:space="preserve"> (IEXIT == 1) </w:t>
            </w:r>
            <w:r w:rsidRPr="00EB3348">
              <w:rPr>
                <w:rFonts w:ascii="Courier New" w:hAnsi="Courier New" w:cs="Courier New"/>
                <w:b/>
                <w:bCs/>
                <w:noProof/>
                <w:color w:val="0000FF"/>
                <w:sz w:val="16"/>
              </w:rPr>
              <w:t>EXIT</w:t>
            </w:r>
          </w:p>
          <w:p w14:paraId="39BD8FC7"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3841A8B9"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49F29C78"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7B698A92"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p>
          <w:p w14:paraId="1AF60139"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r w:rsidRPr="00EB3348">
              <w:rPr>
                <w:rFonts w:ascii="Courier New" w:hAnsi="Courier New" w:cs="Courier New"/>
                <w:noProof/>
                <w:sz w:val="16"/>
              </w:rPr>
              <w:t xml:space="preserve">   </w:t>
            </w:r>
            <w:r w:rsidRPr="00EB3348">
              <w:rPr>
                <w:rFonts w:ascii="Courier New" w:hAnsi="Courier New" w:cs="Courier New"/>
                <w:noProof/>
                <w:color w:val="008000"/>
                <w:sz w:val="16"/>
              </w:rPr>
              <w:t>! SW 1/23/06</w:t>
            </w:r>
          </w:p>
          <w:p w14:paraId="6A9996AF"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r w:rsidRPr="00EB3348">
              <w:rPr>
                <w:rFonts w:ascii="Courier New" w:hAnsi="Courier New" w:cs="Courier New"/>
                <w:noProof/>
                <w:sz w:val="16"/>
              </w:rPr>
              <w:t xml:space="preserve">    </w:t>
            </w:r>
            <w:r w:rsidRPr="00EB3348">
              <w:rPr>
                <w:rFonts w:ascii="Courier New" w:hAnsi="Courier New" w:cs="Courier New"/>
                <w:noProof/>
                <w:color w:val="008000"/>
                <w:sz w:val="16"/>
              </w:rPr>
              <w:t>! SW 1/23/06</w:t>
            </w:r>
          </w:p>
          <w:p w14:paraId="2136B382"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bnew=b    </w:t>
            </w:r>
            <w:r w:rsidRPr="00EB3348">
              <w:rPr>
                <w:rFonts w:ascii="Courier New" w:hAnsi="Courier New" w:cs="Courier New"/>
                <w:noProof/>
                <w:color w:val="008000"/>
                <w:sz w:val="16"/>
              </w:rPr>
              <w:t>! SW 1/23/06</w:t>
            </w:r>
          </w:p>
          <w:p w14:paraId="4A914656"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KBI = KB  </w:t>
            </w:r>
            <w:r w:rsidRPr="00EB3348">
              <w:rPr>
                <w:rFonts w:ascii="Courier New" w:hAnsi="Courier New" w:cs="Courier New"/>
                <w:noProof/>
                <w:color w:val="008000"/>
                <w:sz w:val="16"/>
              </w:rPr>
              <w:t>! SW 10/30/2010</w:t>
            </w:r>
          </w:p>
          <w:p w14:paraId="42442F5A" w14:textId="77777777" w:rsidR="000A6B49" w:rsidRPr="00EB3348" w:rsidRDefault="000A6B49" w:rsidP="007413DA">
            <w:pPr>
              <w:autoSpaceDE w:val="0"/>
              <w:autoSpaceDN w:val="0"/>
              <w:adjustRightInd w:val="0"/>
              <w:rPr>
                <w:rFonts w:ascii="Courier New" w:hAnsi="Courier New" w:cs="Courier New"/>
                <w:noProof/>
                <w:color w:val="008000"/>
                <w:sz w:val="16"/>
              </w:rPr>
            </w:pPr>
          </w:p>
          <w:p w14:paraId="4C817521"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color w:val="008000"/>
                <w:sz w:val="16"/>
              </w:rPr>
              <w:t>!**** Upstream active segment and single layer  ! 1/23/06 entire section moved SW</w:t>
            </w:r>
          </w:p>
          <w:p w14:paraId="1D775692"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DO</w:t>
            </w:r>
            <w:r w:rsidRPr="00EB3348">
              <w:rPr>
                <w:rFonts w:ascii="Courier New" w:hAnsi="Courier New" w:cs="Courier New"/>
                <w:noProof/>
                <w:sz w:val="16"/>
              </w:rPr>
              <w:t xml:space="preserve"> JW=1,NWB</w:t>
            </w:r>
          </w:p>
          <w:p w14:paraId="0640E1E1"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noProof/>
                <w:sz w:val="16"/>
              </w:rPr>
              <w:t xml:space="preserve">    KT = KTWB(JW)</w:t>
            </w:r>
          </w:p>
          <w:p w14:paraId="0226291E" w14:textId="77777777" w:rsidR="000A6B49" w:rsidRDefault="000A6B49" w:rsidP="007413DA">
            <w:pPr>
              <w:pStyle w:val="PlainText"/>
              <w:rPr>
                <w:rFonts w:ascii="Calibri" w:hAnsi="Calibri"/>
                <w:sz w:val="18"/>
                <w:szCs w:val="16"/>
              </w:rPr>
            </w:pPr>
            <w:r w:rsidRPr="00EB3348">
              <w:rPr>
                <w:noProof/>
                <w:sz w:val="16"/>
              </w:rPr>
              <w:t xml:space="preserve">    </w:t>
            </w:r>
            <w:r w:rsidRPr="00EB3348">
              <w:rPr>
                <w:b/>
                <w:bCs/>
                <w:noProof/>
                <w:color w:val="0000FF"/>
                <w:sz w:val="16"/>
              </w:rPr>
              <w:t>DO</w:t>
            </w:r>
            <w:r w:rsidRPr="00EB3348">
              <w:rPr>
                <w:noProof/>
                <w:sz w:val="16"/>
              </w:rPr>
              <w:t xml:space="preserve"> JB=BS(JW),BE(JW)</w:t>
            </w:r>
          </w:p>
        </w:tc>
        <w:tc>
          <w:tcPr>
            <w:tcW w:w="1957" w:type="dxa"/>
          </w:tcPr>
          <w:p w14:paraId="0D04161B" w14:textId="77777777" w:rsidR="000A6B49" w:rsidRDefault="000A6B49" w:rsidP="007413DA">
            <w:r>
              <w:t>10/30/2010</w:t>
            </w:r>
          </w:p>
        </w:tc>
      </w:tr>
      <w:tr w:rsidR="000A6B49" w:rsidRPr="00A8639A" w14:paraId="4FCC1FBD" w14:textId="77777777" w:rsidTr="004C0946">
        <w:trPr>
          <w:cantSplit/>
        </w:trPr>
        <w:tc>
          <w:tcPr>
            <w:tcW w:w="606" w:type="dxa"/>
          </w:tcPr>
          <w:p w14:paraId="113FD61B" w14:textId="77777777" w:rsidR="000A6B49" w:rsidRDefault="000A6B49" w:rsidP="007413DA">
            <w:r>
              <w:t>33</w:t>
            </w:r>
          </w:p>
        </w:tc>
        <w:tc>
          <w:tcPr>
            <w:tcW w:w="1240" w:type="dxa"/>
          </w:tcPr>
          <w:p w14:paraId="59057963" w14:textId="77777777" w:rsidR="000A6B49" w:rsidRDefault="000A6B49" w:rsidP="007413DA">
            <w:r>
              <w:t>W2</w:t>
            </w:r>
          </w:p>
        </w:tc>
        <w:tc>
          <w:tcPr>
            <w:tcW w:w="1479" w:type="dxa"/>
          </w:tcPr>
          <w:p w14:paraId="1EAA3AAC" w14:textId="77777777" w:rsidR="008C4A3D" w:rsidRDefault="000A6B49" w:rsidP="007413DA">
            <w:r>
              <w:t xml:space="preserve">SS </w:t>
            </w:r>
          </w:p>
          <w:p w14:paraId="420EB1EB" w14:textId="552EC244" w:rsidR="000A6B49" w:rsidRDefault="00391691" w:rsidP="007413DA">
            <w:r>
              <w:t>R</w:t>
            </w:r>
            <w:r w:rsidR="000A6B49">
              <w:t>esuspension</w:t>
            </w:r>
          </w:p>
        </w:tc>
        <w:tc>
          <w:tcPr>
            <w:tcW w:w="4163" w:type="dxa"/>
          </w:tcPr>
          <w:p w14:paraId="48CC4DE0" w14:textId="77777777" w:rsidR="000A6B49" w:rsidRDefault="000A6B49" w:rsidP="00022465">
            <w:pPr>
              <w:pStyle w:val="TableText0"/>
            </w:pPr>
            <w:r>
              <w:t>The code index was incorrect in the loop for computing resuspension. This led in some compilers to an infinite loop.</w:t>
            </w:r>
          </w:p>
          <w:p w14:paraId="502C371B" w14:textId="299E5169" w:rsidR="000A6B49" w:rsidRDefault="000A6B49" w:rsidP="00022465">
            <w:pPr>
              <w:pStyle w:val="TableText0"/>
            </w:pPr>
            <w:r>
              <w:t>The corrected code is shown below:</w:t>
            </w:r>
          </w:p>
          <w:p w14:paraId="4B4AF674" w14:textId="77777777" w:rsidR="000A6B49" w:rsidRPr="00F21946" w:rsidRDefault="000A6B49" w:rsidP="007413DA">
            <w:pPr>
              <w:pStyle w:val="PlainText"/>
              <w:rPr>
                <w:sz w:val="16"/>
                <w:szCs w:val="16"/>
              </w:rPr>
            </w:pPr>
            <w:r w:rsidRPr="00F21946">
              <w:rPr>
                <w:rFonts w:ascii="Calibri" w:hAnsi="Calibri"/>
                <w:sz w:val="18"/>
                <w:szCs w:val="16"/>
              </w:rPr>
              <w:t xml:space="preserve">    </w:t>
            </w:r>
            <w:r w:rsidRPr="00F21946">
              <w:rPr>
                <w:sz w:val="16"/>
                <w:szCs w:val="16"/>
              </w:rPr>
              <w:t>SSSS(</w:t>
            </w:r>
            <w:proofErr w:type="gramStart"/>
            <w:r w:rsidRPr="00F21946">
              <w:rPr>
                <w:sz w:val="16"/>
                <w:szCs w:val="16"/>
              </w:rPr>
              <w:t>KT,I</w:t>
            </w:r>
            <w:proofErr w:type="gramEnd"/>
            <w:r w:rsidRPr="00F21946">
              <w:rPr>
                <w:sz w:val="16"/>
                <w:szCs w:val="16"/>
              </w:rPr>
              <w:t>,J) = -SSS(J)*SS(KT,I,J)*BI(KT,I)/BH2(KT,I)+SSR</w:t>
            </w:r>
          </w:p>
          <w:p w14:paraId="15DD8C58" w14:textId="77777777" w:rsidR="000A6B49" w:rsidRPr="00F21946" w:rsidRDefault="000A6B49" w:rsidP="007413DA">
            <w:pPr>
              <w:pStyle w:val="PlainText"/>
              <w:rPr>
                <w:sz w:val="16"/>
                <w:szCs w:val="16"/>
                <w:highlight w:val="yellow"/>
              </w:rPr>
            </w:pPr>
            <w:r w:rsidRPr="00F21946">
              <w:rPr>
                <w:sz w:val="16"/>
                <w:szCs w:val="16"/>
              </w:rPr>
              <w:t xml:space="preserve">   </w:t>
            </w:r>
            <w:r w:rsidRPr="00F21946">
              <w:rPr>
                <w:sz w:val="16"/>
                <w:szCs w:val="16"/>
                <w:highlight w:val="yellow"/>
              </w:rPr>
              <w:t>! DO K=KT-</w:t>
            </w:r>
            <w:proofErr w:type="gramStart"/>
            <w:r w:rsidRPr="00F21946">
              <w:rPr>
                <w:sz w:val="16"/>
                <w:szCs w:val="16"/>
                <w:highlight w:val="yellow"/>
              </w:rPr>
              <w:t>1,KB</w:t>
            </w:r>
            <w:proofErr w:type="gramEnd"/>
            <w:r w:rsidRPr="00F21946">
              <w:rPr>
                <w:sz w:val="16"/>
                <w:szCs w:val="16"/>
                <w:highlight w:val="yellow"/>
              </w:rPr>
              <w:t xml:space="preserve">(I)-1                                             </w:t>
            </w:r>
          </w:p>
          <w:p w14:paraId="6F5DDB64" w14:textId="77777777" w:rsidR="000A6B49" w:rsidRPr="00F21946" w:rsidRDefault="000A6B49" w:rsidP="007413DA">
            <w:pPr>
              <w:pStyle w:val="PlainText"/>
              <w:rPr>
                <w:sz w:val="16"/>
                <w:szCs w:val="16"/>
              </w:rPr>
            </w:pPr>
            <w:r w:rsidRPr="00F21946">
              <w:rPr>
                <w:sz w:val="16"/>
                <w:szCs w:val="16"/>
                <w:highlight w:val="yellow"/>
              </w:rPr>
              <w:t xml:space="preserve">    DO K=</w:t>
            </w:r>
            <w:proofErr w:type="gramStart"/>
            <w:r w:rsidRPr="00F21946">
              <w:rPr>
                <w:sz w:val="16"/>
                <w:szCs w:val="16"/>
                <w:highlight w:val="yellow"/>
              </w:rPr>
              <w:t>KT,KB</w:t>
            </w:r>
            <w:proofErr w:type="gramEnd"/>
            <w:r w:rsidRPr="00F21946">
              <w:rPr>
                <w:sz w:val="16"/>
                <w:szCs w:val="16"/>
                <w:highlight w:val="yellow"/>
              </w:rPr>
              <w:t>(I)-1                                             ! JP 2/3/12</w:t>
            </w:r>
          </w:p>
          <w:p w14:paraId="396D50AD" w14:textId="39A5FBDE" w:rsidR="000A6B49" w:rsidRDefault="000A6B49" w:rsidP="007413DA">
            <w:pPr>
              <w:pStyle w:val="PlainText"/>
              <w:rPr>
                <w:rFonts w:ascii="Calibri" w:hAnsi="Calibri"/>
                <w:sz w:val="18"/>
                <w:szCs w:val="16"/>
              </w:rPr>
            </w:pPr>
            <w:r w:rsidRPr="00F21946">
              <w:rPr>
                <w:sz w:val="16"/>
                <w:szCs w:val="16"/>
              </w:rPr>
              <w:t xml:space="preserve">      IF (SEDIMENT_RESUSPENSION(J)) THEN</w:t>
            </w:r>
          </w:p>
          <w:p w14:paraId="31BCC468" w14:textId="77777777" w:rsidR="000A6B49" w:rsidRDefault="000A6B49" w:rsidP="00022465">
            <w:pPr>
              <w:pStyle w:val="TableText0"/>
            </w:pPr>
            <w:r>
              <w:t xml:space="preserve">Thanks to James </w:t>
            </w:r>
            <w:proofErr w:type="spellStart"/>
            <w:r>
              <w:t>Pasley</w:t>
            </w:r>
            <w:proofErr w:type="spellEnd"/>
            <w:r>
              <w:t xml:space="preserve"> for this bug report/fix.</w:t>
            </w:r>
          </w:p>
        </w:tc>
        <w:tc>
          <w:tcPr>
            <w:tcW w:w="1957" w:type="dxa"/>
          </w:tcPr>
          <w:p w14:paraId="31C78F2B" w14:textId="77777777" w:rsidR="000A6B49" w:rsidRDefault="000A6B49" w:rsidP="007413DA">
            <w:r>
              <w:t>2/3/2012</w:t>
            </w:r>
          </w:p>
        </w:tc>
      </w:tr>
    </w:tbl>
    <w:p w14:paraId="64EA7B90" w14:textId="77777777" w:rsidR="000A6B49" w:rsidRPr="005B74BC" w:rsidRDefault="000A6B49" w:rsidP="000A6B49">
      <w:pPr>
        <w:rPr>
          <w:sz w:val="24"/>
        </w:rPr>
      </w:pPr>
    </w:p>
    <w:p w14:paraId="12931E5A" w14:textId="77777777" w:rsidR="00BB27BB" w:rsidRDefault="00BB27BB">
      <w:pPr>
        <w:rPr>
          <w:rFonts w:ascii="Arial" w:hAnsi="Arial" w:cs="Arial"/>
          <w:b/>
          <w:bCs/>
          <w:sz w:val="40"/>
        </w:rPr>
      </w:pPr>
      <w:bookmarkStart w:id="178" w:name="_Toc140309665"/>
      <w:bookmarkStart w:id="179" w:name="_Toc12431469"/>
      <w:r>
        <w:br w:type="page"/>
      </w:r>
    </w:p>
    <w:p w14:paraId="310030C6" w14:textId="64504AB7" w:rsidR="000A6B49" w:rsidRDefault="000A6B49" w:rsidP="000A6B49">
      <w:pPr>
        <w:pStyle w:val="Heading2"/>
      </w:pPr>
      <w:bookmarkStart w:id="180" w:name="_Toc48576306"/>
      <w:r w:rsidRPr="00C83305">
        <w:lastRenderedPageBreak/>
        <w:t>W2 V3.5 Bug Fixes, Enhancements, and User Manual Changes</w:t>
      </w:r>
      <w:bookmarkEnd w:id="178"/>
      <w:bookmarkEnd w:id="179"/>
      <w:bookmarkEnd w:id="180"/>
    </w:p>
    <w:p w14:paraId="6F5BD9BE" w14:textId="5419C1BA" w:rsidR="00BB27BB" w:rsidRPr="00156989" w:rsidRDefault="00BB27BB" w:rsidP="00156989">
      <w:pPr>
        <w:pStyle w:val="Caption"/>
      </w:pPr>
      <w:bookmarkStart w:id="181" w:name="_Toc48576334"/>
      <w:r w:rsidRPr="00156989">
        <w:t xml:space="preserve">Table </w:t>
      </w:r>
      <w:r w:rsidR="00A67387" w:rsidRPr="00851EA8">
        <w:fldChar w:fldCharType="begin"/>
      </w:r>
      <w:r w:rsidR="00A67387" w:rsidRPr="00156989">
        <w:instrText xml:space="preserve"> SEQ Table \* ARABIC </w:instrText>
      </w:r>
      <w:r w:rsidR="00A67387" w:rsidRPr="00851EA8">
        <w:fldChar w:fldCharType="separate"/>
      </w:r>
      <w:r w:rsidR="006E3DC1" w:rsidRPr="00851EA8">
        <w:t>6</w:t>
      </w:r>
      <w:r w:rsidR="00A67387" w:rsidRPr="00851EA8">
        <w:fldChar w:fldCharType="end"/>
      </w:r>
      <w:r w:rsidRPr="00156989">
        <w:t>. Bug fixes and enhancements for Version 3.5.</w:t>
      </w:r>
      <w:bookmarkEnd w:id="181"/>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099"/>
        <w:gridCol w:w="1553"/>
        <w:gridCol w:w="3960"/>
        <w:gridCol w:w="1777"/>
      </w:tblGrid>
      <w:tr w:rsidR="000A6B49" w:rsidRPr="00C672D8" w14:paraId="1E865EB8" w14:textId="77777777" w:rsidTr="008C4A3D">
        <w:trPr>
          <w:cantSplit/>
          <w:tblHeader/>
        </w:trPr>
        <w:tc>
          <w:tcPr>
            <w:tcW w:w="606" w:type="dxa"/>
          </w:tcPr>
          <w:p w14:paraId="31BD489B" w14:textId="77777777" w:rsidR="000A6B49" w:rsidRPr="00C672D8" w:rsidRDefault="000A6B49" w:rsidP="007413DA">
            <w:pPr>
              <w:rPr>
                <w:b/>
              </w:rPr>
            </w:pPr>
            <w:r w:rsidRPr="00C672D8">
              <w:rPr>
                <w:b/>
              </w:rPr>
              <w:t>#</w:t>
            </w:r>
          </w:p>
        </w:tc>
        <w:tc>
          <w:tcPr>
            <w:tcW w:w="1099" w:type="dxa"/>
          </w:tcPr>
          <w:p w14:paraId="45974271" w14:textId="77777777" w:rsidR="000A6B49" w:rsidRPr="00C672D8" w:rsidRDefault="000A6B49" w:rsidP="007413DA">
            <w:pPr>
              <w:rPr>
                <w:b/>
              </w:rPr>
            </w:pPr>
            <w:r w:rsidRPr="00C672D8">
              <w:rPr>
                <w:b/>
              </w:rPr>
              <w:t>Code: W2 or PREW2 or GUI</w:t>
            </w:r>
          </w:p>
        </w:tc>
        <w:tc>
          <w:tcPr>
            <w:tcW w:w="1553" w:type="dxa"/>
          </w:tcPr>
          <w:p w14:paraId="6689396C" w14:textId="77777777" w:rsidR="00AD4376" w:rsidRDefault="000A6B49" w:rsidP="007413DA">
            <w:pPr>
              <w:rPr>
                <w:b/>
              </w:rPr>
            </w:pPr>
            <w:r w:rsidRPr="00C672D8">
              <w:rPr>
                <w:b/>
              </w:rPr>
              <w:t xml:space="preserve">Fix or </w:t>
            </w:r>
          </w:p>
          <w:p w14:paraId="56DCC49D" w14:textId="064C25E9" w:rsidR="000A6B49" w:rsidRPr="00C672D8" w:rsidRDefault="000A6B49" w:rsidP="007413DA">
            <w:pPr>
              <w:rPr>
                <w:b/>
              </w:rPr>
            </w:pPr>
            <w:r w:rsidRPr="00C672D8">
              <w:rPr>
                <w:b/>
              </w:rPr>
              <w:t>Enhancement Type</w:t>
            </w:r>
          </w:p>
        </w:tc>
        <w:tc>
          <w:tcPr>
            <w:tcW w:w="3960" w:type="dxa"/>
          </w:tcPr>
          <w:p w14:paraId="6E6F9386" w14:textId="77777777" w:rsidR="000A6B49" w:rsidRPr="00C672D8" w:rsidRDefault="000A6B49" w:rsidP="007413DA">
            <w:pPr>
              <w:rPr>
                <w:b/>
              </w:rPr>
            </w:pPr>
            <w:r w:rsidRPr="00C672D8">
              <w:rPr>
                <w:b/>
              </w:rPr>
              <w:t>Description of Bug/Enhancement</w:t>
            </w:r>
          </w:p>
        </w:tc>
        <w:tc>
          <w:tcPr>
            <w:tcW w:w="1777" w:type="dxa"/>
          </w:tcPr>
          <w:p w14:paraId="497B6960" w14:textId="7FE76B71" w:rsidR="000A6B49" w:rsidRPr="00C672D8" w:rsidRDefault="000A6B49" w:rsidP="007413DA">
            <w:pPr>
              <w:rPr>
                <w:b/>
              </w:rPr>
            </w:pPr>
            <w:r w:rsidRPr="00C672D8">
              <w:rPr>
                <w:b/>
              </w:rPr>
              <w:t>Date Bug Fixed or Enhancement Added</w:t>
            </w:r>
          </w:p>
        </w:tc>
      </w:tr>
      <w:tr w:rsidR="000A6B49" w:rsidRPr="00C83305" w14:paraId="332C3CF1" w14:textId="77777777" w:rsidTr="008C4A3D">
        <w:trPr>
          <w:cantSplit/>
        </w:trPr>
        <w:tc>
          <w:tcPr>
            <w:tcW w:w="606" w:type="dxa"/>
          </w:tcPr>
          <w:p w14:paraId="23EC8054" w14:textId="77777777" w:rsidR="000A6B49" w:rsidRPr="00C83305" w:rsidRDefault="000A6B49" w:rsidP="007413DA">
            <w:r w:rsidRPr="00C83305">
              <w:t>1</w:t>
            </w:r>
          </w:p>
        </w:tc>
        <w:tc>
          <w:tcPr>
            <w:tcW w:w="1099" w:type="dxa"/>
          </w:tcPr>
          <w:p w14:paraId="4303D4EE" w14:textId="77777777" w:rsidR="000A6B49" w:rsidRPr="00C83305" w:rsidRDefault="000A6B49" w:rsidP="00D4023A">
            <w:r w:rsidRPr="00C83305">
              <w:t>W2</w:t>
            </w:r>
          </w:p>
        </w:tc>
        <w:tc>
          <w:tcPr>
            <w:tcW w:w="1553" w:type="dxa"/>
          </w:tcPr>
          <w:p w14:paraId="050C9411" w14:textId="3BEF1363" w:rsidR="000A6B49" w:rsidRPr="00C83305" w:rsidRDefault="000A6B49" w:rsidP="007413DA">
            <w:r w:rsidRPr="00C83305">
              <w:t>Zooplankton-algae</w:t>
            </w:r>
          </w:p>
        </w:tc>
        <w:tc>
          <w:tcPr>
            <w:tcW w:w="3960" w:type="dxa"/>
          </w:tcPr>
          <w:p w14:paraId="4E990F57" w14:textId="451D9641" w:rsidR="000A6B49" w:rsidRPr="00C83305" w:rsidRDefault="000A6B49" w:rsidP="00203E0F">
            <w:pPr>
              <w:pStyle w:val="TableText0"/>
            </w:pPr>
            <w:r w:rsidRPr="00C83305">
              <w:t>Sign error in the zooplankton grazing on algae term</w:t>
            </w:r>
            <w:r w:rsidR="00B82072">
              <w:t>.</w:t>
            </w:r>
          </w:p>
        </w:tc>
        <w:tc>
          <w:tcPr>
            <w:tcW w:w="1777" w:type="dxa"/>
          </w:tcPr>
          <w:p w14:paraId="60EE5B2A" w14:textId="77777777" w:rsidR="000A6B49" w:rsidRPr="00C1243E" w:rsidRDefault="000A6B49" w:rsidP="007413DA">
            <w:pPr>
              <w:rPr>
                <w:rFonts w:cstheme="minorHAnsi"/>
              </w:rPr>
            </w:pPr>
            <w:r w:rsidRPr="00C1243E">
              <w:rPr>
                <w:rFonts w:cstheme="minorHAnsi"/>
              </w:rPr>
              <w:t>8/23/06</w:t>
            </w:r>
          </w:p>
        </w:tc>
      </w:tr>
      <w:tr w:rsidR="000A6B49" w:rsidRPr="00C83305" w14:paraId="4E060C6A" w14:textId="77777777" w:rsidTr="008C4A3D">
        <w:trPr>
          <w:cantSplit/>
        </w:trPr>
        <w:tc>
          <w:tcPr>
            <w:tcW w:w="606" w:type="dxa"/>
          </w:tcPr>
          <w:p w14:paraId="432AA57E" w14:textId="77777777" w:rsidR="000A6B49" w:rsidRPr="00C83305" w:rsidRDefault="000A6B49" w:rsidP="007413DA">
            <w:pPr>
              <w:rPr>
                <w:rFonts w:ascii="Times New Roman" w:hAnsi="Times New Roman"/>
              </w:rPr>
            </w:pPr>
            <w:r w:rsidRPr="00C83305">
              <w:rPr>
                <w:rFonts w:ascii="Times New Roman" w:hAnsi="Times New Roman"/>
              </w:rPr>
              <w:t>2</w:t>
            </w:r>
          </w:p>
        </w:tc>
        <w:tc>
          <w:tcPr>
            <w:tcW w:w="1099" w:type="dxa"/>
          </w:tcPr>
          <w:p w14:paraId="561BB89A" w14:textId="77777777" w:rsidR="000A6B49" w:rsidRPr="00C83305" w:rsidRDefault="000A6B49" w:rsidP="00156989">
            <w:r w:rsidRPr="00C83305">
              <w:t>W2</w:t>
            </w:r>
          </w:p>
        </w:tc>
        <w:tc>
          <w:tcPr>
            <w:tcW w:w="1553" w:type="dxa"/>
          </w:tcPr>
          <w:p w14:paraId="0085C005" w14:textId="77777777" w:rsidR="000A6B49" w:rsidRPr="00C83305" w:rsidRDefault="000A6B49" w:rsidP="008C4A3D">
            <w:r w:rsidRPr="00C83305">
              <w:t>Input/output</w:t>
            </w:r>
          </w:p>
        </w:tc>
        <w:tc>
          <w:tcPr>
            <w:tcW w:w="3960" w:type="dxa"/>
          </w:tcPr>
          <w:p w14:paraId="26242BA7" w14:textId="560CD393" w:rsidR="000A6B49" w:rsidRPr="00203E0F" w:rsidRDefault="000A6B49" w:rsidP="00203E0F">
            <w:pPr>
              <w:pStyle w:val="TableText0"/>
            </w:pPr>
            <w:r w:rsidRPr="00203E0F">
              <w:t>Format for I/O was changed to allow better decimal precision of output</w:t>
            </w:r>
            <w:r w:rsidR="00B82072">
              <w:t>.</w:t>
            </w:r>
          </w:p>
        </w:tc>
        <w:tc>
          <w:tcPr>
            <w:tcW w:w="1777" w:type="dxa"/>
          </w:tcPr>
          <w:p w14:paraId="54AB631C" w14:textId="77777777" w:rsidR="000A6B49" w:rsidRPr="00203E0F" w:rsidRDefault="000A6B49" w:rsidP="007413DA">
            <w:pPr>
              <w:rPr>
                <w:rFonts w:cstheme="minorHAnsi"/>
              </w:rPr>
            </w:pPr>
            <w:r w:rsidRPr="00203E0F">
              <w:rPr>
                <w:rFonts w:cstheme="minorHAnsi"/>
              </w:rPr>
              <w:t>8/23/06</w:t>
            </w:r>
          </w:p>
        </w:tc>
      </w:tr>
      <w:tr w:rsidR="000A6B49" w:rsidRPr="00C83305" w14:paraId="2233CBDC" w14:textId="77777777" w:rsidTr="008C4A3D">
        <w:trPr>
          <w:cantSplit/>
        </w:trPr>
        <w:tc>
          <w:tcPr>
            <w:tcW w:w="606" w:type="dxa"/>
          </w:tcPr>
          <w:p w14:paraId="59171B91" w14:textId="77777777" w:rsidR="000A6B49" w:rsidRPr="00C83305" w:rsidRDefault="000A6B49" w:rsidP="007413DA">
            <w:r w:rsidRPr="00C83305">
              <w:t>3</w:t>
            </w:r>
          </w:p>
        </w:tc>
        <w:tc>
          <w:tcPr>
            <w:tcW w:w="1099" w:type="dxa"/>
          </w:tcPr>
          <w:p w14:paraId="66897A71" w14:textId="77777777" w:rsidR="000A6B49" w:rsidRPr="00C83305" w:rsidRDefault="000A6B49" w:rsidP="00D4023A">
            <w:r w:rsidRPr="00C83305">
              <w:t>W2</w:t>
            </w:r>
          </w:p>
        </w:tc>
        <w:tc>
          <w:tcPr>
            <w:tcW w:w="1553" w:type="dxa"/>
          </w:tcPr>
          <w:p w14:paraId="715B2DEE" w14:textId="77777777" w:rsidR="00E67603" w:rsidRDefault="000A6B49" w:rsidP="007413DA">
            <w:r w:rsidRPr="00C83305">
              <w:t xml:space="preserve">Sediment </w:t>
            </w:r>
          </w:p>
          <w:p w14:paraId="432B290D" w14:textId="13244441" w:rsidR="000A6B49" w:rsidRPr="00C83305" w:rsidRDefault="000A6B49" w:rsidP="007413DA">
            <w:r w:rsidRPr="00C83305">
              <w:t>settling rate</w:t>
            </w:r>
          </w:p>
        </w:tc>
        <w:tc>
          <w:tcPr>
            <w:tcW w:w="3960" w:type="dxa"/>
          </w:tcPr>
          <w:p w14:paraId="69D2B60E" w14:textId="77777777" w:rsidR="000A6B49" w:rsidRPr="00C83305" w:rsidRDefault="000A6B49" w:rsidP="00203E0F">
            <w:pPr>
              <w:pStyle w:val="TableText0"/>
            </w:pPr>
            <w:r w:rsidRPr="00C83305">
              <w:t>The sediment settling rate was accidentally used for POM settling. This was fixed. The old and new code lines are shown below:</w:t>
            </w:r>
          </w:p>
          <w:p w14:paraId="539F2B39" w14:textId="0A7677B9" w:rsidR="000A6B49" w:rsidRPr="00C83305" w:rsidRDefault="000A6B49" w:rsidP="00203E0F">
            <w:pPr>
              <w:pStyle w:val="TableText0"/>
            </w:pPr>
            <w:r w:rsidRPr="00C83305">
              <w:t>O</w:t>
            </w:r>
            <w:r w:rsidR="00C1243E">
              <w:t>ld Code</w:t>
            </w:r>
            <w:r w:rsidRPr="00C83305">
              <w:t>:</w:t>
            </w:r>
          </w:p>
          <w:p w14:paraId="1C4A1861" w14:textId="77777777" w:rsidR="000A6B49" w:rsidRPr="00203E0F" w:rsidRDefault="000A6B49" w:rsidP="007413DA">
            <w:pPr>
              <w:rPr>
                <w:rFonts w:ascii="Courier New" w:hAnsi="Courier New" w:cs="Courier New"/>
                <w:sz w:val="18"/>
                <w:szCs w:val="18"/>
              </w:rPr>
            </w:pPr>
            <w:r w:rsidRPr="00C83305">
              <w:rPr>
                <w:rFonts w:ascii="Courier New" w:hAnsi="Courier New" w:cs="Courier New"/>
                <w:sz w:val="16"/>
                <w:szCs w:val="16"/>
              </w:rPr>
              <w:t xml:space="preserve">      </w:t>
            </w:r>
            <w:proofErr w:type="spellStart"/>
            <w:r w:rsidRPr="00203E0F">
              <w:rPr>
                <w:rFonts w:ascii="Courier New" w:hAnsi="Courier New" w:cs="Courier New"/>
                <w:sz w:val="18"/>
                <w:szCs w:val="18"/>
              </w:rPr>
              <w:t>sedsum</w:t>
            </w:r>
            <w:proofErr w:type="spellEnd"/>
            <w:r w:rsidRPr="00203E0F">
              <w:rPr>
                <w:rFonts w:ascii="Courier New" w:hAnsi="Courier New" w:cs="Courier New"/>
                <w:sz w:val="18"/>
                <w:szCs w:val="18"/>
              </w:rPr>
              <w:t xml:space="preserve"> = sedsum+</w:t>
            </w:r>
            <w:proofErr w:type="gramStart"/>
            <w:r w:rsidRPr="00203E0F">
              <w:rPr>
                <w:rFonts w:ascii="Courier New" w:hAnsi="Courier New" w:cs="Courier New"/>
                <w:sz w:val="18"/>
                <w:szCs w:val="18"/>
              </w:rPr>
              <w:t>seds(</w:t>
            </w:r>
            <w:proofErr w:type="gramEnd"/>
            <w:r w:rsidRPr="00203E0F">
              <w:rPr>
                <w:rFonts w:ascii="Courier New" w:hAnsi="Courier New" w:cs="Courier New"/>
                <w:sz w:val="18"/>
                <w:szCs w:val="18"/>
              </w:rPr>
              <w:t>JW)*(LPOM(K,I)*lpomdk(jw)+RPOM(K,I)*rpomdk(jw))*BI(K,I)/BH2(K,I)*(1.0-BI(K+1,I)/BI(K,I))</w:t>
            </w:r>
          </w:p>
          <w:p w14:paraId="6195FF94" w14:textId="7DDBAA01" w:rsidR="000A6B49" w:rsidRPr="00203E0F" w:rsidRDefault="000A6B49" w:rsidP="00203E0F">
            <w:pPr>
              <w:pStyle w:val="TableText0"/>
              <w:rPr>
                <w:szCs w:val="20"/>
              </w:rPr>
            </w:pPr>
            <w:r w:rsidRPr="00203E0F">
              <w:rPr>
                <w:szCs w:val="20"/>
              </w:rPr>
              <w:t>N</w:t>
            </w:r>
            <w:r w:rsidR="00C1243E">
              <w:t>ew Code</w:t>
            </w:r>
            <w:r w:rsidRPr="00203E0F">
              <w:rPr>
                <w:szCs w:val="20"/>
              </w:rPr>
              <w:t>:</w:t>
            </w:r>
          </w:p>
          <w:p w14:paraId="527AAF66" w14:textId="77777777" w:rsidR="000A6B49" w:rsidRPr="00B539DB"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B539DB">
              <w:rPr>
                <w:rFonts w:ascii="Courier New" w:hAnsi="Courier New" w:cs="Courier New"/>
                <w:sz w:val="16"/>
                <w:szCs w:val="16"/>
              </w:rPr>
              <w:t>sedsum</w:t>
            </w:r>
            <w:proofErr w:type="spellEnd"/>
            <w:r w:rsidRPr="00B539DB">
              <w:rPr>
                <w:rFonts w:ascii="Courier New" w:hAnsi="Courier New" w:cs="Courier New"/>
                <w:sz w:val="16"/>
                <w:szCs w:val="16"/>
              </w:rPr>
              <w:t xml:space="preserve"> = sedsum+</w:t>
            </w:r>
            <w:proofErr w:type="gramStart"/>
            <w:r w:rsidRPr="00B539DB">
              <w:rPr>
                <w:rFonts w:ascii="Courier New" w:hAnsi="Courier New" w:cs="Courier New"/>
                <w:sz w:val="16"/>
                <w:szCs w:val="16"/>
              </w:rPr>
              <w:t>poms(</w:t>
            </w:r>
            <w:proofErr w:type="gramEnd"/>
            <w:r w:rsidRPr="00B539DB">
              <w:rPr>
                <w:rFonts w:ascii="Courier New" w:hAnsi="Courier New" w:cs="Courier New"/>
                <w:sz w:val="16"/>
                <w:szCs w:val="16"/>
              </w:rPr>
              <w:t xml:space="preserve">JW)*(LPOM(K,I)*lpomdk(jw)+RPOM(K,I)*rpomdk(jw))*BI(K,I)/BH2(K,I)*(1.0-BI(K+1,I)/BI(K,I))  ! </w:t>
            </w:r>
            <w:proofErr w:type="spellStart"/>
            <w:r w:rsidRPr="00B539DB">
              <w:rPr>
                <w:rFonts w:ascii="Courier New" w:hAnsi="Courier New" w:cs="Courier New"/>
                <w:sz w:val="16"/>
                <w:szCs w:val="16"/>
              </w:rPr>
              <w:t>cb</w:t>
            </w:r>
            <w:proofErr w:type="spellEnd"/>
            <w:r w:rsidRPr="00B539DB">
              <w:rPr>
                <w:rFonts w:ascii="Courier New" w:hAnsi="Courier New" w:cs="Courier New"/>
                <w:sz w:val="16"/>
                <w:szCs w:val="16"/>
              </w:rPr>
              <w:t xml:space="preserve"> 10/22/06</w:t>
            </w:r>
          </w:p>
          <w:p w14:paraId="47A7C5B4" w14:textId="77777777" w:rsidR="000A6B49" w:rsidRPr="00C83305" w:rsidRDefault="000A6B49" w:rsidP="007413DA">
            <w:pPr>
              <w:rPr>
                <w:rFonts w:ascii="Courier New" w:hAnsi="Courier New" w:cs="Courier New"/>
                <w:sz w:val="16"/>
                <w:szCs w:val="16"/>
              </w:rPr>
            </w:pPr>
          </w:p>
          <w:p w14:paraId="0A586894" w14:textId="77777777" w:rsidR="000A6B49" w:rsidRPr="00C83305" w:rsidRDefault="000A6B49" w:rsidP="00203E0F">
            <w:pPr>
              <w:pStyle w:val="TableText0"/>
              <w:rPr>
                <w:rFonts w:ascii="Times New Roman" w:hAnsi="Times New Roman"/>
                <w:szCs w:val="24"/>
              </w:rPr>
            </w:pPr>
            <w:r w:rsidRPr="00203E0F">
              <w:t>This was an issue in the SEDIMENT, SEDIMENT C, SEDIMENT P, SEDIMENT N, and SEDIMENT DECAY RATE subroutines.</w:t>
            </w:r>
          </w:p>
        </w:tc>
        <w:tc>
          <w:tcPr>
            <w:tcW w:w="1777" w:type="dxa"/>
          </w:tcPr>
          <w:p w14:paraId="7CB0B59A" w14:textId="77777777" w:rsidR="000A6B49" w:rsidRPr="00C83305" w:rsidRDefault="000A6B49" w:rsidP="007413DA">
            <w:r w:rsidRPr="00C83305">
              <w:t>10/26/06</w:t>
            </w:r>
          </w:p>
        </w:tc>
      </w:tr>
      <w:tr w:rsidR="000A6B49" w:rsidRPr="00C83305" w14:paraId="7D69305F" w14:textId="77777777" w:rsidTr="008C4A3D">
        <w:trPr>
          <w:cantSplit/>
        </w:trPr>
        <w:tc>
          <w:tcPr>
            <w:tcW w:w="606" w:type="dxa"/>
          </w:tcPr>
          <w:p w14:paraId="38207497" w14:textId="77777777" w:rsidR="000A6B49" w:rsidRPr="00C83305" w:rsidRDefault="000A6B49" w:rsidP="007413DA">
            <w:r w:rsidRPr="00C83305">
              <w:t>4</w:t>
            </w:r>
          </w:p>
        </w:tc>
        <w:tc>
          <w:tcPr>
            <w:tcW w:w="1099" w:type="dxa"/>
          </w:tcPr>
          <w:p w14:paraId="50258B23" w14:textId="77777777" w:rsidR="000A6B49" w:rsidRPr="00C83305" w:rsidRDefault="000A6B49" w:rsidP="007413DA">
            <w:r w:rsidRPr="00C83305">
              <w:t>W2</w:t>
            </w:r>
          </w:p>
        </w:tc>
        <w:tc>
          <w:tcPr>
            <w:tcW w:w="1553" w:type="dxa"/>
          </w:tcPr>
          <w:p w14:paraId="4F6FB51C" w14:textId="77777777" w:rsidR="008C4A3D" w:rsidRDefault="000A6B49" w:rsidP="007413DA">
            <w:r w:rsidRPr="00C83305">
              <w:t xml:space="preserve">Sediment </w:t>
            </w:r>
          </w:p>
          <w:p w14:paraId="4B57A617" w14:textId="0D77FE9E" w:rsidR="000A6B49" w:rsidRPr="00C83305" w:rsidRDefault="000A6B49" w:rsidP="007413DA">
            <w:r w:rsidRPr="00C83305">
              <w:t>burial</w:t>
            </w:r>
          </w:p>
        </w:tc>
        <w:tc>
          <w:tcPr>
            <w:tcW w:w="3960" w:type="dxa"/>
          </w:tcPr>
          <w:p w14:paraId="7C8B9B2A" w14:textId="5C65CB1A" w:rsidR="000A6B49" w:rsidRPr="00C83305" w:rsidRDefault="000A6B49" w:rsidP="00203E0F">
            <w:pPr>
              <w:pStyle w:val="TableText0"/>
            </w:pPr>
            <w:r w:rsidRPr="00C83305">
              <w:t>An algorithm was added for sediment burial. This is now a new parameter in the sediment part of the control file. An updated user manual description is forthcoming. The sediment burial rate SEDB (day</w:t>
            </w:r>
            <w:r w:rsidRPr="00C83305">
              <w:rPr>
                <w:vertAlign w:val="superscript"/>
              </w:rPr>
              <w:t>-1</w:t>
            </w:r>
            <w:r w:rsidRPr="00C83305">
              <w:t>) can be specified in the “SEDIMENT” card section of the control file.  A different burial rate can be specified for each water body.</w:t>
            </w:r>
          </w:p>
          <w:p w14:paraId="12CCA028" w14:textId="77777777" w:rsidR="000A6B49" w:rsidRPr="00C83305" w:rsidRDefault="000A6B49"/>
          <w:p w14:paraId="4F28E8C9" w14:textId="77777777" w:rsidR="000A6B49" w:rsidRPr="00C83305" w:rsidRDefault="000A6B49" w:rsidP="00203E0F">
            <w:pPr>
              <w:pStyle w:val="TableText0"/>
            </w:pPr>
            <w:r w:rsidRPr="00C83305">
              <w:t>OLD/NEW line (example):</w:t>
            </w:r>
          </w:p>
          <w:p w14:paraId="6F77411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MAX(SED(K,I)+(LPOMEP(K,I)+SEDAS(K,I)+SEDOMS(K,I)+SEDNS(K,I)-SEDD(K,I))*DLT,0.0)</w:t>
            </w:r>
          </w:p>
          <w:p w14:paraId="4D08A93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xml:space="preserve">)    = MAX(SED(K,I)+(sedem+SEDAS(K,I)+sedcb(k,i)+SEDOMS(K,I)+SEDNS(K,I)-SEDD(K,I)-sedbr(k,i))*DLT,0.0)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11/30/06</w:t>
            </w:r>
          </w:p>
        </w:tc>
        <w:tc>
          <w:tcPr>
            <w:tcW w:w="1777" w:type="dxa"/>
          </w:tcPr>
          <w:p w14:paraId="6050235A" w14:textId="77777777" w:rsidR="000A6B49" w:rsidRPr="00C83305" w:rsidRDefault="000A6B49" w:rsidP="007413DA">
            <w:r w:rsidRPr="00C83305">
              <w:t>11/30/06</w:t>
            </w:r>
          </w:p>
        </w:tc>
      </w:tr>
      <w:tr w:rsidR="000A6B49" w:rsidRPr="00C83305" w14:paraId="0BD49B9E" w14:textId="77777777" w:rsidTr="008C4A3D">
        <w:trPr>
          <w:cantSplit/>
        </w:trPr>
        <w:tc>
          <w:tcPr>
            <w:tcW w:w="606" w:type="dxa"/>
          </w:tcPr>
          <w:p w14:paraId="4771B64E" w14:textId="77777777" w:rsidR="000A6B49" w:rsidRPr="00C83305" w:rsidRDefault="000A6B49" w:rsidP="007413DA">
            <w:r w:rsidRPr="00C83305">
              <w:lastRenderedPageBreak/>
              <w:t>5</w:t>
            </w:r>
          </w:p>
        </w:tc>
        <w:tc>
          <w:tcPr>
            <w:tcW w:w="1099" w:type="dxa"/>
          </w:tcPr>
          <w:p w14:paraId="706BA9AC" w14:textId="77777777" w:rsidR="000A6B49" w:rsidRPr="00C83305" w:rsidRDefault="000A6B49" w:rsidP="007413DA">
            <w:r w:rsidRPr="00C83305">
              <w:t>Control File</w:t>
            </w:r>
          </w:p>
        </w:tc>
        <w:tc>
          <w:tcPr>
            <w:tcW w:w="1553" w:type="dxa"/>
          </w:tcPr>
          <w:p w14:paraId="4A33D138" w14:textId="77777777" w:rsidR="008C4A3D" w:rsidRDefault="000A6B49" w:rsidP="007413DA">
            <w:r w:rsidRPr="00C83305">
              <w:t xml:space="preserve">Add burial rate for </w:t>
            </w:r>
          </w:p>
          <w:p w14:paraId="6D59156E" w14:textId="099C3F44" w:rsidR="000A6B49" w:rsidRPr="00C83305" w:rsidRDefault="000A6B49" w:rsidP="007413DA">
            <w:r w:rsidRPr="00C83305">
              <w:t>sediment model</w:t>
            </w:r>
          </w:p>
        </w:tc>
        <w:tc>
          <w:tcPr>
            <w:tcW w:w="3960" w:type="dxa"/>
          </w:tcPr>
          <w:p w14:paraId="1EBDB05A" w14:textId="2BAB774B" w:rsidR="000A6B49" w:rsidRPr="00C83305" w:rsidRDefault="000A6B49" w:rsidP="008C3366">
            <w:pPr>
              <w:pStyle w:val="TableText0"/>
            </w:pPr>
            <w:r w:rsidRPr="00C83305">
              <w:t>This is the change in #4 above implemented in the control file. The new variable SEDBR is added in f8 format after the FSED variable. SEDBR: sediment burial rate in units of per day.</w:t>
            </w:r>
          </w:p>
          <w:p w14:paraId="6E233D7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SEDIMENT    </w:t>
            </w:r>
            <w:proofErr w:type="gramStart"/>
            <w:r w:rsidRPr="00C83305">
              <w:rPr>
                <w:rFonts w:ascii="Courier New" w:hAnsi="Courier New" w:cs="Courier New"/>
                <w:sz w:val="16"/>
                <w:szCs w:val="16"/>
              </w:rPr>
              <w:t>SEDC  SEDPRC</w:t>
            </w:r>
            <w:proofErr w:type="gramEnd"/>
            <w:r w:rsidRPr="00C83305">
              <w:rPr>
                <w:rFonts w:ascii="Courier New" w:hAnsi="Courier New" w:cs="Courier New"/>
                <w:sz w:val="16"/>
                <w:szCs w:val="16"/>
              </w:rPr>
              <w:t xml:space="preserve">   SEDCI    SEDK    SEDS    FSOD    FSED   SEDBR</w:t>
            </w:r>
          </w:p>
          <w:p w14:paraId="58F9F717" w14:textId="77777777" w:rsidR="000A6B49" w:rsidRPr="00C83305" w:rsidRDefault="000A6B49" w:rsidP="007413DA">
            <w:r w:rsidRPr="00C83305">
              <w:rPr>
                <w:rFonts w:ascii="Courier New" w:hAnsi="Courier New" w:cs="Courier New"/>
                <w:sz w:val="16"/>
                <w:szCs w:val="16"/>
              </w:rPr>
              <w:t xml:space="preserve">WB 1          ON      </w:t>
            </w:r>
            <w:proofErr w:type="spellStart"/>
            <w:r w:rsidRPr="00C83305">
              <w:rPr>
                <w:rFonts w:ascii="Courier New" w:hAnsi="Courier New" w:cs="Courier New"/>
                <w:sz w:val="16"/>
                <w:szCs w:val="16"/>
              </w:rPr>
              <w:t>ON</w:t>
            </w:r>
            <w:proofErr w:type="spellEnd"/>
            <w:r w:rsidRPr="00C83305">
              <w:rPr>
                <w:rFonts w:ascii="Courier New" w:hAnsi="Courier New" w:cs="Courier New"/>
                <w:sz w:val="16"/>
                <w:szCs w:val="16"/>
              </w:rPr>
              <w:t xml:space="preserve"> 0.00000 0.10000     0.1 1.00000 1.00000     1.0</w:t>
            </w:r>
          </w:p>
        </w:tc>
        <w:tc>
          <w:tcPr>
            <w:tcW w:w="1777" w:type="dxa"/>
          </w:tcPr>
          <w:p w14:paraId="088906C0" w14:textId="77777777" w:rsidR="000A6B49" w:rsidRPr="00C83305" w:rsidRDefault="000A6B49" w:rsidP="007413DA"/>
        </w:tc>
      </w:tr>
      <w:tr w:rsidR="000A6B49" w:rsidRPr="00C83305" w14:paraId="6DB11EBF" w14:textId="77777777" w:rsidTr="008C4A3D">
        <w:trPr>
          <w:cantSplit/>
        </w:trPr>
        <w:tc>
          <w:tcPr>
            <w:tcW w:w="606" w:type="dxa"/>
          </w:tcPr>
          <w:p w14:paraId="7662A1C9" w14:textId="77777777" w:rsidR="000A6B49" w:rsidRPr="00C83305" w:rsidRDefault="000A6B49" w:rsidP="007413DA">
            <w:r w:rsidRPr="00C83305">
              <w:t>6</w:t>
            </w:r>
          </w:p>
        </w:tc>
        <w:tc>
          <w:tcPr>
            <w:tcW w:w="1099" w:type="dxa"/>
          </w:tcPr>
          <w:p w14:paraId="40E58E5C" w14:textId="77777777" w:rsidR="000A6B49" w:rsidRPr="00C83305" w:rsidRDefault="000A6B49" w:rsidP="007413DA">
            <w:r w:rsidRPr="00C83305">
              <w:t>W2</w:t>
            </w:r>
          </w:p>
        </w:tc>
        <w:tc>
          <w:tcPr>
            <w:tcW w:w="1553" w:type="dxa"/>
          </w:tcPr>
          <w:p w14:paraId="00B71972" w14:textId="77777777" w:rsidR="008C4A3D" w:rsidRDefault="000A6B49" w:rsidP="007413DA">
            <w:r w:rsidRPr="00C83305">
              <w:t xml:space="preserve">Sediment heating and sediment </w:t>
            </w:r>
          </w:p>
          <w:p w14:paraId="41934074" w14:textId="7E579333" w:rsidR="000A6B49" w:rsidRPr="00C83305" w:rsidRDefault="000A6B49" w:rsidP="007413DA">
            <w:r w:rsidRPr="00C83305">
              <w:t>processes</w:t>
            </w:r>
          </w:p>
        </w:tc>
        <w:tc>
          <w:tcPr>
            <w:tcW w:w="3960" w:type="dxa"/>
          </w:tcPr>
          <w:p w14:paraId="491C8499" w14:textId="49EFFDBC" w:rsidR="000A6B49" w:rsidRPr="00C83305" w:rsidRDefault="000A6B49" w:rsidP="008C3366">
            <w:pPr>
              <w:pStyle w:val="TableText0"/>
            </w:pPr>
            <w:r w:rsidRPr="00C83305">
              <w:t xml:space="preserve">If a model added and subtracted layers that resulted in segment addition and subtraction, sediment fluxes </w:t>
            </w:r>
            <w:r w:rsidR="006569C5">
              <w:t>could be</w:t>
            </w:r>
            <w:r w:rsidR="006569C5" w:rsidRPr="00C83305">
              <w:t xml:space="preserve"> </w:t>
            </w:r>
            <w:r w:rsidRPr="00C83305">
              <w:t>incorrectly computed.</w:t>
            </w:r>
          </w:p>
          <w:p w14:paraId="6617AEFB" w14:textId="77777777" w:rsidR="000A6B49" w:rsidRPr="00C83305" w:rsidRDefault="000A6B49" w:rsidP="008C3366">
            <w:pPr>
              <w:pStyle w:val="TableText0"/>
            </w:pPr>
            <w:r w:rsidRPr="00C83305">
              <w:t>In the NO3 subroutine:</w:t>
            </w:r>
          </w:p>
          <w:p w14:paraId="35A0C560" w14:textId="77777777" w:rsidR="000A6B49" w:rsidRPr="00C83305" w:rsidRDefault="000A6B49" w:rsidP="008C3366">
            <w:pPr>
              <w:pStyle w:val="TableText0"/>
            </w:pPr>
            <w:r w:rsidRPr="00C83305">
              <w:t>Old code:</w:t>
            </w:r>
          </w:p>
          <w:p w14:paraId="73C0C6D1" w14:textId="77777777" w:rsidR="000A6B49" w:rsidRPr="008C3366"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6"/>
                <w:szCs w:val="16"/>
              </w:rPr>
              <w:t xml:space="preserve"> </w:t>
            </w:r>
            <w:r w:rsidRPr="00B539DB">
              <w:rPr>
                <w:rFonts w:ascii="Courier New" w:hAnsi="Courier New" w:cs="Courier New"/>
                <w:sz w:val="16"/>
                <w:szCs w:val="16"/>
              </w:rPr>
              <w:t>NO3SED(</w:t>
            </w:r>
            <w:proofErr w:type="gramStart"/>
            <w:r w:rsidRPr="00B539DB">
              <w:rPr>
                <w:rFonts w:ascii="Courier New" w:hAnsi="Courier New" w:cs="Courier New"/>
                <w:sz w:val="16"/>
                <w:szCs w:val="16"/>
              </w:rPr>
              <w:t>K,I</w:t>
            </w:r>
            <w:proofErr w:type="gramEnd"/>
            <w:r w:rsidRPr="00B539DB">
              <w:rPr>
                <w:rFonts w:ascii="Courier New" w:hAnsi="Courier New" w:cs="Courier New"/>
                <w:sz w:val="16"/>
                <w:szCs w:val="16"/>
              </w:rPr>
              <w:t>) = NO3(K,I)*NO3S(JW)*NO3TRM(K,I)*(BI(K,I)-BI(K+1,I))/BH2(K,I)</w:t>
            </w:r>
          </w:p>
          <w:p w14:paraId="4598430D" w14:textId="77777777" w:rsidR="000A6B49" w:rsidRPr="00C83305" w:rsidRDefault="000A6B49" w:rsidP="008C3366">
            <w:pPr>
              <w:pStyle w:val="TableText0"/>
            </w:pPr>
            <w:r w:rsidRPr="00C83305">
              <w:t>New code:</w:t>
            </w:r>
          </w:p>
          <w:p w14:paraId="7D511EC3" w14:textId="77777777" w:rsidR="000A6B49" w:rsidRPr="008C3366" w:rsidRDefault="000A6B49" w:rsidP="007413DA">
            <w:pPr>
              <w:rPr>
                <w:rFonts w:ascii="Courier New" w:hAnsi="Courier New" w:cs="Courier New"/>
                <w:sz w:val="16"/>
                <w:szCs w:val="16"/>
              </w:rPr>
            </w:pPr>
            <w:proofErr w:type="gramStart"/>
            <w:r w:rsidRPr="00C83305">
              <w:rPr>
                <w:sz w:val="16"/>
                <w:szCs w:val="16"/>
              </w:rPr>
              <w:t>if(</w:t>
            </w:r>
            <w:proofErr w:type="gramEnd"/>
            <w:r w:rsidRPr="008C3366">
              <w:rPr>
                <w:rFonts w:ascii="Courier New" w:hAnsi="Courier New" w:cs="Courier New"/>
                <w:sz w:val="16"/>
                <w:szCs w:val="16"/>
              </w:rPr>
              <w:t>k == kb(</w:t>
            </w:r>
            <w:proofErr w:type="spellStart"/>
            <w:r w:rsidRPr="008C3366">
              <w:rPr>
                <w:rFonts w:ascii="Courier New" w:hAnsi="Courier New" w:cs="Courier New"/>
                <w:sz w:val="16"/>
                <w:szCs w:val="16"/>
              </w:rPr>
              <w:t>i</w:t>
            </w:r>
            <w:proofErr w:type="spellEnd"/>
            <w:r w:rsidRPr="008C3366">
              <w:rPr>
                <w:rFonts w:ascii="Courier New" w:hAnsi="Courier New" w:cs="Courier New"/>
                <w:sz w:val="16"/>
                <w:szCs w:val="16"/>
              </w:rPr>
              <w:t>)) then</w:t>
            </w:r>
          </w:p>
          <w:p w14:paraId="2C162543"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r>
            <w:r w:rsidRPr="008C3366">
              <w:rPr>
                <w:rFonts w:ascii="Courier New" w:hAnsi="Courier New" w:cs="Courier New"/>
                <w:sz w:val="16"/>
                <w:szCs w:val="16"/>
              </w:rPr>
              <w:tab/>
              <w:t>NO3SED(</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NO3(K,I)*NO3S(JW)*NO3TRM(K,I)*(BI(K,I))/BH2(K,I)</w:t>
            </w:r>
          </w:p>
          <w:p w14:paraId="68A05015"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t xml:space="preserve">  else</w:t>
            </w:r>
          </w:p>
          <w:p w14:paraId="692D202D"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NO3SED(</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NO3(K,I)*NO3S(JW)*NO3TRM(K,I)*(BI(K,I)-BI(K+1,I))/BH2(K,I)</w:t>
            </w:r>
          </w:p>
          <w:p w14:paraId="0338436E"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t xml:space="preserve">  endif</w:t>
            </w:r>
          </w:p>
          <w:p w14:paraId="207F87B6" w14:textId="77777777" w:rsidR="000A6B49" w:rsidRPr="00C83305" w:rsidRDefault="000A6B49" w:rsidP="007413DA"/>
          <w:p w14:paraId="57862629" w14:textId="77777777" w:rsidR="000A6B49" w:rsidRPr="00C83305" w:rsidRDefault="000A6B49" w:rsidP="008C3366">
            <w:pPr>
              <w:pStyle w:val="TableText0"/>
            </w:pPr>
            <w:r w:rsidRPr="00C83305">
              <w:t>New code added in sediment routine:</w:t>
            </w:r>
          </w:p>
          <w:p w14:paraId="5072E9F4"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6386278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SODD(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SOD(I)/BH2(K,I)*SODTRM(K,I)*BI(K,I)</w:t>
            </w:r>
          </w:p>
          <w:p w14:paraId="2CA769D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else</w:t>
            </w:r>
          </w:p>
          <w:p w14:paraId="2D944A5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SODD(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SOD(I)/BH2(K,I)*SODTRM(K,I)*(BI(K,I)-BI(K+1,I))</w:t>
            </w:r>
          </w:p>
          <w:p w14:paraId="2CF5321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Endif</w:t>
            </w:r>
          </w:p>
          <w:p w14:paraId="558F7C90" w14:textId="77777777" w:rsidR="000A6B49" w:rsidRPr="00C83305" w:rsidRDefault="000A6B49" w:rsidP="008C3366">
            <w:pPr>
              <w:pStyle w:val="TableText0"/>
            </w:pPr>
            <w:r w:rsidRPr="00C83305">
              <w:t>New code added in suspended solids routine:</w:t>
            </w:r>
          </w:p>
          <w:p w14:paraId="7CAA82D7"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w:t>
            </w:r>
          </w:p>
          <w:p w14:paraId="346A6CD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SSR = EPSILON*DLX(I)*BI(</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)/VOL(K,I)</w:t>
            </w:r>
          </w:p>
          <w:p w14:paraId="71DE3BF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else</w:t>
            </w:r>
          </w:p>
          <w:p w14:paraId="75AF2D9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SSR = EPSILON*DLX(I)*(BI(</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)-BI(K+1,I))/VOL(K,I)</w:t>
            </w:r>
          </w:p>
          <w:p w14:paraId="15341A5D" w14:textId="1D9F92C4" w:rsidR="000A6B49" w:rsidRPr="00C83305" w:rsidRDefault="000A6B49" w:rsidP="007413DA">
            <w:r w:rsidRPr="00C83305">
              <w:rPr>
                <w:rFonts w:ascii="Courier New" w:hAnsi="Courier New" w:cs="Courier New"/>
                <w:sz w:val="16"/>
                <w:szCs w:val="16"/>
              </w:rPr>
              <w:tab/>
            </w:r>
            <w:r w:rsidRPr="00C83305">
              <w:rPr>
                <w:rFonts w:ascii="Courier New" w:hAnsi="Courier New" w:cs="Courier New"/>
                <w:sz w:val="16"/>
                <w:szCs w:val="16"/>
              </w:rPr>
              <w:tab/>
              <w:t>Endif</w:t>
            </w:r>
          </w:p>
        </w:tc>
        <w:tc>
          <w:tcPr>
            <w:tcW w:w="1777" w:type="dxa"/>
          </w:tcPr>
          <w:p w14:paraId="0AE426CC" w14:textId="77777777" w:rsidR="000A6B49" w:rsidRPr="00C83305" w:rsidRDefault="000A6B49" w:rsidP="007413DA">
            <w:r w:rsidRPr="00C83305">
              <w:t>4/18/07</w:t>
            </w:r>
          </w:p>
        </w:tc>
      </w:tr>
      <w:tr w:rsidR="000A6B49" w:rsidRPr="00C83305" w14:paraId="6870EF74" w14:textId="77777777" w:rsidTr="008C4A3D">
        <w:trPr>
          <w:cantSplit/>
        </w:trPr>
        <w:tc>
          <w:tcPr>
            <w:tcW w:w="606" w:type="dxa"/>
          </w:tcPr>
          <w:p w14:paraId="3EF57FE5" w14:textId="77777777" w:rsidR="000A6B49" w:rsidRPr="00C83305" w:rsidRDefault="000A6B49" w:rsidP="007413DA">
            <w:r w:rsidRPr="00C83305">
              <w:lastRenderedPageBreak/>
              <w:t>6</w:t>
            </w:r>
          </w:p>
        </w:tc>
        <w:tc>
          <w:tcPr>
            <w:tcW w:w="1099" w:type="dxa"/>
          </w:tcPr>
          <w:p w14:paraId="6B384D6E" w14:textId="77777777" w:rsidR="000A6B49" w:rsidRPr="00C83305" w:rsidRDefault="000A6B49" w:rsidP="007413DA">
            <w:r w:rsidRPr="00C83305">
              <w:t>W2</w:t>
            </w:r>
          </w:p>
        </w:tc>
        <w:tc>
          <w:tcPr>
            <w:tcW w:w="1553" w:type="dxa"/>
          </w:tcPr>
          <w:p w14:paraId="69FF5B9C" w14:textId="7BD9D9E4" w:rsidR="000A6B49" w:rsidRPr="00C83305" w:rsidRDefault="000A6B49" w:rsidP="007413DA">
            <w:r w:rsidRPr="00C83305">
              <w:t>(</w:t>
            </w:r>
            <w:r w:rsidR="008C4A3D">
              <w:t>S</w:t>
            </w:r>
            <w:r w:rsidRPr="00C83305">
              <w:t>ee above)</w:t>
            </w:r>
          </w:p>
        </w:tc>
        <w:tc>
          <w:tcPr>
            <w:tcW w:w="3960" w:type="dxa"/>
          </w:tcPr>
          <w:p w14:paraId="046A6A2F" w14:textId="44642D34" w:rsidR="000A6B49" w:rsidRDefault="000A6B49" w:rsidP="008C3366">
            <w:pPr>
              <w:pStyle w:val="TableText0"/>
            </w:pPr>
            <w:r w:rsidRPr="00C83305">
              <w:t>New code added for heat flux to channel bottom:</w:t>
            </w:r>
          </w:p>
          <w:p w14:paraId="52270585" w14:textId="77777777" w:rsidR="00203E0F" w:rsidRPr="00C83305" w:rsidRDefault="00203E0F" w:rsidP="008C3366">
            <w:pPr>
              <w:pStyle w:val="TableText0"/>
            </w:pPr>
          </w:p>
          <w:p w14:paraId="01783FE1"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kt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7D37540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w:t>
            </w:r>
            <w:proofErr w:type="gramStart"/>
            <w:r w:rsidRPr="00C83305">
              <w:rPr>
                <w:rFonts w:ascii="Courier New" w:hAnsi="Courier New" w:cs="Courier New"/>
                <w:sz w:val="16"/>
                <w:szCs w:val="16"/>
              </w:rPr>
              <w:t>=  SROOUT</w:t>
            </w:r>
            <w:proofErr w:type="gramEnd"/>
            <w:r w:rsidRPr="00C83305">
              <w:rPr>
                <w:rFonts w:ascii="Courier New" w:hAnsi="Courier New" w:cs="Courier New"/>
                <w:sz w:val="16"/>
                <w:szCs w:val="16"/>
              </w:rPr>
              <w:t>*TSEDF(JW)</w:t>
            </w:r>
          </w:p>
          <w:p w14:paraId="4EA09B91"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027CE012"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w:t>
            </w:r>
            <w:proofErr w:type="gramStart"/>
            <w:r w:rsidRPr="00C83305">
              <w:rPr>
                <w:rFonts w:ascii="Courier New" w:hAnsi="Courier New" w:cs="Courier New"/>
                <w:sz w:val="16"/>
                <w:szCs w:val="16"/>
              </w:rPr>
              <w:t>=  SROOUT</w:t>
            </w:r>
            <w:proofErr w:type="gramEnd"/>
            <w:r w:rsidRPr="00C83305">
              <w:rPr>
                <w:rFonts w:ascii="Courier New" w:hAnsi="Courier New" w:cs="Courier New"/>
                <w:sz w:val="16"/>
                <w:szCs w:val="16"/>
              </w:rPr>
              <w:t>*(1.0-BI(KT+1,I)/BI(KT,I))*TSEDF(JW)</w:t>
            </w:r>
          </w:p>
          <w:p w14:paraId="0BACD69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Endif</w:t>
            </w:r>
          </w:p>
          <w:p w14:paraId="00B09C8D" w14:textId="77777777" w:rsidR="000A6B49" w:rsidRPr="00C83305" w:rsidRDefault="000A6B49" w:rsidP="007413DA">
            <w:pPr>
              <w:rPr>
                <w:rFonts w:ascii="Courier New" w:hAnsi="Courier New" w:cs="Courier New"/>
                <w:sz w:val="16"/>
                <w:szCs w:val="16"/>
              </w:rPr>
            </w:pPr>
          </w:p>
          <w:p w14:paraId="12727AD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if(k==kb(</w:t>
            </w:r>
            <w:proofErr w:type="spellStart"/>
            <w:r w:rsidRPr="00C83305">
              <w:rPr>
                <w:rFonts w:ascii="Courier New" w:hAnsi="Courier New" w:cs="Courier New"/>
                <w:sz w:val="16"/>
                <w:szCs w:val="16"/>
              </w:rPr>
              <w:t>i</w:t>
            </w:r>
            <w:proofErr w:type="spellEnd"/>
            <w:proofErr w:type="gramStart"/>
            <w:r w:rsidRPr="00C83305">
              <w:rPr>
                <w:rFonts w:ascii="Courier New" w:hAnsi="Courier New" w:cs="Courier New"/>
                <w:sz w:val="16"/>
                <w:szCs w:val="16"/>
              </w:rPr>
              <w:t>))then</w:t>
            </w:r>
            <w:proofErr w:type="gramEnd"/>
            <w:r w:rsidRPr="00C83305">
              <w:rPr>
                <w:rFonts w:ascii="Courier New" w:hAnsi="Courier New" w:cs="Courier New"/>
                <w:sz w:val="16"/>
                <w:szCs w:val="16"/>
              </w:rPr>
              <w:t xml:space="preserve">                ! SW 4/18/07</w:t>
            </w:r>
          </w:p>
          <w:p w14:paraId="4CDF92C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TFLUX    = CBHE(JW)/RHOWCP*(TSED(JW)-T2(</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))*BI(K,I)*DLX(I)</w:t>
            </w:r>
          </w:p>
          <w:p w14:paraId="380FBB3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4E8D7D6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TFLUX    = CBHE(JW)/RHOWCP*(TSED(JW)-T2(</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))*(BI(K,I)-BI(K+1,I))*DLX(I)</w:t>
            </w:r>
          </w:p>
          <w:p w14:paraId="2510A52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endif</w:t>
            </w:r>
          </w:p>
          <w:p w14:paraId="0A9C5649" w14:textId="77777777" w:rsidR="000A6B49" w:rsidRPr="00C83305" w:rsidRDefault="000A6B49" w:rsidP="007413DA"/>
          <w:p w14:paraId="2AA6D9D4" w14:textId="77777777" w:rsidR="000A6B49" w:rsidRPr="00C83305" w:rsidRDefault="000A6B49" w:rsidP="008C3366">
            <w:pPr>
              <w:pStyle w:val="TableText0"/>
            </w:pPr>
            <w:r w:rsidRPr="00C83305">
              <w:t>New code added for sediment subroutine:</w:t>
            </w:r>
          </w:p>
          <w:p w14:paraId="5DFF7367"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2BFB2B02"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SEDAS(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xml:space="preserve">) = SEDAS(K,I)+MAX(AS(JA),0.0)*ALG(K,I,JA)*BI(K,I)/BH2(K,I)*(1.0-BI(K+1,I)/BI(K,I)) </w:t>
            </w:r>
            <w:r w:rsidRPr="00C83305">
              <w:rPr>
                <w:rFonts w:ascii="Courier New" w:hAnsi="Courier New" w:cs="Courier New"/>
                <w:sz w:val="16"/>
                <w:szCs w:val="16"/>
              </w:rPr>
              <w:tab/>
            </w:r>
          </w:p>
          <w:p w14:paraId="5DADB77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else</w:t>
            </w:r>
          </w:p>
          <w:p w14:paraId="6C64B5A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SEDAS(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SEDAS(K,I)+MAX(AS(JA),0.0)*ALG(K,I,JA)*BI(K,I)/BH2(K,I)*(1.0-BI(K+1,I)/BI(K,I))</w:t>
            </w:r>
          </w:p>
          <w:p w14:paraId="6E99F54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endif</w:t>
            </w:r>
          </w:p>
          <w:p w14:paraId="23637964"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3A34A7A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SEDOMS(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POMS(JW)*(LPOM(K,I)+RPOM(K,I))*BI(K,I)/BH2(K,I)</w:t>
            </w:r>
          </w:p>
          <w:p w14:paraId="11107F9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SEDSO       = POMS(JW)*SED(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)*BI(K+1,I)/BH2(K,I)</w:t>
            </w:r>
          </w:p>
          <w:p w14:paraId="40FBC07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else</w:t>
            </w:r>
          </w:p>
          <w:p w14:paraId="15134B5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SEDOMS(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POMS(JW)*(LPOM(K,I)+RPOM(K,I))*BI(K,I)/BH2(K,I)*(1.0-BI(K+1,I)/BI(K,I))</w:t>
            </w:r>
          </w:p>
          <w:p w14:paraId="203DB4E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SEDSO       = POMS(JW)*SED(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)*BI(K+1,I)/BH2(K,I)*(1.0-BI(K+1,I)/BI(K,I))</w:t>
            </w:r>
          </w:p>
          <w:p w14:paraId="7A51BE28" w14:textId="77777777" w:rsidR="000A6B49" w:rsidRPr="00C83305" w:rsidRDefault="000A6B49" w:rsidP="007413DA">
            <w:r w:rsidRPr="00C83305">
              <w:rPr>
                <w:rFonts w:ascii="Courier New" w:hAnsi="Courier New" w:cs="Courier New"/>
                <w:sz w:val="16"/>
                <w:szCs w:val="16"/>
              </w:rPr>
              <w:tab/>
              <w:t xml:space="preserve">  endif</w:t>
            </w:r>
          </w:p>
        </w:tc>
        <w:tc>
          <w:tcPr>
            <w:tcW w:w="1777" w:type="dxa"/>
          </w:tcPr>
          <w:p w14:paraId="2CF9063C" w14:textId="77777777" w:rsidR="000A6B49" w:rsidRPr="00C83305" w:rsidRDefault="000A6B49" w:rsidP="007413DA">
            <w:r w:rsidRPr="00C83305">
              <w:t>4/18/07</w:t>
            </w:r>
          </w:p>
        </w:tc>
      </w:tr>
      <w:tr w:rsidR="000A6B49" w:rsidRPr="00C83305" w14:paraId="3127D45B" w14:textId="77777777" w:rsidTr="008C4A3D">
        <w:trPr>
          <w:cantSplit/>
        </w:trPr>
        <w:tc>
          <w:tcPr>
            <w:tcW w:w="606" w:type="dxa"/>
          </w:tcPr>
          <w:p w14:paraId="4F9F362B" w14:textId="77777777" w:rsidR="000A6B49" w:rsidRPr="00C83305" w:rsidRDefault="000A6B49" w:rsidP="007413DA">
            <w:r w:rsidRPr="00C83305">
              <w:lastRenderedPageBreak/>
              <w:t>7</w:t>
            </w:r>
          </w:p>
        </w:tc>
        <w:tc>
          <w:tcPr>
            <w:tcW w:w="1099" w:type="dxa"/>
          </w:tcPr>
          <w:p w14:paraId="29EDE138" w14:textId="77777777" w:rsidR="000A6B49" w:rsidRPr="00C83305" w:rsidRDefault="000A6B49" w:rsidP="007413DA">
            <w:r w:rsidRPr="00C83305">
              <w:t>W2</w:t>
            </w:r>
          </w:p>
        </w:tc>
        <w:tc>
          <w:tcPr>
            <w:tcW w:w="1553" w:type="dxa"/>
          </w:tcPr>
          <w:p w14:paraId="25E5F3C4" w14:textId="5DC7A27E" w:rsidR="000A6B49" w:rsidRPr="00C83305" w:rsidRDefault="000A6B49" w:rsidP="007413DA">
            <w:r w:rsidRPr="00C83305">
              <w:t>Zooplankton fixes</w:t>
            </w:r>
          </w:p>
        </w:tc>
        <w:tc>
          <w:tcPr>
            <w:tcW w:w="3960" w:type="dxa"/>
          </w:tcPr>
          <w:p w14:paraId="01C5788E" w14:textId="77777777" w:rsidR="000A6B49" w:rsidRPr="00C83305" w:rsidRDefault="000A6B49" w:rsidP="00203E0F">
            <w:pPr>
              <w:pStyle w:val="TableText0"/>
            </w:pPr>
            <w:r w:rsidRPr="00C83305">
              <w:t xml:space="preserve">Several fixes in the zooplankton routine were made. Many thanks to Dr. Kellie </w:t>
            </w:r>
            <w:proofErr w:type="spellStart"/>
            <w:r w:rsidRPr="00C83305">
              <w:t>Vache</w:t>
            </w:r>
            <w:proofErr w:type="spellEnd"/>
            <w:r w:rsidRPr="00C83305">
              <w:t>, Institute for Landscape Ecology and Resources Management (ILR) Justus-Liebig-University Giessen Heinrich-Buff-Ring 26 35392 Giessen, Germany, for finding these which are documented below:</w:t>
            </w:r>
          </w:p>
          <w:p w14:paraId="0FAE849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 xml:space="preserve">(I) </w:t>
            </w:r>
          </w:p>
          <w:p w14:paraId="3521D77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do </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1, </w:t>
            </w:r>
            <w:proofErr w:type="spellStart"/>
            <w:r w:rsidRPr="00C83305">
              <w:rPr>
                <w:rFonts w:ascii="Courier New" w:hAnsi="Courier New" w:cs="Courier New"/>
                <w:sz w:val="16"/>
                <w:szCs w:val="16"/>
              </w:rPr>
              <w:t>nzp</w:t>
            </w:r>
            <w:proofErr w:type="spellEnd"/>
          </w:p>
          <w:p w14:paraId="6E53168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 xml:space="preserve">=0.0                                                        </w:t>
            </w:r>
            <w:proofErr w:type="gramStart"/>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kv</w:t>
            </w:r>
            <w:proofErr w:type="spellEnd"/>
            <w:proofErr w:type="gramEnd"/>
            <w:r w:rsidRPr="00C83305">
              <w:rPr>
                <w:rFonts w:ascii="Courier New" w:hAnsi="Courier New" w:cs="Courier New"/>
                <w:sz w:val="16"/>
                <w:szCs w:val="16"/>
              </w:rPr>
              <w:t xml:space="preserve"> 5/9/2007</w:t>
            </w:r>
          </w:p>
          <w:p w14:paraId="04949C1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w:t>
            </w:r>
            <w:proofErr w:type="gramStart"/>
            <w:r w:rsidRPr="00C83305">
              <w:rPr>
                <w:rFonts w:ascii="Courier New" w:hAnsi="Courier New" w:cs="Courier New"/>
                <w:sz w:val="16"/>
                <w:szCs w:val="16"/>
              </w:rPr>
              <w:t>1,nzp</w:t>
            </w:r>
            <w:proofErr w:type="gramEnd"/>
          </w:p>
          <w:p w14:paraId="54346D2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zooss</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zeff</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zrt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zmt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zgz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omnivorous zooplankton    </w:t>
            </w:r>
          </w:p>
          <w:p w14:paraId="7A4B57D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zgztot+zgz</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3776A11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 do</w:t>
            </w:r>
          </w:p>
          <w:p w14:paraId="5D0DAC51"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zooss</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zeff</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zrt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zmt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7098808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 do</w:t>
            </w:r>
          </w:p>
          <w:p w14:paraId="2587CAD5" w14:textId="77777777" w:rsidR="000A6B49" w:rsidRPr="00C83305" w:rsidRDefault="000A6B49" w:rsidP="007413DA">
            <w:pPr>
              <w:rPr>
                <w:rFonts w:ascii="Courier New" w:hAnsi="Courier New" w:cs="Courier New"/>
                <w:sz w:val="16"/>
                <w:szCs w:val="16"/>
              </w:rPr>
            </w:pPr>
          </w:p>
          <w:p w14:paraId="657D16B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1, </w:t>
            </w:r>
            <w:proofErr w:type="spellStart"/>
            <w:r w:rsidRPr="00C83305">
              <w:rPr>
                <w:rFonts w:ascii="Courier New" w:hAnsi="Courier New" w:cs="Courier New"/>
                <w:sz w:val="16"/>
                <w:szCs w:val="16"/>
              </w:rPr>
              <w:t>nzp</w:t>
            </w:r>
            <w:proofErr w:type="spellEnd"/>
          </w:p>
          <w:p w14:paraId="0ADDFD7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k,i,jjz</w:t>
            </w:r>
            <w:proofErr w:type="spellEnd"/>
            <w:r w:rsidRPr="00C83305">
              <w:rPr>
                <w:rFonts w:ascii="Courier New" w:hAnsi="Courier New" w:cs="Courier New"/>
                <w:sz w:val="16"/>
                <w:szCs w:val="16"/>
              </w:rPr>
              <w:t>)</w:t>
            </w:r>
          </w:p>
          <w:p w14:paraId="0151AFE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jjz,jz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5/17/2007</w:t>
            </w:r>
          </w:p>
          <w:p w14:paraId="35D5D31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 do</w:t>
            </w:r>
          </w:p>
          <w:p w14:paraId="670FC63D" w14:textId="77777777" w:rsidR="000A6B49" w:rsidRPr="00C83305" w:rsidRDefault="000A6B49" w:rsidP="007413DA">
            <w:pPr>
              <w:rPr>
                <w:rFonts w:ascii="Courier New" w:hAnsi="Courier New" w:cs="Courier New"/>
                <w:sz w:val="16"/>
                <w:szCs w:val="16"/>
              </w:rPr>
            </w:pPr>
          </w:p>
          <w:p w14:paraId="6334EFE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w:t>
            </w:r>
            <w:proofErr w:type="gramStart"/>
            <w:r w:rsidRPr="00C83305">
              <w:rPr>
                <w:rFonts w:ascii="Courier New" w:hAnsi="Courier New" w:cs="Courier New"/>
                <w:sz w:val="16"/>
                <w:szCs w:val="16"/>
              </w:rPr>
              <w:t>1,nzp</w:t>
            </w:r>
            <w:proofErr w:type="gramEnd"/>
            <w:r w:rsidRPr="00C83305">
              <w:rPr>
                <w:rFonts w:ascii="Courier New" w:hAnsi="Courier New" w:cs="Courier New"/>
                <w:sz w:val="16"/>
                <w:szCs w:val="16"/>
              </w:rPr>
              <w:t xml:space="preserve"> ! omnivorous zooplankton </w:t>
            </w:r>
          </w:p>
          <w:p w14:paraId="00E406F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w:t>
            </w:r>
            <w:r w:rsidRPr="00C83305">
              <w:rPr>
                <w:rFonts w:ascii="Courier New" w:hAnsi="Courier New" w:cs="Courier New"/>
                <w:sz w:val="16"/>
                <w:szCs w:val="16"/>
              </w:rPr>
              <w:tab/>
            </w:r>
            <w:r w:rsidRPr="00C83305">
              <w:rPr>
                <w:rFonts w:ascii="Courier New" w:hAnsi="Courier New" w:cs="Courier New"/>
                <w:sz w:val="16"/>
                <w:szCs w:val="16"/>
              </w:rPr>
              <w:tab/>
              <w:t xml:space="preserve">    ZGZ(</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,jjz,jz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jz,jjz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w:t>
            </w:r>
          </w:p>
          <w:p w14:paraId="46EB5B3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 xml:space="preserve">    ZGZ(</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,jjz,jz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jjz,jz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4E162225" w14:textId="77777777" w:rsidR="000A6B49" w:rsidRPr="00C83305" w:rsidRDefault="000A6B49" w:rsidP="007413DA">
            <w:r w:rsidRPr="00C83305">
              <w:rPr>
                <w:rFonts w:ascii="Courier New" w:hAnsi="Courier New" w:cs="Courier New"/>
                <w:sz w:val="16"/>
                <w:szCs w:val="16"/>
              </w:rPr>
              <w:t xml:space="preserve">          end do</w:t>
            </w:r>
          </w:p>
        </w:tc>
        <w:tc>
          <w:tcPr>
            <w:tcW w:w="1777" w:type="dxa"/>
          </w:tcPr>
          <w:p w14:paraId="4228C55A" w14:textId="77777777" w:rsidR="000A6B49" w:rsidRPr="00C83305" w:rsidRDefault="000A6B49" w:rsidP="007413DA">
            <w:r w:rsidRPr="00C83305">
              <w:t>5/21/07</w:t>
            </w:r>
          </w:p>
        </w:tc>
      </w:tr>
      <w:tr w:rsidR="000A6B49" w:rsidRPr="00C83305" w14:paraId="4647ACF4" w14:textId="77777777" w:rsidTr="008C4A3D">
        <w:trPr>
          <w:cantSplit/>
        </w:trPr>
        <w:tc>
          <w:tcPr>
            <w:tcW w:w="606" w:type="dxa"/>
          </w:tcPr>
          <w:p w14:paraId="600A658C" w14:textId="77777777" w:rsidR="000A6B49" w:rsidRPr="00C83305" w:rsidRDefault="000A6B49" w:rsidP="007413DA">
            <w:r w:rsidRPr="00C83305">
              <w:t>8</w:t>
            </w:r>
          </w:p>
        </w:tc>
        <w:tc>
          <w:tcPr>
            <w:tcW w:w="1099" w:type="dxa"/>
          </w:tcPr>
          <w:p w14:paraId="09E6986F" w14:textId="77777777" w:rsidR="000A6B49" w:rsidRPr="00C83305" w:rsidRDefault="000A6B49" w:rsidP="007413DA">
            <w:r w:rsidRPr="00C83305">
              <w:t>PRE</w:t>
            </w:r>
          </w:p>
        </w:tc>
        <w:tc>
          <w:tcPr>
            <w:tcW w:w="1553" w:type="dxa"/>
          </w:tcPr>
          <w:p w14:paraId="6E72955D" w14:textId="77777777" w:rsidR="000A6B49" w:rsidRPr="00C83305" w:rsidRDefault="000A6B49" w:rsidP="007413DA">
            <w:r w:rsidRPr="00C83305">
              <w:t>More checks</w:t>
            </w:r>
          </w:p>
        </w:tc>
        <w:tc>
          <w:tcPr>
            <w:tcW w:w="3960" w:type="dxa"/>
          </w:tcPr>
          <w:p w14:paraId="3CD91615" w14:textId="0C35EF9B" w:rsidR="000A6B49" w:rsidRPr="00C83305" w:rsidRDefault="000A6B49" w:rsidP="008C3366">
            <w:pPr>
              <w:pStyle w:val="TableText0"/>
            </w:pPr>
            <w:r w:rsidRPr="00C83305">
              <w:t xml:space="preserve">Added checks for Sediment burial rate and some further checks on grid geometry; added output on SEDS and SEDBR to the pre.opt file; fixed condition where NZP had to equal </w:t>
            </w:r>
            <w:r w:rsidR="00F7074A">
              <w:t>one</w:t>
            </w:r>
            <w:r w:rsidRPr="00C83305">
              <w:t xml:space="preserve"> to work.</w:t>
            </w:r>
          </w:p>
        </w:tc>
        <w:tc>
          <w:tcPr>
            <w:tcW w:w="1777" w:type="dxa"/>
          </w:tcPr>
          <w:p w14:paraId="6F3102DC" w14:textId="77777777" w:rsidR="000A6B49" w:rsidRPr="00C83305" w:rsidRDefault="000A6B49" w:rsidP="007413DA">
            <w:r w:rsidRPr="00C83305">
              <w:t>6/2/2007</w:t>
            </w:r>
          </w:p>
        </w:tc>
      </w:tr>
      <w:tr w:rsidR="000A6B49" w:rsidRPr="00C83305" w14:paraId="2C2C06F2" w14:textId="77777777" w:rsidTr="008C4A3D">
        <w:trPr>
          <w:cantSplit/>
        </w:trPr>
        <w:tc>
          <w:tcPr>
            <w:tcW w:w="606" w:type="dxa"/>
          </w:tcPr>
          <w:p w14:paraId="46C2F05F" w14:textId="77777777" w:rsidR="000A6B49" w:rsidRPr="00C83305" w:rsidRDefault="000A6B49" w:rsidP="007413DA">
            <w:r w:rsidRPr="00C83305">
              <w:lastRenderedPageBreak/>
              <w:t>9</w:t>
            </w:r>
          </w:p>
        </w:tc>
        <w:tc>
          <w:tcPr>
            <w:tcW w:w="1099" w:type="dxa"/>
          </w:tcPr>
          <w:p w14:paraId="3F8C3D49" w14:textId="77777777" w:rsidR="000A6B49" w:rsidRPr="00C83305" w:rsidRDefault="000A6B49" w:rsidP="007413DA">
            <w:r w:rsidRPr="00C83305">
              <w:t>W2</w:t>
            </w:r>
          </w:p>
        </w:tc>
        <w:tc>
          <w:tcPr>
            <w:tcW w:w="1553" w:type="dxa"/>
          </w:tcPr>
          <w:p w14:paraId="096DB5B3" w14:textId="77777777" w:rsidR="008C4A3D" w:rsidRDefault="000A6B49" w:rsidP="007413DA">
            <w:r w:rsidRPr="00C83305">
              <w:t xml:space="preserve">Array </w:t>
            </w:r>
          </w:p>
          <w:p w14:paraId="0217EC05" w14:textId="03D7D0B1" w:rsidR="000A6B49" w:rsidRPr="00C83305" w:rsidRDefault="000A6B49" w:rsidP="007413DA">
            <w:r w:rsidRPr="00C83305">
              <w:t>deallocation</w:t>
            </w:r>
          </w:p>
        </w:tc>
        <w:tc>
          <w:tcPr>
            <w:tcW w:w="3960" w:type="dxa"/>
          </w:tcPr>
          <w:p w14:paraId="67F57507" w14:textId="3E4A9759" w:rsidR="00337C3B" w:rsidRPr="008C3366" w:rsidRDefault="000A6B49" w:rsidP="008C3366">
            <w:pPr>
              <w:pStyle w:val="TableText0"/>
            </w:pPr>
            <w:r w:rsidRPr="00C83305">
              <w:t>The deallocate command on line 7557 was commented out to avoid a deallocation error when the ‘STOP’ button is pushed during execution on a PC</w:t>
            </w:r>
            <w:r w:rsidR="00B539DB">
              <w:t>:</w:t>
            </w:r>
          </w:p>
          <w:p w14:paraId="4FFD02D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deallocate (</w:t>
            </w:r>
            <w:proofErr w:type="spellStart"/>
            <w:proofErr w:type="gramStart"/>
            <w:r w:rsidRPr="00C83305">
              <w:rPr>
                <w:rFonts w:ascii="Courier New" w:hAnsi="Courier New" w:cs="Courier New"/>
                <w:sz w:val="16"/>
                <w:szCs w:val="16"/>
              </w:rPr>
              <w:t>sedbr,sedbrp</w:t>
            </w:r>
            <w:proofErr w:type="gramEnd"/>
            <w:r w:rsidRPr="00C83305">
              <w:rPr>
                <w:rFonts w:ascii="Courier New" w:hAnsi="Courier New" w:cs="Courier New"/>
                <w:sz w:val="16"/>
                <w:szCs w:val="16"/>
              </w:rPr>
              <w:t>,sedbrn,sedbrc</w:t>
            </w:r>
            <w:proofErr w:type="spellEnd"/>
            <w:r w:rsidRPr="00C83305">
              <w:rPr>
                <w:rFonts w:ascii="Courier New" w:hAnsi="Courier New" w:cs="Courier New"/>
                <w:sz w:val="16"/>
                <w:szCs w:val="16"/>
              </w:rPr>
              <w:t>)   ! SW 6/4/07 No need to deallocate pointers</w:t>
            </w:r>
          </w:p>
        </w:tc>
        <w:tc>
          <w:tcPr>
            <w:tcW w:w="1777" w:type="dxa"/>
          </w:tcPr>
          <w:p w14:paraId="38623F88" w14:textId="77777777" w:rsidR="000A6B49" w:rsidRPr="00C83305" w:rsidRDefault="000A6B49" w:rsidP="007413DA">
            <w:r w:rsidRPr="00C83305">
              <w:t>6/4/2007</w:t>
            </w:r>
          </w:p>
        </w:tc>
      </w:tr>
      <w:tr w:rsidR="000A6B49" w:rsidRPr="00C83305" w14:paraId="6E453A4D" w14:textId="77777777" w:rsidTr="008C4A3D">
        <w:trPr>
          <w:cantSplit/>
        </w:trPr>
        <w:tc>
          <w:tcPr>
            <w:tcW w:w="606" w:type="dxa"/>
          </w:tcPr>
          <w:p w14:paraId="301330C8" w14:textId="77777777" w:rsidR="000A6B49" w:rsidRPr="00C83305" w:rsidRDefault="000A6B49" w:rsidP="007413DA">
            <w:r w:rsidRPr="00C83305">
              <w:t>10</w:t>
            </w:r>
          </w:p>
        </w:tc>
        <w:tc>
          <w:tcPr>
            <w:tcW w:w="1099" w:type="dxa"/>
          </w:tcPr>
          <w:p w14:paraId="6B432B57" w14:textId="77777777" w:rsidR="000A6B49" w:rsidRPr="00C83305" w:rsidRDefault="000A6B49" w:rsidP="007413DA">
            <w:r w:rsidRPr="00C83305">
              <w:t>W2</w:t>
            </w:r>
          </w:p>
        </w:tc>
        <w:tc>
          <w:tcPr>
            <w:tcW w:w="1553" w:type="dxa"/>
          </w:tcPr>
          <w:p w14:paraId="0AE29BC6" w14:textId="77777777" w:rsidR="000A6B49" w:rsidRPr="00C83305" w:rsidRDefault="000A6B49" w:rsidP="007413DA">
            <w:r w:rsidRPr="00C83305">
              <w:t>Initialization of IUT</w:t>
            </w:r>
          </w:p>
        </w:tc>
        <w:tc>
          <w:tcPr>
            <w:tcW w:w="3960" w:type="dxa"/>
          </w:tcPr>
          <w:p w14:paraId="327EB573" w14:textId="77777777" w:rsidR="000A6B49" w:rsidRPr="00C83305" w:rsidRDefault="000A6B49" w:rsidP="008C3366">
            <w:pPr>
              <w:pStyle w:val="TableText0"/>
            </w:pPr>
            <w:r w:rsidRPr="00C83305">
              <w:t>For code setting up an external head BC, the variable IUT was not initialized before it was used. This was fixed below:</w:t>
            </w:r>
          </w:p>
          <w:p w14:paraId="4203D14C" w14:textId="77777777" w:rsidR="000A6B49" w:rsidRPr="00C83305" w:rsidRDefault="000A6B49" w:rsidP="007413DA"/>
          <w:p w14:paraId="27812641"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w:t>
            </w:r>
            <w:proofErr w:type="gramEnd"/>
            <w:r w:rsidRPr="00C83305">
              <w:rPr>
                <w:rFonts w:ascii="Courier New" w:hAnsi="Courier New" w:cs="Courier New"/>
                <w:sz w:val="16"/>
                <w:szCs w:val="16"/>
              </w:rPr>
              <w:t>*** Boundary bottom layers</w:t>
            </w:r>
          </w:p>
          <w:p w14:paraId="20A556B2" w14:textId="77777777" w:rsidR="000A6B49" w:rsidRPr="00C83305" w:rsidRDefault="000A6B49" w:rsidP="007413DA">
            <w:pPr>
              <w:rPr>
                <w:rFonts w:ascii="Courier New" w:hAnsi="Courier New" w:cs="Courier New"/>
                <w:sz w:val="16"/>
                <w:szCs w:val="16"/>
              </w:rPr>
            </w:pPr>
          </w:p>
          <w:p w14:paraId="01FB9E4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(UH_EXTERNAL(JB)) KB(IUT-1) = KB(IUT)</w:t>
            </w:r>
          </w:p>
          <w:p w14:paraId="2CF45C7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(UH_EXTERNAL(JB)) KB(IU-1) = KB(</w:t>
            </w:r>
            <w:proofErr w:type="gramStart"/>
            <w:r w:rsidRPr="00C83305">
              <w:rPr>
                <w:rFonts w:ascii="Courier New" w:hAnsi="Courier New" w:cs="Courier New"/>
                <w:sz w:val="16"/>
                <w:szCs w:val="16"/>
              </w:rPr>
              <w:t xml:space="preserve">IU)   </w:t>
            </w:r>
            <w:proofErr w:type="gramEnd"/>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358D1EED" w14:textId="77777777" w:rsidR="000A6B49" w:rsidRPr="00C83305" w:rsidRDefault="000A6B49" w:rsidP="007413DA">
            <w:pPr>
              <w:rPr>
                <w:rFonts w:ascii="Courier New" w:hAnsi="Courier New" w:cs="Courier New"/>
                <w:sz w:val="16"/>
                <w:szCs w:val="16"/>
              </w:rPr>
            </w:pPr>
          </w:p>
          <w:p w14:paraId="01E829B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(UH_INTERNAL(JB)) THEN</w:t>
            </w:r>
          </w:p>
          <w:p w14:paraId="42950D2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(JBUH(JB) &gt;= BS(JW</w:t>
            </w:r>
            <w:proofErr w:type="gramStart"/>
            <w:r w:rsidRPr="00C83305">
              <w:rPr>
                <w:rFonts w:ascii="Courier New" w:hAnsi="Courier New" w:cs="Courier New"/>
                <w:sz w:val="16"/>
                <w:szCs w:val="16"/>
              </w:rPr>
              <w:t>) .</w:t>
            </w:r>
            <w:proofErr w:type="gramEnd"/>
            <w:r w:rsidRPr="00C83305">
              <w:rPr>
                <w:rFonts w:ascii="Courier New" w:hAnsi="Courier New" w:cs="Courier New"/>
                <w:sz w:val="16"/>
                <w:szCs w:val="16"/>
              </w:rPr>
              <w:t>AND. JBUH(JB) &lt;= BE(JW)) THEN</w:t>
            </w:r>
          </w:p>
          <w:p w14:paraId="6B254E9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MIN(KB(UHS(JB)</w:t>
            </w:r>
            <w:proofErr w:type="gramStart"/>
            <w:r w:rsidRPr="00C83305">
              <w:rPr>
                <w:rFonts w:ascii="Courier New" w:hAnsi="Courier New" w:cs="Courier New"/>
                <w:sz w:val="16"/>
                <w:szCs w:val="16"/>
              </w:rPr>
              <w:t>),KB</w:t>
            </w:r>
            <w:proofErr w:type="gramEnd"/>
            <w:r w:rsidRPr="00C83305">
              <w:rPr>
                <w:rFonts w:ascii="Courier New" w:hAnsi="Courier New" w:cs="Courier New"/>
                <w:sz w:val="16"/>
                <w:szCs w:val="16"/>
              </w:rPr>
              <w:t>(IUT))</w:t>
            </w:r>
          </w:p>
          <w:p w14:paraId="11447F5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MIN(KB(UHS(JB)</w:t>
            </w:r>
            <w:proofErr w:type="gramStart"/>
            <w:r w:rsidRPr="00C83305">
              <w:rPr>
                <w:rFonts w:ascii="Courier New" w:hAnsi="Courier New" w:cs="Courier New"/>
                <w:sz w:val="16"/>
                <w:szCs w:val="16"/>
              </w:rPr>
              <w:t>),KB</w:t>
            </w:r>
            <w:proofErr w:type="gramEnd"/>
            <w:r w:rsidRPr="00C83305">
              <w:rPr>
                <w:rFonts w:ascii="Courier New" w:hAnsi="Courier New" w:cs="Courier New"/>
                <w:sz w:val="16"/>
                <w:szCs w:val="16"/>
              </w:rPr>
              <w:t>(IU))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0BD55AD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130B7D3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(EL(KB(IUT</w:t>
            </w:r>
            <w:proofErr w:type="gramStart"/>
            <w:r w:rsidRPr="00C83305">
              <w:rPr>
                <w:rFonts w:ascii="Courier New" w:hAnsi="Courier New" w:cs="Courier New"/>
                <w:sz w:val="16"/>
                <w:szCs w:val="16"/>
              </w:rPr>
              <w:t>),IUT</w:t>
            </w:r>
            <w:proofErr w:type="gramEnd"/>
            <w:r w:rsidRPr="00C83305">
              <w:rPr>
                <w:rFonts w:ascii="Courier New" w:hAnsi="Courier New" w:cs="Courier New"/>
                <w:sz w:val="16"/>
                <w:szCs w:val="16"/>
              </w:rPr>
              <w:t>) &gt;= EL(KB(UHS(JB)),UHS(JB))) THEN</w:t>
            </w:r>
          </w:p>
          <w:p w14:paraId="3AD08CC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(EL(KB(IU</w:t>
            </w:r>
            <w:proofErr w:type="gramStart"/>
            <w:r w:rsidRPr="00C83305">
              <w:rPr>
                <w:rFonts w:ascii="Courier New" w:hAnsi="Courier New" w:cs="Courier New"/>
                <w:sz w:val="16"/>
                <w:szCs w:val="16"/>
              </w:rPr>
              <w:t>),IU</w:t>
            </w:r>
            <w:proofErr w:type="gramEnd"/>
            <w:r w:rsidRPr="00C83305">
              <w:rPr>
                <w:rFonts w:ascii="Courier New" w:hAnsi="Courier New" w:cs="Courier New"/>
                <w:sz w:val="16"/>
                <w:szCs w:val="16"/>
              </w:rPr>
              <w:t>) &gt;= EL(KB(UHS(JB)),UHS(JB))) THEN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6DB4FB7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KB(IUT)</w:t>
            </w:r>
          </w:p>
          <w:p w14:paraId="5320E4C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KB(IU)</w:t>
            </w:r>
          </w:p>
          <w:p w14:paraId="2FF524D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6A94478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 xml:space="preserve">(IUT)            </w:t>
            </w:r>
          </w:p>
          <w:p w14:paraId="558972B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(EL(KB(UHS(JB)</w:t>
            </w:r>
            <w:proofErr w:type="gramStart"/>
            <w:r w:rsidRPr="00C83305">
              <w:rPr>
                <w:rFonts w:ascii="Courier New" w:hAnsi="Courier New" w:cs="Courier New"/>
                <w:sz w:val="16"/>
                <w:szCs w:val="16"/>
              </w:rPr>
              <w:t>),UHS</w:t>
            </w:r>
            <w:proofErr w:type="gramEnd"/>
            <w:r w:rsidRPr="00C83305">
              <w:rPr>
                <w:rFonts w:ascii="Courier New" w:hAnsi="Courier New" w:cs="Courier New"/>
                <w:sz w:val="16"/>
                <w:szCs w:val="16"/>
              </w:rPr>
              <w:t>(JB)) &gt;= EL(K,IUT)) THEN</w:t>
            </w:r>
          </w:p>
          <w:p w14:paraId="1503B54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K; EXIT</w:t>
            </w:r>
          </w:p>
          <w:p w14:paraId="4A4EE90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(IU)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504E387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(EL(KB(UHS(JB)</w:t>
            </w:r>
            <w:proofErr w:type="gramStart"/>
            <w:r w:rsidRPr="00C83305">
              <w:rPr>
                <w:rFonts w:ascii="Courier New" w:hAnsi="Courier New" w:cs="Courier New"/>
                <w:sz w:val="16"/>
                <w:szCs w:val="16"/>
              </w:rPr>
              <w:t>),UHS</w:t>
            </w:r>
            <w:proofErr w:type="gramEnd"/>
            <w:r w:rsidRPr="00C83305">
              <w:rPr>
                <w:rFonts w:ascii="Courier New" w:hAnsi="Courier New" w:cs="Courier New"/>
                <w:sz w:val="16"/>
                <w:szCs w:val="16"/>
              </w:rPr>
              <w:t>(JB)) &gt;= EL(K,IU)) THEN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63D7EF6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K; EXIT                             </w:t>
            </w:r>
            <w:proofErr w:type="gramStart"/>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proofErr w:type="gramEnd"/>
            <w:r w:rsidRPr="00C83305">
              <w:rPr>
                <w:rFonts w:ascii="Courier New" w:hAnsi="Courier New" w:cs="Courier New"/>
                <w:sz w:val="16"/>
                <w:szCs w:val="16"/>
              </w:rPr>
              <w:t xml:space="preserve"> 6/12/07</w:t>
            </w:r>
          </w:p>
          <w:p w14:paraId="6E0971DA" w14:textId="77777777" w:rsidR="000A6B49" w:rsidRPr="00C83305" w:rsidRDefault="000A6B49" w:rsidP="007413DA">
            <w:r w:rsidRPr="00C83305">
              <w:rPr>
                <w:rFonts w:ascii="Courier New" w:hAnsi="Courier New" w:cs="Courier New"/>
                <w:sz w:val="16"/>
                <w:szCs w:val="16"/>
              </w:rPr>
              <w:t xml:space="preserve">              END IF</w:t>
            </w:r>
          </w:p>
        </w:tc>
        <w:tc>
          <w:tcPr>
            <w:tcW w:w="1777" w:type="dxa"/>
          </w:tcPr>
          <w:p w14:paraId="7B61B40C" w14:textId="77777777" w:rsidR="000A6B49" w:rsidRPr="00C83305" w:rsidRDefault="000A6B49" w:rsidP="007413DA">
            <w:r w:rsidRPr="00C83305">
              <w:t>6/17/2007</w:t>
            </w:r>
          </w:p>
        </w:tc>
      </w:tr>
      <w:tr w:rsidR="000A6B49" w:rsidRPr="00C83305" w14:paraId="410E939D" w14:textId="77777777" w:rsidTr="008C4A3D">
        <w:trPr>
          <w:cantSplit/>
        </w:trPr>
        <w:tc>
          <w:tcPr>
            <w:tcW w:w="606" w:type="dxa"/>
          </w:tcPr>
          <w:p w14:paraId="70DA853F" w14:textId="77777777" w:rsidR="000A6B49" w:rsidRPr="00C83305" w:rsidRDefault="000A6B49" w:rsidP="007413DA">
            <w:r w:rsidRPr="00C83305">
              <w:t>11</w:t>
            </w:r>
          </w:p>
        </w:tc>
        <w:tc>
          <w:tcPr>
            <w:tcW w:w="1099" w:type="dxa"/>
          </w:tcPr>
          <w:p w14:paraId="0A36A3AC" w14:textId="77777777" w:rsidR="000A6B49" w:rsidRPr="00C83305" w:rsidRDefault="000A6B49" w:rsidP="007413DA">
            <w:r w:rsidRPr="00C83305">
              <w:t>W2</w:t>
            </w:r>
          </w:p>
        </w:tc>
        <w:tc>
          <w:tcPr>
            <w:tcW w:w="1553" w:type="dxa"/>
          </w:tcPr>
          <w:p w14:paraId="6D31B29B" w14:textId="77777777" w:rsidR="000A6B49" w:rsidRPr="00C83305" w:rsidRDefault="000A6B49" w:rsidP="007413DA">
            <w:r w:rsidRPr="00C83305">
              <w:t>CBOD settling</w:t>
            </w:r>
          </w:p>
        </w:tc>
        <w:tc>
          <w:tcPr>
            <w:tcW w:w="3960" w:type="dxa"/>
          </w:tcPr>
          <w:p w14:paraId="1115359F" w14:textId="019CC757" w:rsidR="000A6B49" w:rsidRPr="00C83305" w:rsidRDefault="000A6B49" w:rsidP="008C3366">
            <w:pPr>
              <w:pStyle w:val="TableText0"/>
            </w:pPr>
            <w:r w:rsidRPr="00C83305">
              <w:t>The CBOD settling rate earlier was not converted from m/d in the control file to m/s in the code.</w:t>
            </w:r>
          </w:p>
          <w:p w14:paraId="75B6C4DD" w14:textId="77777777" w:rsidR="000A6B49" w:rsidRPr="00C83305" w:rsidRDefault="000A6B49" w:rsidP="008C3366">
            <w:pPr>
              <w:pStyle w:val="TableText0"/>
            </w:pPr>
            <w:r w:rsidRPr="00C83305">
              <w:t>Added code:</w:t>
            </w:r>
          </w:p>
          <w:p w14:paraId="7FAB43A6" w14:textId="77777777" w:rsidR="000A6B49" w:rsidRPr="00C83305" w:rsidRDefault="000A6B49" w:rsidP="007413DA">
            <w:pPr>
              <w:rPr>
                <w:rFonts w:ascii="Courier New" w:hAnsi="Courier New" w:cs="Courier New"/>
                <w:sz w:val="18"/>
                <w:szCs w:val="18"/>
              </w:rPr>
            </w:pPr>
            <w:proofErr w:type="spellStart"/>
            <w:proofErr w:type="gramStart"/>
            <w:r w:rsidRPr="00C83305">
              <w:rPr>
                <w:rFonts w:ascii="Courier New" w:hAnsi="Courier New" w:cs="Courier New"/>
                <w:sz w:val="18"/>
                <w:szCs w:val="18"/>
              </w:rPr>
              <w:t>cbods</w:t>
            </w:r>
            <w:proofErr w:type="spellEnd"/>
            <w:r w:rsidRPr="00C83305">
              <w:rPr>
                <w:rFonts w:ascii="Courier New" w:hAnsi="Courier New" w:cs="Courier New"/>
                <w:sz w:val="18"/>
                <w:szCs w:val="18"/>
              </w:rPr>
              <w:t xml:space="preserve">  =</w:t>
            </w:r>
            <w:proofErr w:type="gramEnd"/>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cbods</w:t>
            </w:r>
            <w:proofErr w:type="spellEnd"/>
            <w:r w:rsidRPr="00C83305">
              <w:rPr>
                <w:rFonts w:ascii="Courier New" w:hAnsi="Courier New" w:cs="Courier New"/>
                <w:sz w:val="18"/>
                <w:szCs w:val="18"/>
              </w:rPr>
              <w:t>/day   !</w:t>
            </w:r>
            <w:proofErr w:type="spellStart"/>
            <w:r w:rsidRPr="00C83305">
              <w:rPr>
                <w:rFonts w:ascii="Courier New" w:hAnsi="Courier New" w:cs="Courier New"/>
                <w:sz w:val="18"/>
                <w:szCs w:val="18"/>
              </w:rPr>
              <w:t>cb</w:t>
            </w:r>
            <w:proofErr w:type="spellEnd"/>
            <w:r w:rsidRPr="00C83305">
              <w:rPr>
                <w:rFonts w:ascii="Courier New" w:hAnsi="Courier New" w:cs="Courier New"/>
                <w:sz w:val="18"/>
                <w:szCs w:val="18"/>
              </w:rPr>
              <w:t xml:space="preserve"> 7/23/07</w:t>
            </w:r>
          </w:p>
        </w:tc>
        <w:tc>
          <w:tcPr>
            <w:tcW w:w="1777" w:type="dxa"/>
          </w:tcPr>
          <w:p w14:paraId="684F30C3" w14:textId="77777777" w:rsidR="000A6B49" w:rsidRPr="00C83305" w:rsidRDefault="000A6B49" w:rsidP="007413DA">
            <w:r w:rsidRPr="00C83305">
              <w:t>7/23/07</w:t>
            </w:r>
          </w:p>
        </w:tc>
      </w:tr>
      <w:tr w:rsidR="000A6B49" w:rsidRPr="00C83305" w14:paraId="15CFF715" w14:textId="77777777" w:rsidTr="008C4A3D">
        <w:trPr>
          <w:cantSplit/>
        </w:trPr>
        <w:tc>
          <w:tcPr>
            <w:tcW w:w="606" w:type="dxa"/>
          </w:tcPr>
          <w:p w14:paraId="6741C1A7" w14:textId="77777777" w:rsidR="000A6B49" w:rsidRPr="00C83305" w:rsidRDefault="000A6B49" w:rsidP="007413DA">
            <w:r w:rsidRPr="00C83305">
              <w:t>12</w:t>
            </w:r>
          </w:p>
        </w:tc>
        <w:tc>
          <w:tcPr>
            <w:tcW w:w="1099" w:type="dxa"/>
          </w:tcPr>
          <w:p w14:paraId="60AF18C7" w14:textId="77777777" w:rsidR="000A6B49" w:rsidRPr="00C83305" w:rsidRDefault="000A6B49" w:rsidP="007413DA">
            <w:r w:rsidRPr="00C83305">
              <w:t>W2</w:t>
            </w:r>
          </w:p>
        </w:tc>
        <w:tc>
          <w:tcPr>
            <w:tcW w:w="1553" w:type="dxa"/>
          </w:tcPr>
          <w:p w14:paraId="385686D3" w14:textId="77777777" w:rsidR="000A6B49" w:rsidRPr="00C83305" w:rsidRDefault="000A6B49" w:rsidP="007413DA">
            <w:r w:rsidRPr="00C83305">
              <w:t>TSR output</w:t>
            </w:r>
          </w:p>
        </w:tc>
        <w:tc>
          <w:tcPr>
            <w:tcW w:w="3960" w:type="dxa"/>
          </w:tcPr>
          <w:p w14:paraId="2A4DC8F3" w14:textId="76981258" w:rsidR="000A6B49" w:rsidRPr="00C83305" w:rsidRDefault="000A6B49" w:rsidP="008C3366">
            <w:pPr>
              <w:pStyle w:val="TableText0"/>
            </w:pPr>
            <w:r w:rsidRPr="00C83305">
              <w:t>The surface width was not correctly being output. Changed BI(KT) to BI(KTWB(JW)).</w:t>
            </w:r>
          </w:p>
          <w:p w14:paraId="0522CE2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FIX:</w:t>
            </w:r>
          </w:p>
          <w:p w14:paraId="234B404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BI(KTWB(JW</w:t>
            </w:r>
            <w:proofErr w:type="gramStart"/>
            <w:r w:rsidRPr="00C83305">
              <w:rPr>
                <w:rFonts w:ascii="Courier New" w:hAnsi="Courier New" w:cs="Courier New"/>
                <w:sz w:val="16"/>
                <w:szCs w:val="16"/>
              </w:rPr>
              <w:t>),I</w:t>
            </w:r>
            <w:proofErr w:type="gramEnd"/>
            <w:r w:rsidRPr="00C83305">
              <w:rPr>
                <w:rFonts w:ascii="Courier New" w:hAnsi="Courier New" w:cs="Courier New"/>
                <w:sz w:val="16"/>
                <w:szCs w:val="16"/>
              </w:rPr>
              <w:t>),SHADE(I),ICETH(I),(ADJUSTR(C2CH(JAC)),JAC=1,NAC),                      &amp;     ! CB 7/26/07</w:t>
            </w:r>
          </w:p>
        </w:tc>
        <w:tc>
          <w:tcPr>
            <w:tcW w:w="1777" w:type="dxa"/>
          </w:tcPr>
          <w:p w14:paraId="18EEA22A" w14:textId="77777777" w:rsidR="000A6B49" w:rsidRPr="00C83305" w:rsidRDefault="000A6B49" w:rsidP="007413DA">
            <w:r w:rsidRPr="00C83305">
              <w:t>7/26/07</w:t>
            </w:r>
          </w:p>
        </w:tc>
      </w:tr>
      <w:tr w:rsidR="000A6B49" w:rsidRPr="00C83305" w14:paraId="4EB7F129" w14:textId="77777777" w:rsidTr="008C4A3D">
        <w:trPr>
          <w:cantSplit/>
        </w:trPr>
        <w:tc>
          <w:tcPr>
            <w:tcW w:w="606" w:type="dxa"/>
          </w:tcPr>
          <w:p w14:paraId="6646A197" w14:textId="77777777" w:rsidR="000A6B49" w:rsidRPr="00C83305" w:rsidRDefault="000A6B49" w:rsidP="007413DA">
            <w:r w:rsidRPr="00C83305">
              <w:lastRenderedPageBreak/>
              <w:t>13</w:t>
            </w:r>
          </w:p>
        </w:tc>
        <w:tc>
          <w:tcPr>
            <w:tcW w:w="1099" w:type="dxa"/>
          </w:tcPr>
          <w:p w14:paraId="3EB20A34" w14:textId="77777777" w:rsidR="000A6B49" w:rsidRPr="00C83305" w:rsidRDefault="000A6B49" w:rsidP="007413DA">
            <w:r w:rsidRPr="00C83305">
              <w:t>PREW2</w:t>
            </w:r>
          </w:p>
        </w:tc>
        <w:tc>
          <w:tcPr>
            <w:tcW w:w="1553" w:type="dxa"/>
          </w:tcPr>
          <w:p w14:paraId="4F3E3964" w14:textId="77777777" w:rsidR="000A6B49" w:rsidRPr="00C83305" w:rsidRDefault="000A6B49" w:rsidP="007413DA">
            <w:r w:rsidRPr="00C83305">
              <w:t>Pumps</w:t>
            </w:r>
          </w:p>
        </w:tc>
        <w:tc>
          <w:tcPr>
            <w:tcW w:w="3960" w:type="dxa"/>
          </w:tcPr>
          <w:p w14:paraId="212C9CA1" w14:textId="77777777" w:rsidR="000A6B49" w:rsidRPr="00C83305" w:rsidRDefault="000A6B49" w:rsidP="008C3366">
            <w:pPr>
              <w:pStyle w:val="TableText0"/>
            </w:pPr>
            <w:r w:rsidRPr="00C83305">
              <w:t xml:space="preserve">The pump control for DOWN or LAT was not being checked properly, also a check on IUPUC was incorrect. Fixed. </w:t>
            </w:r>
          </w:p>
        </w:tc>
        <w:tc>
          <w:tcPr>
            <w:tcW w:w="1777" w:type="dxa"/>
          </w:tcPr>
          <w:p w14:paraId="47818429" w14:textId="77777777" w:rsidR="000A6B49" w:rsidRPr="00C83305" w:rsidRDefault="000A6B49" w:rsidP="007413DA">
            <w:r w:rsidRPr="00C83305">
              <w:t>8/14/07</w:t>
            </w:r>
          </w:p>
        </w:tc>
      </w:tr>
      <w:tr w:rsidR="000A6B49" w:rsidRPr="00C83305" w14:paraId="73EADB03" w14:textId="77777777" w:rsidTr="008C4A3D">
        <w:trPr>
          <w:cantSplit/>
        </w:trPr>
        <w:tc>
          <w:tcPr>
            <w:tcW w:w="606" w:type="dxa"/>
          </w:tcPr>
          <w:p w14:paraId="01AB8AB0" w14:textId="77777777" w:rsidR="000A6B49" w:rsidRPr="00C83305" w:rsidRDefault="000A6B49" w:rsidP="007413DA">
            <w:r w:rsidRPr="00C83305">
              <w:t>14</w:t>
            </w:r>
          </w:p>
        </w:tc>
        <w:tc>
          <w:tcPr>
            <w:tcW w:w="1099" w:type="dxa"/>
          </w:tcPr>
          <w:p w14:paraId="2CF43EC8" w14:textId="77777777" w:rsidR="000A6B49" w:rsidRPr="00C83305" w:rsidRDefault="000A6B49" w:rsidP="007413DA">
            <w:r w:rsidRPr="00C83305">
              <w:t>W2</w:t>
            </w:r>
          </w:p>
        </w:tc>
        <w:tc>
          <w:tcPr>
            <w:tcW w:w="1553" w:type="dxa"/>
          </w:tcPr>
          <w:p w14:paraId="31194504" w14:textId="77777777" w:rsidR="000A6B49" w:rsidRPr="00C83305" w:rsidRDefault="000A6B49" w:rsidP="007413DA">
            <w:r w:rsidRPr="00C83305">
              <w:t>Algae</w:t>
            </w:r>
          </w:p>
        </w:tc>
        <w:tc>
          <w:tcPr>
            <w:tcW w:w="3960" w:type="dxa"/>
          </w:tcPr>
          <w:p w14:paraId="31798A70" w14:textId="77777777" w:rsidR="000A6B49" w:rsidRPr="00C83305" w:rsidRDefault="000A6B49" w:rsidP="008C3366">
            <w:pPr>
              <w:pStyle w:val="TableText0"/>
            </w:pPr>
            <w:r w:rsidRPr="00C83305">
              <w:t xml:space="preserve">The logic for negative settling velocities for algae had an error. </w:t>
            </w:r>
          </w:p>
          <w:p w14:paraId="1EC0B851" w14:textId="77777777" w:rsidR="000A6B49" w:rsidRPr="00C83305" w:rsidRDefault="000A6B49" w:rsidP="008C3366">
            <w:pPr>
              <w:pStyle w:val="TableText0"/>
            </w:pPr>
            <w:r w:rsidRPr="00C83305">
              <w:t>Old code:</w:t>
            </w:r>
          </w:p>
          <w:p w14:paraId="626BB5C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ASR(</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,JA) = -AS(JA)*(ALG(K+1,I,JA)*B(K+1,I)/(B(K,I)*H2(K,I))-ALG(K,I,JA))*BI(K,I)/BH2(K,I)</w:t>
            </w:r>
          </w:p>
          <w:p w14:paraId="592A19B1" w14:textId="77777777" w:rsidR="000A6B49" w:rsidRPr="00C83305" w:rsidRDefault="000A6B49" w:rsidP="008C3366">
            <w:pPr>
              <w:pStyle w:val="TableText0"/>
            </w:pPr>
            <w:r w:rsidRPr="00C83305">
              <w:t>New code:</w:t>
            </w:r>
          </w:p>
          <w:p w14:paraId="3F287930" w14:textId="77777777" w:rsidR="000A6B49" w:rsidRPr="00C83305" w:rsidRDefault="000A6B49" w:rsidP="007413DA">
            <w:pPr>
              <w:rPr>
                <w:rFonts w:ascii="Courier New" w:hAnsi="Courier New" w:cs="Courier New"/>
                <w:sz w:val="16"/>
                <w:szCs w:val="16"/>
              </w:rPr>
            </w:pPr>
          </w:p>
          <w:p w14:paraId="0EBDF0C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ASR(</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,JA) = -AS(JA)*(ALG(K+1,I,JA)*BI(K+1,I)/BH2(K,I)-ALG(K,I,JA)*BI(K,I)/BH2(K,I))             !SP 8/27/07</w:t>
            </w:r>
          </w:p>
          <w:p w14:paraId="27CA703D" w14:textId="77777777" w:rsidR="000A6B49" w:rsidRPr="00C83305" w:rsidRDefault="000A6B49" w:rsidP="008C3366">
            <w:pPr>
              <w:pStyle w:val="TableText0"/>
              <w:rPr>
                <w:rFonts w:ascii="Courier New" w:hAnsi="Courier New" w:cs="Courier New"/>
                <w:sz w:val="16"/>
                <w:szCs w:val="16"/>
              </w:rPr>
            </w:pPr>
            <w:proofErr w:type="spellStart"/>
            <w:r w:rsidRPr="00C83305">
              <w:t>Shwet</w:t>
            </w:r>
            <w:proofErr w:type="spellEnd"/>
            <w:r w:rsidRPr="00C83305">
              <w:t xml:space="preserve"> Prakash</w:t>
            </w:r>
          </w:p>
        </w:tc>
        <w:tc>
          <w:tcPr>
            <w:tcW w:w="1777" w:type="dxa"/>
          </w:tcPr>
          <w:p w14:paraId="1C409041" w14:textId="77777777" w:rsidR="000A6B49" w:rsidRPr="00C83305" w:rsidRDefault="000A6B49" w:rsidP="007413DA">
            <w:r w:rsidRPr="00C83305">
              <w:t>8/27/07</w:t>
            </w:r>
          </w:p>
        </w:tc>
      </w:tr>
      <w:tr w:rsidR="000A6B49" w:rsidRPr="00C83305" w14:paraId="39A148F0" w14:textId="77777777" w:rsidTr="008C4A3D">
        <w:trPr>
          <w:cantSplit/>
        </w:trPr>
        <w:tc>
          <w:tcPr>
            <w:tcW w:w="606" w:type="dxa"/>
          </w:tcPr>
          <w:p w14:paraId="13E0F449" w14:textId="77777777" w:rsidR="000A6B49" w:rsidRPr="00C83305" w:rsidRDefault="000A6B49" w:rsidP="007413DA">
            <w:r w:rsidRPr="00C83305">
              <w:t>15</w:t>
            </w:r>
          </w:p>
        </w:tc>
        <w:tc>
          <w:tcPr>
            <w:tcW w:w="1099" w:type="dxa"/>
          </w:tcPr>
          <w:p w14:paraId="3808411A" w14:textId="77777777" w:rsidR="000A6B49" w:rsidRPr="00C83305" w:rsidRDefault="000A6B49" w:rsidP="007413DA">
            <w:r w:rsidRPr="00C83305">
              <w:t>GUI</w:t>
            </w:r>
          </w:p>
        </w:tc>
        <w:tc>
          <w:tcPr>
            <w:tcW w:w="1553" w:type="dxa"/>
          </w:tcPr>
          <w:p w14:paraId="2FB65F35" w14:textId="77777777" w:rsidR="000A6B49" w:rsidRPr="00C83305" w:rsidRDefault="000A6B49" w:rsidP="007413DA">
            <w:r w:rsidRPr="00C83305">
              <w:t>NZOOP</w:t>
            </w:r>
          </w:p>
        </w:tc>
        <w:tc>
          <w:tcPr>
            <w:tcW w:w="3960" w:type="dxa"/>
          </w:tcPr>
          <w:p w14:paraId="026F4927" w14:textId="77777777" w:rsidR="000A6B49" w:rsidRPr="00C83305" w:rsidRDefault="000A6B49" w:rsidP="008C3366">
            <w:pPr>
              <w:pStyle w:val="TableText0"/>
            </w:pPr>
            <w:r w:rsidRPr="00C83305">
              <w:t>When # of zooplankton was set equal to zero, there was an array dimensioning error that caused the writing of the control file to only proceed part way. Fixed.</w:t>
            </w:r>
          </w:p>
        </w:tc>
        <w:tc>
          <w:tcPr>
            <w:tcW w:w="1777" w:type="dxa"/>
          </w:tcPr>
          <w:p w14:paraId="025608EE" w14:textId="77777777" w:rsidR="000A6B49" w:rsidRPr="00C83305" w:rsidRDefault="000A6B49" w:rsidP="007413DA">
            <w:r w:rsidRPr="00C83305">
              <w:t>9/17/07</w:t>
            </w:r>
          </w:p>
        </w:tc>
      </w:tr>
      <w:tr w:rsidR="000A6B49" w:rsidRPr="00C83305" w14:paraId="1070C719" w14:textId="77777777" w:rsidTr="008C4A3D">
        <w:trPr>
          <w:cantSplit/>
        </w:trPr>
        <w:tc>
          <w:tcPr>
            <w:tcW w:w="606" w:type="dxa"/>
          </w:tcPr>
          <w:p w14:paraId="7B77EBAE" w14:textId="77777777" w:rsidR="000A6B49" w:rsidRPr="00C83305" w:rsidRDefault="000A6B49" w:rsidP="007413DA">
            <w:r w:rsidRPr="00C83305">
              <w:t>16</w:t>
            </w:r>
          </w:p>
        </w:tc>
        <w:tc>
          <w:tcPr>
            <w:tcW w:w="1099" w:type="dxa"/>
          </w:tcPr>
          <w:p w14:paraId="42997C3B" w14:textId="77777777" w:rsidR="000A6B49" w:rsidRPr="00C83305" w:rsidRDefault="000A6B49" w:rsidP="007413DA">
            <w:r w:rsidRPr="00C83305">
              <w:t>W2</w:t>
            </w:r>
          </w:p>
        </w:tc>
        <w:tc>
          <w:tcPr>
            <w:tcW w:w="1553" w:type="dxa"/>
          </w:tcPr>
          <w:p w14:paraId="153FAD64" w14:textId="77777777" w:rsidR="000A6B49" w:rsidRPr="00C83305" w:rsidRDefault="000A6B49" w:rsidP="007413DA">
            <w:r w:rsidRPr="00C83305">
              <w:t>Open channel flow</w:t>
            </w:r>
          </w:p>
        </w:tc>
        <w:tc>
          <w:tcPr>
            <w:tcW w:w="3960" w:type="dxa"/>
          </w:tcPr>
          <w:p w14:paraId="46EB9385" w14:textId="77777777" w:rsidR="000A6B49" w:rsidRPr="00C83305" w:rsidRDefault="000A6B49" w:rsidP="008C3366">
            <w:pPr>
              <w:pStyle w:val="TableText0"/>
            </w:pPr>
            <w:r w:rsidRPr="00C83305">
              <w:t xml:space="preserve">Variable passed between subroutines had inconsistent declaration between routines.  </w:t>
            </w:r>
          </w:p>
          <w:p w14:paraId="5687260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gramStart"/>
            <w:r w:rsidRPr="00C83305">
              <w:rPr>
                <w:rFonts w:ascii="Courier New" w:hAnsi="Courier New" w:cs="Courier New"/>
                <w:sz w:val="16"/>
                <w:szCs w:val="16"/>
              </w:rPr>
              <w:t xml:space="preserve">REAL,   </w:t>
            </w:r>
            <w:proofErr w:type="gramEnd"/>
            <w:r w:rsidRPr="00C83305">
              <w:rPr>
                <w:rFonts w:ascii="Courier New" w:hAnsi="Courier New" w:cs="Courier New"/>
                <w:sz w:val="16"/>
                <w:szCs w:val="16"/>
              </w:rPr>
              <w:t xml:space="preserve"> ALLOCATABLE, DIMENSION(:)   :: Y,   D,  B,   V,   CAREA, TOPW,  BELEV, Q, VOLD, YOLD</w:t>
            </w:r>
          </w:p>
          <w:p w14:paraId="19CA32F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
          <w:p w14:paraId="7D12A49E"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 xml:space="preserve">REAL,   </w:t>
            </w:r>
            <w:proofErr w:type="gramEnd"/>
            <w:r w:rsidRPr="00C83305">
              <w:rPr>
                <w:rFonts w:ascii="Courier New" w:hAnsi="Courier New" w:cs="Courier New"/>
                <w:sz w:val="16"/>
                <w:szCs w:val="16"/>
              </w:rPr>
              <w:t xml:space="preserve"> ALLOCATABLE, DIMENSION(:)   :: Y,  B,   V,   CAREA, TOPW,  BELEV, Q, VOLD, YOLD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p w14:paraId="4F422EA5" w14:textId="77777777" w:rsidR="000A6B49" w:rsidRPr="00C83305" w:rsidRDefault="000A6B49" w:rsidP="007413DA">
            <w:pPr>
              <w:rPr>
                <w:rFonts w:ascii="Courier New" w:hAnsi="Courier New" w:cs="Courier New"/>
                <w:sz w:val="16"/>
                <w:szCs w:val="16"/>
              </w:rPr>
            </w:pPr>
          </w:p>
          <w:p w14:paraId="3904437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ALLOCATE (Y(NN</w:t>
            </w:r>
            <w:proofErr w:type="gramStart"/>
            <w:r w:rsidRPr="00C83305">
              <w:rPr>
                <w:rFonts w:ascii="Courier New" w:hAnsi="Courier New" w:cs="Courier New"/>
                <w:sz w:val="16"/>
                <w:szCs w:val="16"/>
              </w:rPr>
              <w:t xml:space="preserve">),   </w:t>
            </w:r>
            <w:proofErr w:type="gramEnd"/>
            <w:r w:rsidRPr="00C83305">
              <w:rPr>
                <w:rFonts w:ascii="Courier New" w:hAnsi="Courier New" w:cs="Courier New"/>
                <w:sz w:val="16"/>
                <w:szCs w:val="16"/>
              </w:rPr>
              <w:t xml:space="preserve"> V(NN),     CAREA(NN),  TOPW(NN),   BELEV(NN),  Q(NN),     VOLD(NN), YOLD(NN), D(NN), B(NN))</w:t>
            </w:r>
          </w:p>
          <w:p w14:paraId="739DDA30" w14:textId="77777777" w:rsidR="000A6B49" w:rsidRPr="00C83305" w:rsidRDefault="000A6B49" w:rsidP="007413DA">
            <w:pPr>
              <w:rPr>
                <w:rFonts w:ascii="Courier New" w:hAnsi="Courier New" w:cs="Courier New"/>
                <w:sz w:val="16"/>
                <w:szCs w:val="16"/>
              </w:rPr>
            </w:pPr>
          </w:p>
          <w:p w14:paraId="09C8641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ALLOCATE (Y(NN</w:t>
            </w:r>
            <w:proofErr w:type="gramStart"/>
            <w:r w:rsidRPr="00C83305">
              <w:rPr>
                <w:rFonts w:ascii="Courier New" w:hAnsi="Courier New" w:cs="Courier New"/>
                <w:sz w:val="16"/>
                <w:szCs w:val="16"/>
              </w:rPr>
              <w:t xml:space="preserve">),   </w:t>
            </w:r>
            <w:proofErr w:type="gramEnd"/>
            <w:r w:rsidRPr="00C83305">
              <w:rPr>
                <w:rFonts w:ascii="Courier New" w:hAnsi="Courier New" w:cs="Courier New"/>
                <w:sz w:val="16"/>
                <w:szCs w:val="16"/>
              </w:rPr>
              <w:t xml:space="preserve"> V(NN),     CAREA(NN),  TOPW(NN),   BELEV(NN),  Q(NN),     VOLD(NN), YOLD(NN), B(NN))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p w14:paraId="67B49B8C" w14:textId="77777777" w:rsidR="000A6B49" w:rsidRPr="00C83305" w:rsidRDefault="000A6B49" w:rsidP="007413DA">
            <w:pPr>
              <w:rPr>
                <w:rFonts w:ascii="Courier New" w:hAnsi="Courier New" w:cs="Courier New"/>
                <w:sz w:val="16"/>
                <w:szCs w:val="16"/>
              </w:rPr>
            </w:pPr>
          </w:p>
          <w:p w14:paraId="16C037D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DEALLOCATE (Y, V, CAREA, TOPW, BELEV, Q, VOLD, YOLD, D, B, YT, VT, VPR, YPR, TAREA, TOPWT, RT, INDX, AL, DAA)</w:t>
            </w:r>
          </w:p>
          <w:p w14:paraId="672B98E9" w14:textId="77777777" w:rsidR="000A6B49" w:rsidRPr="00C83305" w:rsidRDefault="000A6B49" w:rsidP="007413DA">
            <w:pPr>
              <w:rPr>
                <w:rFonts w:ascii="Courier New" w:hAnsi="Courier New" w:cs="Courier New"/>
                <w:sz w:val="16"/>
                <w:szCs w:val="16"/>
              </w:rPr>
            </w:pPr>
          </w:p>
          <w:p w14:paraId="0E960002" w14:textId="77777777" w:rsidR="000A6B49" w:rsidRPr="00C83305" w:rsidRDefault="000A6B49" w:rsidP="007413DA">
            <w:r w:rsidRPr="00C83305">
              <w:rPr>
                <w:rFonts w:ascii="Courier New" w:hAnsi="Courier New" w:cs="Courier New"/>
                <w:sz w:val="16"/>
                <w:szCs w:val="16"/>
              </w:rPr>
              <w:t xml:space="preserve">  DEALLOCATE (Y, V, CAREA, TOPW, BELEV, Q, VOLD, YOLD, B, YT, VT, VPR, YPR, TAREA, TOPWT, RT, INDX, AL, </w:t>
            </w:r>
            <w:proofErr w:type="gramStart"/>
            <w:r w:rsidRPr="00C83305">
              <w:rPr>
                <w:rFonts w:ascii="Courier New" w:hAnsi="Courier New" w:cs="Courier New"/>
                <w:sz w:val="16"/>
                <w:szCs w:val="16"/>
              </w:rPr>
              <w:t xml:space="preserve">DAA)   </w:t>
            </w:r>
            <w:proofErr w:type="gramEnd"/>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tc>
        <w:tc>
          <w:tcPr>
            <w:tcW w:w="1777" w:type="dxa"/>
          </w:tcPr>
          <w:p w14:paraId="2B8B0CA4" w14:textId="77777777" w:rsidR="000A6B49" w:rsidRPr="00C83305" w:rsidRDefault="000A6B49" w:rsidP="007413DA">
            <w:r w:rsidRPr="00C83305">
              <w:t>10/4/07</w:t>
            </w:r>
          </w:p>
        </w:tc>
      </w:tr>
      <w:tr w:rsidR="000A6B49" w:rsidRPr="00C83305" w14:paraId="53F4FD93" w14:textId="77777777" w:rsidTr="008C4A3D">
        <w:tc>
          <w:tcPr>
            <w:tcW w:w="606" w:type="dxa"/>
          </w:tcPr>
          <w:p w14:paraId="5192C38D" w14:textId="77777777" w:rsidR="000A6B49" w:rsidRPr="00C83305" w:rsidRDefault="000A6B49" w:rsidP="007413DA">
            <w:r w:rsidRPr="00C83305">
              <w:t>17</w:t>
            </w:r>
          </w:p>
        </w:tc>
        <w:tc>
          <w:tcPr>
            <w:tcW w:w="1099" w:type="dxa"/>
          </w:tcPr>
          <w:p w14:paraId="0664DE47" w14:textId="77777777" w:rsidR="000A6B49" w:rsidRPr="00C83305" w:rsidRDefault="000A6B49" w:rsidP="007413DA">
            <w:r w:rsidRPr="00C83305">
              <w:t>W2</w:t>
            </w:r>
          </w:p>
        </w:tc>
        <w:tc>
          <w:tcPr>
            <w:tcW w:w="1553" w:type="dxa"/>
          </w:tcPr>
          <w:p w14:paraId="66B00C67" w14:textId="77777777" w:rsidR="000A6B49" w:rsidRPr="00C83305" w:rsidRDefault="000A6B49" w:rsidP="007413DA">
            <w:r w:rsidRPr="00C83305">
              <w:t>TKE model</w:t>
            </w:r>
          </w:p>
        </w:tc>
        <w:tc>
          <w:tcPr>
            <w:tcW w:w="3960" w:type="dxa"/>
          </w:tcPr>
          <w:p w14:paraId="0AD8B79E" w14:textId="77777777" w:rsidR="000A6B49" w:rsidRPr="00C83305" w:rsidRDefault="000A6B49" w:rsidP="008C3366">
            <w:pPr>
              <w:pStyle w:val="TableText0"/>
            </w:pPr>
            <w:r w:rsidRPr="00C83305">
              <w:t xml:space="preserve">The TKE algorithm had several bugs that have been fixed, these included making the loop over layers go to KBMIN (rather than KB), the original code overwrote the boundary conditions when using the Thomas algorithm, the original code overwrote </w:t>
            </w:r>
            <w:r w:rsidRPr="00C83305">
              <w:lastRenderedPageBreak/>
              <w:t xml:space="preserve">vertical eddy viscosity at the bed during the averaging process, </w:t>
            </w:r>
            <w:r w:rsidR="00853E18" w:rsidRPr="00853E18">
              <w:rPr>
                <w:noProof/>
                <w:snapToGrid/>
                <w:position w:val="-12"/>
              </w:rPr>
              <w:object w:dxaOrig="400" w:dyaOrig="360" w14:anchorId="02FBFA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8.3pt;height:18.3pt;mso-width-percent:0;mso-height-percent:0;mso-width-percent:0;mso-height-percent:0" o:ole="">
                  <v:imagedata r:id="rId56" o:title=""/>
                </v:shape>
                <o:OLEObject Type="Embed" ProgID="Equation.3" ShapeID="_x0000_i1028" DrawAspect="Content" ObjectID="_1721336726" r:id="rId57"/>
              </w:object>
            </w:r>
            <w:r w:rsidRPr="00C83305">
              <w:t xml:space="preserve"> changed to </w:t>
            </w:r>
            <w:r w:rsidR="00853E18" w:rsidRPr="00853E18">
              <w:rPr>
                <w:noProof/>
                <w:snapToGrid/>
                <w:position w:val="-12"/>
              </w:rPr>
              <w:object w:dxaOrig="700" w:dyaOrig="360" w14:anchorId="57428363">
                <v:shape id="_x0000_i1027" type="#_x0000_t75" alt="" style="width:35.35pt;height:18.3pt;mso-width-percent:0;mso-height-percent:0;mso-width-percent:0;mso-height-percent:0" o:ole="">
                  <v:imagedata r:id="rId58" o:title=""/>
                </v:shape>
                <o:OLEObject Type="Embed" ProgID="Equation.3" ShapeID="_x0000_i1027" DrawAspect="Content" ObjectID="_1721336727" r:id="rId59"/>
              </w:object>
            </w:r>
            <w:r w:rsidRPr="00C83305">
              <w:t>, TKE array was initialized to zero, TKE was implemented in add/sub layers like AZ. Many of these fixes are a result of the work of Sam Gould (Gould, 2006) who wrote an MS project report at PSU entitled “k-e Turbulence Model.” Further recommendations by Gould (2006) will be incorporated into the next version of CE-QUAL-W2.</w:t>
            </w:r>
          </w:p>
          <w:p w14:paraId="3708E6F7" w14:textId="77777777" w:rsidR="000A6B49" w:rsidRPr="00C83305" w:rsidRDefault="000A6B49" w:rsidP="008C3366">
            <w:pPr>
              <w:pStyle w:val="TableText0"/>
            </w:pPr>
          </w:p>
          <w:p w14:paraId="6B915EE7" w14:textId="77777777" w:rsidR="000A6B49" w:rsidRPr="00C83305" w:rsidRDefault="000A6B49" w:rsidP="008C3366">
            <w:pPr>
              <w:pStyle w:val="TableText0"/>
            </w:pPr>
            <w:r w:rsidRPr="00C83305">
              <w:t>The old code is shown below as a reference to the new code in the release version.</w:t>
            </w:r>
          </w:p>
          <w:p w14:paraId="42F2C791" w14:textId="77777777" w:rsidR="000A6B49" w:rsidRPr="00C83305" w:rsidRDefault="000A6B49" w:rsidP="007413DA"/>
          <w:p w14:paraId="76DEE50E" w14:textId="0774B406" w:rsidR="000A6B49" w:rsidRPr="00C83305" w:rsidRDefault="000A6B49" w:rsidP="008C3366">
            <w:pPr>
              <w:pStyle w:val="TableText0"/>
            </w:pPr>
            <w:r w:rsidRPr="00C83305">
              <w:t>O</w:t>
            </w:r>
            <w:r w:rsidR="0082706E">
              <w:t>ld Code:</w:t>
            </w:r>
          </w:p>
          <w:p w14:paraId="6006530E" w14:textId="77777777" w:rsidR="000A6B49" w:rsidRPr="0082706E" w:rsidRDefault="000A6B49" w:rsidP="007413DA">
            <w:pPr>
              <w:rPr>
                <w:rFonts w:ascii="Courier New" w:hAnsi="Courier New" w:cs="Courier New"/>
                <w:noProof/>
                <w:sz w:val="16"/>
                <w:szCs w:val="16"/>
              </w:rPr>
            </w:pPr>
            <w:r w:rsidRPr="008C3366">
              <w:rPr>
                <w:rFonts w:ascii="Courier New" w:hAnsi="Courier New" w:cs="Courier New"/>
                <w:noProof/>
                <w:color w:val="0000FF"/>
                <w:sz w:val="18"/>
                <w:szCs w:val="18"/>
              </w:rPr>
              <w:t>E</w:t>
            </w:r>
            <w:r w:rsidRPr="0082706E">
              <w:rPr>
                <w:rFonts w:ascii="Courier New" w:hAnsi="Courier New" w:cs="Courier New"/>
                <w:noProof/>
                <w:color w:val="0000FF"/>
                <w:sz w:val="16"/>
                <w:szCs w:val="16"/>
              </w:rPr>
              <w:t>NTRY</w:t>
            </w:r>
            <w:r w:rsidRPr="0082706E">
              <w:rPr>
                <w:rFonts w:ascii="Courier New" w:hAnsi="Courier New" w:cs="Courier New"/>
                <w:noProof/>
                <w:sz w:val="16"/>
                <w:szCs w:val="16"/>
              </w:rPr>
              <w:t xml:space="preserve"> CALCULATE_TKE</w:t>
            </w:r>
          </w:p>
          <w:p w14:paraId="6DAD1B6C"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(1.25*CZ(I)*WIND10(I)**2/RHO(KT,I))</w:t>
            </w:r>
          </w:p>
          <w:p w14:paraId="2501E82F"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 xml:space="preserve"> (MANNINGS_N(JW)) </w:t>
            </w:r>
            <w:r w:rsidRPr="0082706E">
              <w:rPr>
                <w:rFonts w:ascii="Courier New" w:hAnsi="Courier New" w:cs="Courier New"/>
                <w:noProof/>
                <w:color w:val="0000FF"/>
                <w:sz w:val="16"/>
                <w:szCs w:val="16"/>
              </w:rPr>
              <w:t>THEN</w:t>
            </w:r>
          </w:p>
          <w:p w14:paraId="553526E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HRAD = BHR1(KT,I)/(BR(KTI(I),I)-BR(KT+1,I)+2.*AVH1(KT,I))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(macrophyte_on.and.mannings_n(jw))</w:t>
            </w:r>
            <w:r w:rsidRPr="0082706E">
              <w:rPr>
                <w:rFonts w:ascii="Courier New" w:hAnsi="Courier New" w:cs="Courier New"/>
                <w:noProof/>
                <w:color w:val="0000FF"/>
                <w:sz w:val="16"/>
                <w:szCs w:val="16"/>
              </w:rPr>
              <w:t>then</w:t>
            </w:r>
          </w:p>
          <w:p w14:paraId="7322E906"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call</w:t>
            </w:r>
            <w:r w:rsidRPr="0082706E">
              <w:rPr>
                <w:rFonts w:ascii="Courier New" w:hAnsi="Courier New" w:cs="Courier New"/>
                <w:noProof/>
                <w:sz w:val="16"/>
                <w:szCs w:val="16"/>
              </w:rPr>
              <w:t xml:space="preserve"> macrophyte_friction(hrad,fric(i),effric,kt,i) gc2=g*effric*effric/hrad**0.33333333</w:t>
            </w:r>
          </w:p>
          <w:p w14:paraId="1D527B5A"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else if</w:t>
            </w:r>
            <w:r w:rsidRPr="0082706E">
              <w:rPr>
                <w:rFonts w:ascii="Courier New" w:hAnsi="Courier New" w:cs="Courier New"/>
                <w:noProof/>
                <w:sz w:val="16"/>
                <w:szCs w:val="16"/>
              </w:rPr>
              <w:t>(.not.macrophyte_on.and.mannings_n(jw))</w:t>
            </w:r>
            <w:r w:rsidRPr="0082706E">
              <w:rPr>
                <w:rFonts w:ascii="Courier New" w:hAnsi="Courier New" w:cs="Courier New"/>
                <w:noProof/>
                <w:color w:val="0000FF"/>
                <w:sz w:val="16"/>
                <w:szCs w:val="16"/>
              </w:rPr>
              <w:t>then</w:t>
            </w:r>
          </w:p>
          <w:p w14:paraId="0052DC07"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gc2=g*fric(i)*fric(i)/hrad**0.33333333</w:t>
            </w:r>
          </w:p>
          <w:p w14:paraId="05CFB21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if</w:t>
            </w:r>
          </w:p>
          <w:p w14:paraId="0BEFE305"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ELSE</w:t>
            </w:r>
          </w:p>
          <w:p w14:paraId="0CE4DD5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GC2 = 0.0</w:t>
            </w:r>
          </w:p>
          <w:p w14:paraId="430B3D5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 xml:space="preserve"> (FRIC(I) /= 0.0) GC2 = G/(FRIC(I)*FRIC(I))</w:t>
            </w:r>
          </w:p>
          <w:p w14:paraId="213BEFD5"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IF</w:t>
            </w:r>
          </w:p>
          <w:p w14:paraId="136C7E5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USTARB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(GC2)*</w:t>
            </w:r>
            <w:r w:rsidRPr="0082706E">
              <w:rPr>
                <w:rFonts w:ascii="Courier New" w:hAnsi="Courier New" w:cs="Courier New"/>
                <w:noProof/>
                <w:color w:val="0000FF"/>
                <w:sz w:val="16"/>
                <w:szCs w:val="16"/>
              </w:rPr>
              <w:t>ABS</w:t>
            </w:r>
            <w:r w:rsidRPr="0082706E">
              <w:rPr>
                <w:rFonts w:ascii="Courier New" w:hAnsi="Courier New" w:cs="Courier New"/>
                <w:noProof/>
                <w:sz w:val="16"/>
                <w:szCs w:val="16"/>
              </w:rPr>
              <w:t>(0.5*(U(KT,I)+U(KT,I-1)))</w:t>
            </w:r>
          </w:p>
          <w:p w14:paraId="4438BAA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TKE(KT,I,1) = 0.5*(3.33*(USTAR*USTAR+USTARB*USTARB)+TKE(KT,I,1))*(BH2(KT,I)/BH1(KT,I))</w:t>
            </w:r>
          </w:p>
          <w:p w14:paraId="4F5CB490" w14:textId="77777777" w:rsidR="000A6B49" w:rsidRPr="0082706E" w:rsidRDefault="000A6B49" w:rsidP="008C3366">
            <w:pPr>
              <w:pStyle w:val="TableSamples"/>
              <w:rPr>
                <w:noProof/>
              </w:rPr>
            </w:pPr>
            <w:r w:rsidRPr="008C3366">
              <w:rPr>
                <w:noProof/>
                <w:sz w:val="18"/>
                <w:szCs w:val="18"/>
              </w:rPr>
              <w:t xml:space="preserve">  </w:t>
            </w:r>
            <w:r w:rsidRPr="0082706E">
              <w:rPr>
                <w:noProof/>
              </w:rPr>
              <w:t>TKE(KT,I,2) = 0.5*(USTAR*USTAR*USTAR+USTARB*USTARB*USTARB*5.0/H1(KT,I)+TKE(KT,I,2))*(BH2(KT,I)/BH1(KT,I))</w:t>
            </w:r>
          </w:p>
          <w:p w14:paraId="3287DEBE" w14:textId="77777777" w:rsidR="000A6B49" w:rsidRPr="0082706E" w:rsidRDefault="000A6B49" w:rsidP="008C3366">
            <w:pPr>
              <w:pStyle w:val="TableSamples"/>
              <w:rPr>
                <w:noProof/>
              </w:rPr>
            </w:pPr>
            <w:r w:rsidRPr="0082706E">
              <w:rPr>
                <w:noProof/>
              </w:rPr>
              <w:t xml:space="preserve">  </w:t>
            </w:r>
            <w:r w:rsidRPr="0082706E">
              <w:rPr>
                <w:noProof/>
                <w:color w:val="0000FF"/>
              </w:rPr>
              <w:t>DO</w:t>
            </w:r>
            <w:r w:rsidRPr="0082706E">
              <w:rPr>
                <w:noProof/>
              </w:rPr>
              <w:t xml:space="preserve"> K=KT+1,KB(I)-1</w:t>
            </w:r>
          </w:p>
          <w:p w14:paraId="2178DE1E" w14:textId="77777777" w:rsidR="000A6B49" w:rsidRPr="0082706E" w:rsidRDefault="000A6B49" w:rsidP="008C3366">
            <w:pPr>
              <w:pStyle w:val="TableSamples"/>
              <w:rPr>
                <w:noProof/>
              </w:rPr>
            </w:pPr>
            <w:r w:rsidRPr="0082706E">
              <w:rPr>
                <w:noProof/>
              </w:rPr>
              <w:t xml:space="preserve">    BOUK = </w:t>
            </w:r>
            <w:r w:rsidRPr="0082706E">
              <w:rPr>
                <w:noProof/>
                <w:color w:val="0000FF"/>
              </w:rPr>
              <w:t>MAX</w:t>
            </w:r>
            <w:r w:rsidRPr="0082706E">
              <w:rPr>
                <w:noProof/>
              </w:rPr>
              <w:t>(AZ(K,I)*G*(RHO(K+1,I)-RHO(K,I))/(H(K,JW)*RHOW),0.0)</w:t>
            </w:r>
          </w:p>
          <w:p w14:paraId="34EDD621" w14:textId="77777777" w:rsidR="000A6B49" w:rsidRPr="0082706E" w:rsidRDefault="000A6B49" w:rsidP="008C3366">
            <w:pPr>
              <w:pStyle w:val="TableSamples"/>
              <w:rPr>
                <w:noProof/>
              </w:rPr>
            </w:pPr>
            <w:r w:rsidRPr="0082706E">
              <w:rPr>
                <w:noProof/>
              </w:rPr>
              <w:t xml:space="preserve">    PRDK = AZ(K,I)*(0.5*(U(K,I)+U(K,I-1)-U(K+1,I)-U(K+1,I-1))/H(K,JW))**2.0</w:t>
            </w:r>
          </w:p>
          <w:p w14:paraId="233C706E" w14:textId="77777777" w:rsidR="000A6B49" w:rsidRPr="0082706E" w:rsidRDefault="000A6B49" w:rsidP="008C3366">
            <w:pPr>
              <w:pStyle w:val="TableSamples"/>
              <w:rPr>
                <w:noProof/>
              </w:rPr>
            </w:pPr>
            <w:r w:rsidRPr="0082706E">
              <w:rPr>
                <w:noProof/>
              </w:rPr>
              <w:t xml:space="preserve">    PRHE = 10.0*GC2**1.25*</w:t>
            </w:r>
            <w:r w:rsidRPr="0082706E">
              <w:rPr>
                <w:noProof/>
                <w:color w:val="0000FF"/>
              </w:rPr>
              <w:t>ABS</w:t>
            </w:r>
            <w:r w:rsidRPr="0082706E">
              <w:rPr>
                <w:noProof/>
              </w:rPr>
              <w:t>(0.5*(U(K,I)+U(K,I-1)))**4.0/(0.5*B(K,I))**2.0</w:t>
            </w:r>
          </w:p>
          <w:p w14:paraId="60B1E787"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IF</w:t>
            </w:r>
            <w:r w:rsidRPr="0082706E">
              <w:rPr>
                <w:noProof/>
              </w:rPr>
              <w:t xml:space="preserve"> (MANNINGS_N(JW)) </w:t>
            </w:r>
            <w:r w:rsidRPr="0082706E">
              <w:rPr>
                <w:noProof/>
                <w:color w:val="0000FF"/>
              </w:rPr>
              <w:t>THEN</w:t>
            </w:r>
          </w:p>
          <w:p w14:paraId="240C0F65" w14:textId="77777777" w:rsidR="000A6B49" w:rsidRPr="0082706E" w:rsidRDefault="000A6B49" w:rsidP="008C3366">
            <w:pPr>
              <w:pStyle w:val="TableSamples"/>
              <w:rPr>
                <w:noProof/>
                <w:color w:val="008000"/>
              </w:rPr>
            </w:pPr>
            <w:r w:rsidRPr="0082706E">
              <w:rPr>
                <w:noProof/>
                <w:color w:val="008000"/>
              </w:rPr>
              <w:t>! v3.5 start</w:t>
            </w:r>
          </w:p>
          <w:p w14:paraId="7DB75800" w14:textId="77777777" w:rsidR="000A6B49" w:rsidRPr="008C3366" w:rsidRDefault="000A6B49" w:rsidP="008C3366">
            <w:pPr>
              <w:pStyle w:val="TableSamples"/>
              <w:rPr>
                <w:noProof/>
                <w:sz w:val="18"/>
                <w:szCs w:val="18"/>
              </w:rPr>
            </w:pPr>
            <w:r w:rsidRPr="0082706E">
              <w:rPr>
                <w:noProof/>
              </w:rPr>
              <w:lastRenderedPageBreak/>
              <w:t xml:space="preserve">      </w:t>
            </w:r>
            <w:r w:rsidRPr="008C3366">
              <w:rPr>
                <w:noProof/>
                <w:sz w:val="18"/>
                <w:szCs w:val="18"/>
              </w:rPr>
              <w:t>HRAD = BHR(K,I)/(BR(K,I)-BR(K+1,I)+2.0*H(K,JW))</w:t>
            </w:r>
          </w:p>
          <w:p w14:paraId="7DB7EEAF" w14:textId="77777777" w:rsidR="000A6B49" w:rsidRPr="008C3366" w:rsidRDefault="000A6B49" w:rsidP="008C3366">
            <w:pPr>
              <w:pStyle w:val="TableSamples"/>
              <w:rPr>
                <w:noProof/>
                <w:color w:val="008000"/>
                <w:sz w:val="18"/>
                <w:szCs w:val="18"/>
              </w:rPr>
            </w:pPr>
            <w:r w:rsidRPr="008C3366">
              <w:rPr>
                <w:noProof/>
                <w:color w:val="008000"/>
                <w:sz w:val="18"/>
                <w:szCs w:val="18"/>
              </w:rPr>
              <w:t>!      GC2  = G*FRIC(I)*FRIC(I)/HRAD**0.333</w:t>
            </w:r>
          </w:p>
          <w:p w14:paraId="144CA4FD" w14:textId="77777777" w:rsidR="000A6B49" w:rsidRPr="008C3366" w:rsidRDefault="000A6B49" w:rsidP="008C3366">
            <w:pPr>
              <w:pStyle w:val="TableSamples"/>
              <w:rPr>
                <w:noProof/>
                <w:color w:val="0000FF"/>
                <w:sz w:val="18"/>
                <w:szCs w:val="18"/>
              </w:rPr>
            </w:pPr>
            <w:r w:rsidRPr="008C3366">
              <w:rPr>
                <w:noProof/>
                <w:sz w:val="18"/>
                <w:szCs w:val="18"/>
              </w:rPr>
              <w:t xml:space="preserve">      </w:t>
            </w:r>
            <w:r w:rsidRPr="008C3366">
              <w:rPr>
                <w:noProof/>
                <w:color w:val="0000FF"/>
                <w:sz w:val="18"/>
                <w:szCs w:val="18"/>
              </w:rPr>
              <w:t>if</w:t>
            </w:r>
            <w:r w:rsidRPr="008C3366">
              <w:rPr>
                <w:noProof/>
                <w:sz w:val="18"/>
                <w:szCs w:val="18"/>
              </w:rPr>
              <w:t>(macrophyte_on.and.mannings_n(jw))</w:t>
            </w:r>
            <w:r w:rsidRPr="008C3366">
              <w:rPr>
                <w:noProof/>
                <w:color w:val="0000FF"/>
                <w:sz w:val="18"/>
                <w:szCs w:val="18"/>
              </w:rPr>
              <w:t>then</w:t>
            </w:r>
          </w:p>
          <w:p w14:paraId="5B6249A9" w14:textId="77777777" w:rsidR="000A6B49" w:rsidRPr="008C3366" w:rsidRDefault="000A6B49" w:rsidP="008C3366">
            <w:pPr>
              <w:pStyle w:val="TableSamples"/>
              <w:rPr>
                <w:noProof/>
                <w:sz w:val="18"/>
                <w:szCs w:val="18"/>
              </w:rPr>
            </w:pPr>
            <w:r w:rsidRPr="008C3366">
              <w:rPr>
                <w:noProof/>
                <w:sz w:val="18"/>
                <w:szCs w:val="18"/>
              </w:rPr>
              <w:t xml:space="preserve">        </w:t>
            </w:r>
            <w:r w:rsidRPr="008C3366">
              <w:rPr>
                <w:noProof/>
                <w:color w:val="0000FF"/>
                <w:sz w:val="18"/>
                <w:szCs w:val="18"/>
              </w:rPr>
              <w:t>call</w:t>
            </w:r>
            <w:r w:rsidRPr="008C3366">
              <w:rPr>
                <w:noProof/>
                <w:sz w:val="18"/>
                <w:szCs w:val="18"/>
              </w:rPr>
              <w:t xml:space="preserve"> macrophyte_friction(hrad,fric(i),effric,k,i)</w:t>
            </w:r>
          </w:p>
          <w:p w14:paraId="64B0CABC" w14:textId="77777777" w:rsidR="000A6B49" w:rsidRPr="008C3366" w:rsidRDefault="000A6B49" w:rsidP="008C3366">
            <w:pPr>
              <w:pStyle w:val="TableSamples"/>
              <w:rPr>
                <w:noProof/>
                <w:sz w:val="18"/>
                <w:szCs w:val="18"/>
              </w:rPr>
            </w:pPr>
            <w:r w:rsidRPr="008C3366">
              <w:rPr>
                <w:noProof/>
                <w:sz w:val="18"/>
                <w:szCs w:val="18"/>
              </w:rPr>
              <w:t xml:space="preserve">        gc2=g*effric*effric/hrad**0.33333333</w:t>
            </w:r>
          </w:p>
          <w:p w14:paraId="6D5E6F2D"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else if</w:t>
            </w:r>
            <w:r w:rsidRPr="0082706E">
              <w:rPr>
                <w:noProof/>
              </w:rPr>
              <w:t xml:space="preserve"> (.not.macrophyte_on.and.mannings_n(jw))</w:t>
            </w:r>
            <w:r w:rsidRPr="0082706E">
              <w:rPr>
                <w:noProof/>
                <w:color w:val="0000FF"/>
              </w:rPr>
              <w:t>then</w:t>
            </w:r>
          </w:p>
          <w:p w14:paraId="5ADC0C3B" w14:textId="77777777" w:rsidR="000A6B49" w:rsidRPr="0082706E" w:rsidRDefault="000A6B49" w:rsidP="008C3366">
            <w:pPr>
              <w:pStyle w:val="TableSamples"/>
              <w:rPr>
                <w:noProof/>
              </w:rPr>
            </w:pPr>
            <w:r w:rsidRPr="0082706E">
              <w:rPr>
                <w:noProof/>
              </w:rPr>
              <w:t xml:space="preserve">        gc2=g*fric(i)*fric(i)/hrad**0.33333333</w:t>
            </w:r>
          </w:p>
          <w:p w14:paraId="46CE0914"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end if</w:t>
            </w:r>
          </w:p>
          <w:p w14:paraId="693F0F57" w14:textId="77777777" w:rsidR="000A6B49" w:rsidRPr="0082706E" w:rsidRDefault="000A6B49" w:rsidP="008C3366">
            <w:pPr>
              <w:pStyle w:val="TableSamples"/>
              <w:rPr>
                <w:noProof/>
                <w:color w:val="008000"/>
              </w:rPr>
            </w:pPr>
            <w:r w:rsidRPr="0082706E">
              <w:rPr>
                <w:noProof/>
                <w:color w:val="008000"/>
              </w:rPr>
              <w:t>! v3.5 end</w:t>
            </w:r>
          </w:p>
          <w:p w14:paraId="333C7CF5"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END IF</w:t>
            </w:r>
          </w:p>
          <w:p w14:paraId="3292A29D" w14:textId="77777777" w:rsidR="000A6B49" w:rsidRPr="0082706E" w:rsidRDefault="000A6B49" w:rsidP="008C3366">
            <w:pPr>
              <w:pStyle w:val="TableSamples"/>
              <w:rPr>
                <w:noProof/>
              </w:rPr>
            </w:pPr>
            <w:r w:rsidRPr="0082706E">
              <w:rPr>
                <w:noProof/>
              </w:rPr>
              <w:t xml:space="preserve">    PRHK       = GC2/(0.5*B(K,I))*</w:t>
            </w:r>
            <w:r w:rsidRPr="0082706E">
              <w:rPr>
                <w:noProof/>
                <w:color w:val="0000FF"/>
              </w:rPr>
              <w:t>ABS</w:t>
            </w:r>
            <w:r w:rsidRPr="0082706E">
              <w:rPr>
                <w:noProof/>
              </w:rPr>
              <w:t>(0.5*(U(K,I)+U(K,I-1)))**3.0</w:t>
            </w:r>
          </w:p>
          <w:p w14:paraId="3E75322F" w14:textId="77777777" w:rsidR="000A6B49" w:rsidRPr="0082706E" w:rsidRDefault="000A6B49" w:rsidP="008C3366">
            <w:pPr>
              <w:pStyle w:val="TableSamples"/>
              <w:rPr>
                <w:noProof/>
              </w:rPr>
            </w:pPr>
            <w:r w:rsidRPr="0082706E">
              <w:rPr>
                <w:noProof/>
              </w:rPr>
              <w:t xml:space="preserve">    UNST       = PRDK-TKE(K,I,2)</w:t>
            </w:r>
          </w:p>
          <w:p w14:paraId="3113040D" w14:textId="77777777" w:rsidR="000A6B49" w:rsidRPr="0082706E" w:rsidRDefault="000A6B49" w:rsidP="008C3366">
            <w:pPr>
              <w:pStyle w:val="TableSamples"/>
              <w:rPr>
                <w:noProof/>
              </w:rPr>
            </w:pPr>
            <w:r w:rsidRPr="0082706E">
              <w:rPr>
                <w:noProof/>
              </w:rPr>
              <w:t xml:space="preserve">    UNSE       = 1.44*TKE(K,I,2)/TKE(K,I,1)*PRDK-1.92*(TKE(K,I,2)/TKE(K,I,1)*TKE(K,I,2))</w:t>
            </w:r>
          </w:p>
          <w:p w14:paraId="418F2B6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TKE(K,I,1) = TKE(K,I,1)+DLT*(UNST+PRHK-BOUK)</w:t>
            </w:r>
          </w:p>
          <w:p w14:paraId="2C820A75"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TKE(K,I,2) = TKE(K,I,2)+DLT*(UNSE+PRHE)</w:t>
            </w:r>
          </w:p>
          <w:p w14:paraId="13D7E8C6"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5D09A53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USTARB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(GC2)*</w:t>
            </w:r>
            <w:r w:rsidRPr="0082706E">
              <w:rPr>
                <w:rFonts w:ascii="Courier New" w:hAnsi="Courier New" w:cs="Courier New"/>
                <w:noProof/>
                <w:color w:val="0000FF"/>
                <w:sz w:val="16"/>
                <w:szCs w:val="16"/>
              </w:rPr>
              <w:t>ABS</w:t>
            </w:r>
            <w:r w:rsidRPr="0082706E">
              <w:rPr>
                <w:rFonts w:ascii="Courier New" w:hAnsi="Courier New" w:cs="Courier New"/>
                <w:noProof/>
                <w:sz w:val="16"/>
                <w:szCs w:val="16"/>
              </w:rPr>
              <w:t>(0.5*(U(KB(I),I)+U(KB(I),I-1)))</w:t>
            </w:r>
          </w:p>
          <w:p w14:paraId="5614B634"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TKE(KB(I),I,1) = 0.5*(3.33*USTARB*USTARB+TKE(KB(I),I,1))</w:t>
            </w:r>
          </w:p>
          <w:p w14:paraId="739EC6B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TKE(KB(I),I,2) = 0.5*(USTARB*USTARB*USTARB*5.0/H(KB(I),JW)+TKE(KB(I),I,2))</w:t>
            </w:r>
          </w:p>
          <w:p w14:paraId="2D39AAC1"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AT = 0.0; CT = 0.0; VT = 0.0; DT = 0.0</w:t>
            </w:r>
          </w:p>
          <w:p w14:paraId="18586CF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J=1,2</w:t>
            </w:r>
          </w:p>
          <w:p w14:paraId="13599BD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w:t>
            </w:r>
          </w:p>
          <w:p w14:paraId="6FBD86D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AT(K,I) = -DLT/BH1(K,I)*BB(K-1,I)/SIG(J)*AZ(K-1,I)/AVH1(K-1,I)</w:t>
            </w:r>
          </w:p>
          <w:p w14:paraId="54E9BA5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CT(K,I) = -DLT/BH1(K,I)*BB(K,I)/SIG(J)*AZ(K,I)/AVH1(K,I)</w:t>
            </w:r>
          </w:p>
          <w:p w14:paraId="259F9C1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VT(K,I) =  1.0-AT(K,I)-CT(K,I)</w:t>
            </w:r>
          </w:p>
          <w:p w14:paraId="7732EB9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DT(K,I) =  TKE(K,I,J)</w:t>
            </w:r>
          </w:p>
          <w:p w14:paraId="7784577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2B1C742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CALL</w:t>
            </w:r>
            <w:r w:rsidRPr="0082706E">
              <w:rPr>
                <w:rFonts w:ascii="Courier New" w:hAnsi="Courier New" w:cs="Courier New"/>
                <w:noProof/>
                <w:sz w:val="16"/>
                <w:szCs w:val="16"/>
              </w:rPr>
              <w:t xml:space="preserve"> TRIDIAG(AT(:,I),VT(:,I),CT(:,I),DT(:,I),KT,KB(I),KMX,TKE(:,I,J))</w:t>
            </w:r>
          </w:p>
          <w:p w14:paraId="7DA1DD9A"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lastRenderedPageBreak/>
              <w:t xml:space="preserve">  </w:t>
            </w:r>
            <w:r w:rsidRPr="0082706E">
              <w:rPr>
                <w:rFonts w:ascii="Courier New" w:hAnsi="Courier New" w:cs="Courier New"/>
                <w:noProof/>
                <w:color w:val="0000FF"/>
                <w:sz w:val="16"/>
                <w:szCs w:val="16"/>
              </w:rPr>
              <w:t>END DO</w:t>
            </w:r>
          </w:p>
          <w:p w14:paraId="45BF556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w:t>
            </w:r>
          </w:p>
          <w:p w14:paraId="583D39CC"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TKE(K,I,1)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(TKE(K,I,1),TKEMIN1)</w:t>
            </w:r>
          </w:p>
          <w:p w14:paraId="3FDF22F9"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TKE(K,I,2)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(TKE(K,I,2),TKEMIN2)</w:t>
            </w:r>
          </w:p>
          <w:p w14:paraId="6E4D7874"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0.09*TKE(K,I,1)*TKE(K,I,1)/TKE(K,I,2)</w:t>
            </w:r>
          </w:p>
          <w:p w14:paraId="2D12FDB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4C9C2DD2" w14:textId="77777777" w:rsidR="000A6B49" w:rsidRPr="0082706E" w:rsidRDefault="000A6B49" w:rsidP="007413DA">
            <w:pPr>
              <w:rPr>
                <w:rFonts w:ascii="Courier New" w:hAnsi="Courier New" w:cs="Courier New"/>
                <w:noProof/>
                <w:color w:val="008000"/>
                <w:sz w:val="16"/>
                <w:szCs w:val="16"/>
              </w:rPr>
            </w:pPr>
            <w:r w:rsidRPr="0082706E">
              <w:rPr>
                <w:rFonts w:ascii="Courier New" w:hAnsi="Courier New" w:cs="Courier New"/>
                <w:noProof/>
                <w:color w:val="008000"/>
                <w:sz w:val="16"/>
                <w:szCs w:val="16"/>
              </w:rPr>
              <w:t>! Center at cell faces</w:t>
            </w:r>
          </w:p>
          <w:p w14:paraId="1E96B10D"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K=KT,KB(I)-1</w:t>
            </w:r>
          </w:p>
          <w:p w14:paraId="1612F87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0.5*(AZ(K,I)+AZ(K+1,I))</w:t>
            </w:r>
          </w:p>
          <w:p w14:paraId="70D1F425"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(AZMIN,AZ(K,I))</w:t>
            </w:r>
          </w:p>
          <w:p w14:paraId="41901B4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w:t>
            </w:r>
            <w:r w:rsidRPr="0082706E">
              <w:rPr>
                <w:rFonts w:ascii="Courier New" w:hAnsi="Courier New" w:cs="Courier New"/>
                <w:noProof/>
                <w:color w:val="0000FF"/>
                <w:sz w:val="16"/>
                <w:szCs w:val="16"/>
              </w:rPr>
              <w:t>MIN</w:t>
            </w:r>
            <w:r w:rsidRPr="0082706E">
              <w:rPr>
                <w:rFonts w:ascii="Courier New" w:hAnsi="Courier New" w:cs="Courier New"/>
                <w:noProof/>
                <w:sz w:val="16"/>
                <w:szCs w:val="16"/>
              </w:rPr>
              <w:t>(AZMAX(JW),AZ(K,I))</w:t>
            </w:r>
          </w:p>
          <w:p w14:paraId="5072C1DD"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DZ(K,I)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(DZMIN,FRAZDZ*AZ(K,I))</w:t>
            </w:r>
          </w:p>
          <w:p w14:paraId="31674490" w14:textId="13DD56C9" w:rsidR="000A6B49" w:rsidRPr="00C83305"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r w:rsidRPr="00C83305">
              <w:rPr>
                <w:rFonts w:ascii="Courier New" w:hAnsi="Courier New" w:cs="Courier New"/>
                <w:noProof/>
                <w:sz w:val="16"/>
                <w:szCs w:val="16"/>
              </w:rPr>
              <w:t xml:space="preserve">  </w:t>
            </w:r>
          </w:p>
        </w:tc>
        <w:tc>
          <w:tcPr>
            <w:tcW w:w="1777" w:type="dxa"/>
          </w:tcPr>
          <w:p w14:paraId="61BE133D" w14:textId="77777777" w:rsidR="000A6B49" w:rsidRPr="00C83305" w:rsidRDefault="000A6B49" w:rsidP="007413DA">
            <w:r w:rsidRPr="00C83305">
              <w:lastRenderedPageBreak/>
              <w:t>10/4/07</w:t>
            </w:r>
          </w:p>
        </w:tc>
      </w:tr>
      <w:tr w:rsidR="000A6B49" w:rsidRPr="00C83305" w14:paraId="07AFE81D" w14:textId="77777777" w:rsidTr="008C4A3D">
        <w:trPr>
          <w:cantSplit/>
        </w:trPr>
        <w:tc>
          <w:tcPr>
            <w:tcW w:w="606" w:type="dxa"/>
          </w:tcPr>
          <w:p w14:paraId="78B0D840" w14:textId="77777777" w:rsidR="000A6B49" w:rsidRPr="00C83305" w:rsidRDefault="000A6B49" w:rsidP="007413DA">
            <w:r w:rsidRPr="00C83305">
              <w:lastRenderedPageBreak/>
              <w:t>18</w:t>
            </w:r>
          </w:p>
        </w:tc>
        <w:tc>
          <w:tcPr>
            <w:tcW w:w="1099" w:type="dxa"/>
          </w:tcPr>
          <w:p w14:paraId="33650603" w14:textId="77777777" w:rsidR="000A6B49" w:rsidRPr="00C83305" w:rsidRDefault="000A6B49" w:rsidP="007413DA">
            <w:r w:rsidRPr="00C83305">
              <w:t>W2</w:t>
            </w:r>
          </w:p>
        </w:tc>
        <w:tc>
          <w:tcPr>
            <w:tcW w:w="1553" w:type="dxa"/>
          </w:tcPr>
          <w:p w14:paraId="45A4772F" w14:textId="77777777" w:rsidR="000A6B49" w:rsidRPr="00C83305" w:rsidRDefault="000A6B49" w:rsidP="007413DA">
            <w:r w:rsidRPr="00C83305">
              <w:t>Restart</w:t>
            </w:r>
          </w:p>
        </w:tc>
        <w:tc>
          <w:tcPr>
            <w:tcW w:w="3960" w:type="dxa"/>
          </w:tcPr>
          <w:p w14:paraId="517D1499" w14:textId="77777777" w:rsidR="000A6B49" w:rsidRPr="00C83305" w:rsidRDefault="000A6B49" w:rsidP="008C3366">
            <w:pPr>
              <w:pStyle w:val="TableText0"/>
            </w:pPr>
            <w:r w:rsidRPr="00C83305">
              <w:t>Added TKE to restart variables written out and read in.</w:t>
            </w:r>
          </w:p>
        </w:tc>
        <w:tc>
          <w:tcPr>
            <w:tcW w:w="1777" w:type="dxa"/>
          </w:tcPr>
          <w:p w14:paraId="468C1935" w14:textId="77777777" w:rsidR="000A6B49" w:rsidRPr="00C83305" w:rsidRDefault="000A6B49" w:rsidP="007413DA">
            <w:r w:rsidRPr="00C83305">
              <w:t>10/5/07</w:t>
            </w:r>
          </w:p>
        </w:tc>
      </w:tr>
      <w:tr w:rsidR="000A6B49" w:rsidRPr="00C83305" w14:paraId="0EA8B78E" w14:textId="77777777" w:rsidTr="008C4A3D">
        <w:trPr>
          <w:cantSplit/>
        </w:trPr>
        <w:tc>
          <w:tcPr>
            <w:tcW w:w="606" w:type="dxa"/>
          </w:tcPr>
          <w:p w14:paraId="02685C8F" w14:textId="77777777" w:rsidR="000A6B49" w:rsidRPr="00C83305" w:rsidRDefault="000A6B49" w:rsidP="007413DA">
            <w:r w:rsidRPr="00C83305">
              <w:t>19</w:t>
            </w:r>
          </w:p>
        </w:tc>
        <w:tc>
          <w:tcPr>
            <w:tcW w:w="1099" w:type="dxa"/>
          </w:tcPr>
          <w:p w14:paraId="78B37A04" w14:textId="77777777" w:rsidR="000A6B49" w:rsidRPr="00C83305" w:rsidRDefault="000A6B49" w:rsidP="007413DA">
            <w:r w:rsidRPr="00C83305">
              <w:t>GUI</w:t>
            </w:r>
          </w:p>
        </w:tc>
        <w:tc>
          <w:tcPr>
            <w:tcW w:w="1553" w:type="dxa"/>
          </w:tcPr>
          <w:p w14:paraId="185CE1C5" w14:textId="77777777" w:rsidR="000A6B49" w:rsidRPr="00C83305" w:rsidRDefault="000A6B49" w:rsidP="007413DA">
            <w:r w:rsidRPr="00C83305">
              <w:t>ET</w:t>
            </w:r>
          </w:p>
        </w:tc>
        <w:tc>
          <w:tcPr>
            <w:tcW w:w="3960" w:type="dxa"/>
          </w:tcPr>
          <w:p w14:paraId="3E4E05C7" w14:textId="77777777" w:rsidR="000A6B49" w:rsidRPr="00C83305" w:rsidRDefault="000A6B49" w:rsidP="008C3366">
            <w:pPr>
              <w:pStyle w:val="TableText0"/>
            </w:pPr>
            <w:r w:rsidRPr="00C83305">
              <w:t>The equilibrium temperature option in the drop down menu was ‘EQT’ rather than ‘ET’. Fixed.</w:t>
            </w:r>
          </w:p>
        </w:tc>
        <w:tc>
          <w:tcPr>
            <w:tcW w:w="1777" w:type="dxa"/>
          </w:tcPr>
          <w:p w14:paraId="52407A82" w14:textId="77777777" w:rsidR="000A6B49" w:rsidRPr="00C83305" w:rsidRDefault="000A6B49" w:rsidP="007413DA">
            <w:r w:rsidRPr="00C83305">
              <w:t>10/9/07</w:t>
            </w:r>
          </w:p>
        </w:tc>
      </w:tr>
      <w:tr w:rsidR="000A6B49" w:rsidRPr="00C83305" w14:paraId="4AAD1E15" w14:textId="77777777" w:rsidTr="008C4A3D">
        <w:trPr>
          <w:cantSplit/>
        </w:trPr>
        <w:tc>
          <w:tcPr>
            <w:tcW w:w="606" w:type="dxa"/>
          </w:tcPr>
          <w:p w14:paraId="79966C65" w14:textId="77777777" w:rsidR="000A6B49" w:rsidRPr="00C83305" w:rsidRDefault="000A6B49" w:rsidP="007413DA">
            <w:r w:rsidRPr="00C83305">
              <w:t>20</w:t>
            </w:r>
          </w:p>
        </w:tc>
        <w:tc>
          <w:tcPr>
            <w:tcW w:w="1099" w:type="dxa"/>
          </w:tcPr>
          <w:p w14:paraId="1AC9462C" w14:textId="77777777" w:rsidR="000A6B49" w:rsidRPr="00C83305" w:rsidRDefault="000A6B49" w:rsidP="007413DA">
            <w:r w:rsidRPr="00C83305">
              <w:t>W2</w:t>
            </w:r>
          </w:p>
        </w:tc>
        <w:tc>
          <w:tcPr>
            <w:tcW w:w="1553" w:type="dxa"/>
          </w:tcPr>
          <w:p w14:paraId="3695B39E" w14:textId="77777777" w:rsidR="000A6B49" w:rsidRPr="00C83305" w:rsidRDefault="000A6B49" w:rsidP="007413DA">
            <w:r w:rsidRPr="00C83305">
              <w:t>Sediment</w:t>
            </w:r>
          </w:p>
        </w:tc>
        <w:tc>
          <w:tcPr>
            <w:tcW w:w="3960" w:type="dxa"/>
          </w:tcPr>
          <w:p w14:paraId="28187FA1" w14:textId="77777777" w:rsidR="000A6B49" w:rsidRPr="00C83305" w:rsidRDefault="000A6B49" w:rsidP="008C3366">
            <w:pPr>
              <w:pStyle w:val="TableText0"/>
            </w:pPr>
            <w:r w:rsidRPr="00C83305">
              <w:t xml:space="preserve">The SEDIMENT subroutine did not have any computational mistakes, just an error in assigning all array variables to the value at </w:t>
            </w:r>
            <w:proofErr w:type="gramStart"/>
            <w:r w:rsidRPr="00C83305">
              <w:t>K,I.</w:t>
            </w:r>
            <w:proofErr w:type="gramEnd"/>
            <w:r w:rsidRPr="00C83305">
              <w:t xml:space="preserve"> This resulted in excessive computational time. The fix is shown below:</w:t>
            </w:r>
          </w:p>
          <w:p w14:paraId="4EE5050D" w14:textId="34DB0BBB" w:rsidR="000A6B49" w:rsidRPr="008C3366" w:rsidRDefault="000A6B49" w:rsidP="008C3366">
            <w:pPr>
              <w:pStyle w:val="TableText0"/>
              <w:rPr>
                <w:rFonts w:ascii="Courier New" w:hAnsi="Courier New" w:cs="Courier New"/>
                <w:sz w:val="16"/>
                <w:szCs w:val="16"/>
              </w:rPr>
            </w:pPr>
            <w:r w:rsidRPr="00C83305">
              <w:t>O</w:t>
            </w:r>
            <w:r w:rsidR="00B67966">
              <w:t>ld</w:t>
            </w:r>
            <w:r w:rsidR="00D06B8C">
              <w:t xml:space="preserve"> Code:</w:t>
            </w:r>
          </w:p>
          <w:p w14:paraId="45116116" w14:textId="5941282A" w:rsidR="002A4548" w:rsidRPr="008C3366" w:rsidRDefault="000A6B49" w:rsidP="008C3366">
            <w:pPr>
              <w:pStyle w:val="TableText0"/>
              <w:rPr>
                <w:rFonts w:ascii="Courier New" w:hAnsi="Courier New" w:cs="Courier New"/>
                <w:sz w:val="16"/>
                <w:szCs w:val="16"/>
              </w:rPr>
            </w:pPr>
            <w:proofErr w:type="spellStart"/>
            <w:proofErr w:type="gramStart"/>
            <w:r w:rsidRPr="008C3366">
              <w:rPr>
                <w:rFonts w:ascii="Courier New" w:hAnsi="Courier New" w:cs="Courier New"/>
                <w:sz w:val="16"/>
                <w:szCs w:val="16"/>
              </w:rPr>
              <w:t>sedbr</w:t>
            </w:r>
            <w:proofErr w:type="spellEnd"/>
            <w:r w:rsidRPr="008C3366">
              <w:rPr>
                <w:rFonts w:ascii="Courier New" w:hAnsi="Courier New" w:cs="Courier New"/>
                <w:sz w:val="16"/>
                <w:szCs w:val="16"/>
              </w:rPr>
              <w:t xml:space="preserve">  =</w:t>
            </w:r>
            <w:proofErr w:type="gramEnd"/>
            <w:r w:rsidRPr="008C3366">
              <w:rPr>
                <w:rFonts w:ascii="Courier New" w:hAnsi="Courier New" w:cs="Courier New"/>
                <w:sz w:val="16"/>
                <w:szCs w:val="16"/>
              </w:rPr>
              <w:t xml:space="preserve"> </w:t>
            </w:r>
            <w:proofErr w:type="spellStart"/>
            <w:r w:rsidRPr="008C3366">
              <w:rPr>
                <w:rFonts w:ascii="Courier New" w:hAnsi="Courier New" w:cs="Courier New"/>
                <w:sz w:val="16"/>
                <w:szCs w:val="16"/>
              </w:rPr>
              <w:t>sedb</w:t>
            </w:r>
            <w:proofErr w:type="spellEnd"/>
            <w:r w:rsidRPr="008C3366">
              <w:rPr>
                <w:rFonts w:ascii="Courier New" w:hAnsi="Courier New" w:cs="Courier New"/>
                <w:sz w:val="16"/>
                <w:szCs w:val="16"/>
              </w:rPr>
              <w:t>(</w:t>
            </w:r>
            <w:proofErr w:type="spellStart"/>
            <w:r w:rsidRPr="008C3366">
              <w:rPr>
                <w:rFonts w:ascii="Courier New" w:hAnsi="Courier New" w:cs="Courier New"/>
                <w:sz w:val="16"/>
                <w:szCs w:val="16"/>
              </w:rPr>
              <w:t>jw</w:t>
            </w:r>
            <w:proofErr w:type="spellEnd"/>
            <w:r w:rsidRPr="008C3366">
              <w:rPr>
                <w:rFonts w:ascii="Courier New" w:hAnsi="Courier New" w:cs="Courier New"/>
                <w:sz w:val="16"/>
                <w:szCs w:val="16"/>
              </w:rPr>
              <w:t>)*sed(</w:t>
            </w:r>
            <w:proofErr w:type="spellStart"/>
            <w:r w:rsidRPr="008C3366">
              <w:rPr>
                <w:rFonts w:ascii="Courier New" w:hAnsi="Courier New" w:cs="Courier New"/>
                <w:sz w:val="16"/>
                <w:szCs w:val="16"/>
              </w:rPr>
              <w:t>k,i</w:t>
            </w:r>
            <w:proofErr w:type="spellEnd"/>
            <w:r w:rsidRPr="008C3366">
              <w:rPr>
                <w:rFonts w:ascii="Courier New" w:hAnsi="Courier New" w:cs="Courier New"/>
                <w:sz w:val="16"/>
                <w:szCs w:val="16"/>
              </w:rPr>
              <w:t>)</w:t>
            </w:r>
          </w:p>
          <w:p w14:paraId="62ED9340" w14:textId="525DD9FA" w:rsidR="000A6B49" w:rsidRPr="00C83305" w:rsidRDefault="000A6B49" w:rsidP="008C3366">
            <w:pPr>
              <w:pStyle w:val="TableText0"/>
            </w:pPr>
            <w:r w:rsidRPr="00C83305">
              <w:t>N</w:t>
            </w:r>
            <w:r w:rsidR="00B67966">
              <w:t>ew</w:t>
            </w:r>
            <w:r w:rsidR="00D06B8C">
              <w:t xml:space="preserve"> Code:</w:t>
            </w:r>
          </w:p>
          <w:p w14:paraId="4F36EC8B" w14:textId="77777777" w:rsidR="000A6B49" w:rsidRPr="008C3366" w:rsidRDefault="000A6B49" w:rsidP="008C3366">
            <w:pPr>
              <w:pStyle w:val="TableText0"/>
              <w:rPr>
                <w:rFonts w:ascii="Courier New" w:hAnsi="Courier New" w:cs="Courier New"/>
                <w:sz w:val="16"/>
                <w:szCs w:val="16"/>
              </w:rPr>
            </w:pPr>
            <w:proofErr w:type="spellStart"/>
            <w:r w:rsidRPr="008C3366">
              <w:rPr>
                <w:rFonts w:ascii="Courier New" w:hAnsi="Courier New" w:cs="Courier New"/>
                <w:sz w:val="16"/>
                <w:szCs w:val="16"/>
              </w:rPr>
              <w:t>sedbr</w:t>
            </w:r>
            <w:proofErr w:type="spellEnd"/>
            <w:r w:rsidRPr="008C3366">
              <w:rPr>
                <w:rFonts w:ascii="Courier New" w:hAnsi="Courier New" w:cs="Courier New"/>
                <w:sz w:val="16"/>
                <w:szCs w:val="16"/>
              </w:rPr>
              <w:t>(</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xml:space="preserve">)  = </w:t>
            </w:r>
            <w:proofErr w:type="spellStart"/>
            <w:r w:rsidRPr="008C3366">
              <w:rPr>
                <w:rFonts w:ascii="Courier New" w:hAnsi="Courier New" w:cs="Courier New"/>
                <w:sz w:val="16"/>
                <w:szCs w:val="16"/>
              </w:rPr>
              <w:t>sedb</w:t>
            </w:r>
            <w:proofErr w:type="spellEnd"/>
            <w:r w:rsidRPr="008C3366">
              <w:rPr>
                <w:rFonts w:ascii="Courier New" w:hAnsi="Courier New" w:cs="Courier New"/>
                <w:sz w:val="16"/>
                <w:szCs w:val="16"/>
              </w:rPr>
              <w:t>(</w:t>
            </w:r>
            <w:proofErr w:type="spellStart"/>
            <w:r w:rsidRPr="008C3366">
              <w:rPr>
                <w:rFonts w:ascii="Courier New" w:hAnsi="Courier New" w:cs="Courier New"/>
                <w:sz w:val="16"/>
                <w:szCs w:val="16"/>
              </w:rPr>
              <w:t>jw</w:t>
            </w:r>
            <w:proofErr w:type="spellEnd"/>
            <w:r w:rsidRPr="008C3366">
              <w:rPr>
                <w:rFonts w:ascii="Courier New" w:hAnsi="Courier New" w:cs="Courier New"/>
                <w:sz w:val="16"/>
                <w:szCs w:val="16"/>
              </w:rPr>
              <w:t>)*sed(</w:t>
            </w:r>
            <w:proofErr w:type="spellStart"/>
            <w:r w:rsidRPr="008C3366">
              <w:rPr>
                <w:rFonts w:ascii="Courier New" w:hAnsi="Courier New" w:cs="Courier New"/>
                <w:sz w:val="16"/>
                <w:szCs w:val="16"/>
              </w:rPr>
              <w:t>k,i</w:t>
            </w:r>
            <w:proofErr w:type="spellEnd"/>
            <w:r w:rsidRPr="008C3366">
              <w:rPr>
                <w:rFonts w:ascii="Courier New" w:hAnsi="Courier New" w:cs="Courier New"/>
                <w:sz w:val="16"/>
                <w:szCs w:val="16"/>
              </w:rPr>
              <w:t>)</w:t>
            </w:r>
          </w:p>
        </w:tc>
        <w:tc>
          <w:tcPr>
            <w:tcW w:w="1777" w:type="dxa"/>
          </w:tcPr>
          <w:p w14:paraId="091D78BA" w14:textId="77777777" w:rsidR="000A6B49" w:rsidRPr="00C83305" w:rsidRDefault="000A6B49" w:rsidP="007413DA">
            <w:r w:rsidRPr="00C83305">
              <w:t>10/15/07</w:t>
            </w:r>
          </w:p>
        </w:tc>
      </w:tr>
      <w:tr w:rsidR="000A6B49" w:rsidRPr="00C83305" w14:paraId="322739FE" w14:textId="77777777" w:rsidTr="008C4A3D">
        <w:trPr>
          <w:cantSplit/>
        </w:trPr>
        <w:tc>
          <w:tcPr>
            <w:tcW w:w="606" w:type="dxa"/>
          </w:tcPr>
          <w:p w14:paraId="6E67F367" w14:textId="77777777" w:rsidR="000A6B49" w:rsidRPr="00C83305" w:rsidRDefault="000A6B49" w:rsidP="007413DA">
            <w:r w:rsidRPr="00C83305">
              <w:lastRenderedPageBreak/>
              <w:t>21</w:t>
            </w:r>
          </w:p>
        </w:tc>
        <w:tc>
          <w:tcPr>
            <w:tcW w:w="1099" w:type="dxa"/>
          </w:tcPr>
          <w:p w14:paraId="24F1A637" w14:textId="77777777" w:rsidR="000A6B49" w:rsidRPr="00C83305" w:rsidRDefault="000A6B49" w:rsidP="007413DA">
            <w:r w:rsidRPr="00C83305">
              <w:t>W2</w:t>
            </w:r>
          </w:p>
        </w:tc>
        <w:tc>
          <w:tcPr>
            <w:tcW w:w="1553" w:type="dxa"/>
          </w:tcPr>
          <w:p w14:paraId="65823FC1" w14:textId="77777777" w:rsidR="000A6B49" w:rsidRPr="00C83305" w:rsidRDefault="000A6B49" w:rsidP="007413DA">
            <w:r w:rsidRPr="00C83305">
              <w:t>TKE</w:t>
            </w:r>
          </w:p>
        </w:tc>
        <w:tc>
          <w:tcPr>
            <w:tcW w:w="3960" w:type="dxa"/>
          </w:tcPr>
          <w:p w14:paraId="50D4BCA8" w14:textId="77777777" w:rsidR="000A6B49" w:rsidRPr="00C83305" w:rsidRDefault="000A6B49" w:rsidP="008C3366">
            <w:pPr>
              <w:pStyle w:val="TableText0"/>
            </w:pPr>
            <w:r w:rsidRPr="00C83305">
              <w:t>Turbulence model had an improper averaging between layers. A new temporary variable was defined to temporarily store the values for AZ prior to averaging to the bottom/top of the layers and the horizontal layers. This also affected the computation of DZ. Fixed.</w:t>
            </w:r>
          </w:p>
          <w:p w14:paraId="0C56684E" w14:textId="77777777" w:rsidR="000A6B49" w:rsidRPr="00C83305" w:rsidRDefault="000A6B49" w:rsidP="007413DA">
            <w:pPr>
              <w:rPr>
                <w:rFonts w:ascii="Times New Roman" w:hAnsi="Times New Roman"/>
                <w:szCs w:val="24"/>
              </w:rPr>
            </w:pPr>
          </w:p>
          <w:p w14:paraId="69EC21B2" w14:textId="77777777" w:rsidR="000A6B49" w:rsidRPr="00C83305" w:rsidRDefault="000A6B49" w:rsidP="008C3366">
            <w:pPr>
              <w:pStyle w:val="TableText0"/>
            </w:pPr>
            <w:r w:rsidRPr="00C83305">
              <w:t>New code defined AZT and allocated memory for it, such that</w:t>
            </w:r>
          </w:p>
          <w:p w14:paraId="22D58DB2"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AZT(K,I)     = 0.09*TKE(K,I,1)*TKE(K,I,1)/TKE(K,I,2)   </w:t>
            </w:r>
          </w:p>
          <w:p w14:paraId="75A9ABF2" w14:textId="77777777" w:rsidR="000A6B49" w:rsidRPr="008C3366" w:rsidRDefault="000A6B49" w:rsidP="007413DA">
            <w:pPr>
              <w:rPr>
                <w:rFonts w:ascii="Courier New" w:hAnsi="Courier New" w:cs="Courier New"/>
                <w:noProof/>
                <w:color w:val="0000FF"/>
                <w:sz w:val="18"/>
                <w:szCs w:val="18"/>
              </w:rPr>
            </w:pPr>
            <w:r w:rsidRPr="008C3366">
              <w:rPr>
                <w:rFonts w:cstheme="minorHAnsi"/>
                <w:noProof/>
                <w:color w:val="000000" w:themeColor="text1"/>
                <w:sz w:val="18"/>
                <w:szCs w:val="18"/>
              </w:rPr>
              <w:t>and</w:t>
            </w:r>
          </w:p>
          <w:p w14:paraId="02F330C6" w14:textId="4DFBC677" w:rsidR="000A6B49" w:rsidRPr="00C83305" w:rsidRDefault="000A6B49" w:rsidP="007413DA">
            <w:pPr>
              <w:rPr>
                <w:rFonts w:ascii="Courier New" w:hAnsi="Courier New" w:cs="Courier New"/>
                <w:noProof/>
              </w:rPr>
            </w:pPr>
            <w:r w:rsidRPr="008C3366">
              <w:rPr>
                <w:rFonts w:ascii="Courier New" w:hAnsi="Courier New" w:cs="Courier New"/>
                <w:noProof/>
                <w:sz w:val="16"/>
                <w:szCs w:val="16"/>
              </w:rPr>
              <w:t>AZ(K,I) = 0.5*(AZT(K,I)+AZT(K+1,I))</w:t>
            </w:r>
            <w:r w:rsidR="00337C3B" w:rsidRPr="008C3366">
              <w:rPr>
                <w:rFonts w:ascii="Courier New" w:hAnsi="Courier New" w:cs="Courier New"/>
                <w:noProof/>
                <w:sz w:val="16"/>
                <w:szCs w:val="16"/>
              </w:rPr>
              <w:t>.</w:t>
            </w:r>
          </w:p>
          <w:p w14:paraId="46A2DC11" w14:textId="77777777" w:rsidR="000A6B49" w:rsidRPr="00C83305" w:rsidRDefault="000A6B49" w:rsidP="008C3366">
            <w:pPr>
              <w:pStyle w:val="TableText0"/>
              <w:rPr>
                <w:noProof/>
              </w:rPr>
            </w:pPr>
            <w:r w:rsidRPr="00C83305">
              <w:rPr>
                <w:noProof/>
              </w:rPr>
              <w:t>Similarly for the horizontal averaging and for DZ. Also, the values of DZ were fixed to be at the bottom of a cell and AZ was fixed to be at the bottom right-hand edge of a cell as shown below:</w:t>
            </w:r>
          </w:p>
          <w:p w14:paraId="70E16499" w14:textId="77777777" w:rsidR="000A6B49" w:rsidRPr="00C83305" w:rsidRDefault="000A6B49" w:rsidP="007413DA">
            <w:pPr>
              <w:rPr>
                <w:rFonts w:ascii="Times New Roman" w:hAnsi="Times New Roman"/>
                <w:noProof/>
                <w:szCs w:val="24"/>
              </w:rPr>
            </w:pPr>
          </w:p>
          <w:p w14:paraId="11DD2C0F" w14:textId="77777777" w:rsidR="000A6B49" w:rsidRPr="00C83305" w:rsidRDefault="000A6B49" w:rsidP="007413DA">
            <w:pPr>
              <w:rPr>
                <w:rFonts w:ascii="Times New Roman" w:hAnsi="Times New Roman"/>
                <w:noProof/>
                <w:szCs w:val="24"/>
              </w:rPr>
            </w:pPr>
            <w:r>
              <w:rPr>
                <w:rFonts w:ascii="Times New Roman" w:hAnsi="Times New Roman"/>
                <w:noProof/>
                <w:szCs w:val="24"/>
              </w:rPr>
              <w:drawing>
                <wp:inline distT="0" distB="0" distL="0" distR="0" wp14:anchorId="0585BEFE" wp14:editId="667965C6">
                  <wp:extent cx="3601510" cy="1822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9093" cy="1861709"/>
                          </a:xfrm>
                          <a:prstGeom prst="rect">
                            <a:avLst/>
                          </a:prstGeom>
                          <a:noFill/>
                          <a:ln>
                            <a:noFill/>
                          </a:ln>
                        </pic:spPr>
                      </pic:pic>
                    </a:graphicData>
                  </a:graphic>
                </wp:inline>
              </w:drawing>
            </w:r>
          </w:p>
          <w:p w14:paraId="4C548445" w14:textId="77777777" w:rsidR="000A6B49" w:rsidRPr="00C83305" w:rsidRDefault="000A6B49" w:rsidP="007413DA">
            <w:pPr>
              <w:rPr>
                <w:rFonts w:ascii="Times New Roman" w:hAnsi="Times New Roman"/>
                <w:szCs w:val="24"/>
              </w:rPr>
            </w:pPr>
          </w:p>
        </w:tc>
        <w:tc>
          <w:tcPr>
            <w:tcW w:w="1777" w:type="dxa"/>
          </w:tcPr>
          <w:p w14:paraId="61631B9D" w14:textId="77777777" w:rsidR="000A6B49" w:rsidRPr="00C83305" w:rsidRDefault="000A6B49" w:rsidP="007413DA">
            <w:r w:rsidRPr="00C83305">
              <w:t>12/17/07</w:t>
            </w:r>
          </w:p>
        </w:tc>
      </w:tr>
      <w:tr w:rsidR="000A6B49" w:rsidRPr="00C83305" w14:paraId="483357D4" w14:textId="77777777" w:rsidTr="008C4A3D">
        <w:trPr>
          <w:cantSplit/>
        </w:trPr>
        <w:tc>
          <w:tcPr>
            <w:tcW w:w="606" w:type="dxa"/>
          </w:tcPr>
          <w:p w14:paraId="74316B66" w14:textId="77777777" w:rsidR="000A6B49" w:rsidRPr="00C83305" w:rsidRDefault="000A6B49" w:rsidP="007413DA">
            <w:r w:rsidRPr="00C83305">
              <w:t>22</w:t>
            </w:r>
          </w:p>
        </w:tc>
        <w:tc>
          <w:tcPr>
            <w:tcW w:w="1099" w:type="dxa"/>
          </w:tcPr>
          <w:p w14:paraId="26F20F02" w14:textId="77777777" w:rsidR="000A6B49" w:rsidRPr="00C83305" w:rsidRDefault="000A6B49" w:rsidP="007413DA">
            <w:r w:rsidRPr="00C83305">
              <w:t>W2</w:t>
            </w:r>
          </w:p>
        </w:tc>
        <w:tc>
          <w:tcPr>
            <w:tcW w:w="1553" w:type="dxa"/>
          </w:tcPr>
          <w:p w14:paraId="2F368962" w14:textId="77777777" w:rsidR="000A6B49" w:rsidRPr="00C83305" w:rsidRDefault="000A6B49" w:rsidP="007413DA">
            <w:r w:rsidRPr="00C83305">
              <w:t>SS settling</w:t>
            </w:r>
          </w:p>
        </w:tc>
        <w:tc>
          <w:tcPr>
            <w:tcW w:w="3960" w:type="dxa"/>
          </w:tcPr>
          <w:p w14:paraId="13D8D457" w14:textId="49D79968" w:rsidR="000A6B49" w:rsidRPr="00C83305" w:rsidRDefault="000A6B49" w:rsidP="008C3366">
            <w:pPr>
              <w:pStyle w:val="TableText0"/>
            </w:pPr>
            <w:r w:rsidRPr="00C83305">
              <w:t>The incorrect cell width was used for SSSO. BI(</w:t>
            </w:r>
            <w:proofErr w:type="gramStart"/>
            <w:r w:rsidRPr="00C83305">
              <w:t>KT,I</w:t>
            </w:r>
            <w:proofErr w:type="gramEnd"/>
            <w:r w:rsidRPr="00C83305">
              <w:t>) was changed to BI(K,I).</w:t>
            </w:r>
          </w:p>
          <w:p w14:paraId="0056D7A4" w14:textId="7A5D175C" w:rsidR="000A6B49" w:rsidRPr="00C83305" w:rsidRDefault="000A6B49" w:rsidP="008C3366">
            <w:pPr>
              <w:pStyle w:val="TableText0"/>
            </w:pPr>
            <w:r w:rsidRPr="00C83305">
              <w:t>O</w:t>
            </w:r>
            <w:r w:rsidR="00B67966">
              <w:t>ld</w:t>
            </w:r>
            <w:r w:rsidRPr="00C83305">
              <w:t xml:space="preserve"> C</w:t>
            </w:r>
            <w:r w:rsidR="00B67966">
              <w:t>ode</w:t>
            </w:r>
            <w:r w:rsidRPr="00C83305">
              <w:t>:</w:t>
            </w:r>
          </w:p>
          <w:p w14:paraId="1E9B4D60" w14:textId="77777777" w:rsidR="000A6B49" w:rsidRPr="008C3366" w:rsidRDefault="000A6B49" w:rsidP="008C3366">
            <w:pPr>
              <w:pStyle w:val="TableSamples"/>
              <w:rPr>
                <w:noProof/>
              </w:rPr>
            </w:pPr>
            <w:r w:rsidRPr="00C83305">
              <w:rPr>
                <w:noProof/>
              </w:rPr>
              <w:t xml:space="preserve">      </w:t>
            </w:r>
            <w:r w:rsidRPr="008C3366">
              <w:rPr>
                <w:noProof/>
              </w:rPr>
              <w:t>SSSO(K,I) = (TOTSS0+FES(JW)*FPFE(K,I))*BI(KT,I)/BH2(K,I)*DO1(K,I)</w:t>
            </w:r>
          </w:p>
          <w:p w14:paraId="46F42874" w14:textId="77777777" w:rsidR="000A6B49" w:rsidRPr="008C3366" w:rsidRDefault="000A6B49" w:rsidP="008C3366">
            <w:pPr>
              <w:pStyle w:val="TableSamples"/>
              <w:rPr>
                <w:noProof/>
              </w:rPr>
            </w:pPr>
            <w:r w:rsidRPr="008C3366">
              <w:rPr>
                <w:noProof/>
              </w:rPr>
              <w:t xml:space="preserve">      FPSS(K,I) =  FPSS(K,I)*TISS(K,I)</w:t>
            </w:r>
          </w:p>
          <w:p w14:paraId="1FC0C46E" w14:textId="29E4345D" w:rsidR="000A6B49" w:rsidRPr="008C3366" w:rsidRDefault="008C3366" w:rsidP="008C3366">
            <w:pPr>
              <w:pStyle w:val="TableText0"/>
              <w:rPr>
                <w:noProof/>
              </w:rPr>
            </w:pPr>
            <w:r>
              <w:rPr>
                <w:noProof/>
              </w:rPr>
              <w:t>New Code</w:t>
            </w:r>
            <w:r w:rsidR="000A6B49" w:rsidRPr="008C3366">
              <w:rPr>
                <w:noProof/>
              </w:rPr>
              <w:t>:</w:t>
            </w:r>
          </w:p>
          <w:p w14:paraId="413C8514" w14:textId="77777777" w:rsidR="000A6B49" w:rsidRPr="008C3366" w:rsidRDefault="000A6B49" w:rsidP="008C3366">
            <w:pPr>
              <w:pStyle w:val="TableSamples"/>
              <w:rPr>
                <w:noProof/>
              </w:rPr>
            </w:pPr>
            <w:r w:rsidRPr="008C3366">
              <w:rPr>
                <w:noProof/>
              </w:rPr>
              <w:t xml:space="preserve">      SSSO(K,I) = (TOTSS0+FES(JW)*FPFE(K,I))*BI(K,I)/BH2(K,I)*DO1(K,I)</w:t>
            </w:r>
          </w:p>
          <w:p w14:paraId="49CA374B" w14:textId="77777777" w:rsidR="000A6B49" w:rsidRPr="00C83305" w:rsidRDefault="000A6B49" w:rsidP="008C3366">
            <w:pPr>
              <w:pStyle w:val="TableSamples"/>
            </w:pPr>
            <w:r w:rsidRPr="008C3366">
              <w:rPr>
                <w:noProof/>
              </w:rPr>
              <w:t xml:space="preserve">      FPSS(K,I) =  FPSS(K,I)*TISS(K,I)</w:t>
            </w:r>
          </w:p>
        </w:tc>
        <w:tc>
          <w:tcPr>
            <w:tcW w:w="1777" w:type="dxa"/>
          </w:tcPr>
          <w:p w14:paraId="6DB808B7" w14:textId="77777777" w:rsidR="000A6B49" w:rsidRPr="00C83305" w:rsidRDefault="000A6B49" w:rsidP="007413DA">
            <w:r w:rsidRPr="00C83305">
              <w:t>12/17/07</w:t>
            </w:r>
          </w:p>
        </w:tc>
      </w:tr>
      <w:tr w:rsidR="000A6B49" w:rsidRPr="00C83305" w14:paraId="716D3004" w14:textId="77777777" w:rsidTr="008C4A3D">
        <w:trPr>
          <w:cantSplit/>
        </w:trPr>
        <w:tc>
          <w:tcPr>
            <w:tcW w:w="606" w:type="dxa"/>
          </w:tcPr>
          <w:p w14:paraId="74BD49E3" w14:textId="77777777" w:rsidR="000A6B49" w:rsidRPr="00C83305" w:rsidRDefault="000A6B49" w:rsidP="007413DA">
            <w:r w:rsidRPr="00C83305">
              <w:lastRenderedPageBreak/>
              <w:t>23</w:t>
            </w:r>
          </w:p>
        </w:tc>
        <w:tc>
          <w:tcPr>
            <w:tcW w:w="1099" w:type="dxa"/>
          </w:tcPr>
          <w:p w14:paraId="1CC87C8F" w14:textId="77777777" w:rsidR="000A6B49" w:rsidRPr="00C83305" w:rsidRDefault="000A6B49" w:rsidP="007413DA">
            <w:r w:rsidRPr="00C83305">
              <w:t>W2</w:t>
            </w:r>
          </w:p>
        </w:tc>
        <w:tc>
          <w:tcPr>
            <w:tcW w:w="1553" w:type="dxa"/>
          </w:tcPr>
          <w:p w14:paraId="525F2D6D" w14:textId="5168C240" w:rsidR="000A6B49" w:rsidRPr="00C83305" w:rsidRDefault="000A6B49" w:rsidP="007413DA">
            <w:r w:rsidRPr="00C83305">
              <w:t>Initialization of one-layer</w:t>
            </w:r>
          </w:p>
        </w:tc>
        <w:tc>
          <w:tcPr>
            <w:tcW w:w="3960" w:type="dxa"/>
          </w:tcPr>
          <w:p w14:paraId="4C6BB075" w14:textId="3AF1040A" w:rsidR="000A6B49" w:rsidRPr="00C83305" w:rsidRDefault="000A6B49" w:rsidP="008C3366">
            <w:pPr>
              <w:pStyle w:val="TableText0"/>
            </w:pPr>
            <w:r w:rsidRPr="00C83305">
              <w:t xml:space="preserve">The definition of KBMIN was not updated if the model started out in some segments with only </w:t>
            </w:r>
            <w:proofErr w:type="spellStart"/>
            <w:r w:rsidRPr="00C83305">
              <w:t>one_layer</w:t>
            </w:r>
            <w:proofErr w:type="spellEnd"/>
            <w:r w:rsidRPr="00C83305">
              <w:t>. This has been fixed.</w:t>
            </w:r>
          </w:p>
          <w:p w14:paraId="5A5D46BA" w14:textId="4B34D7F6" w:rsidR="000A6B49" w:rsidRPr="00C83305" w:rsidRDefault="000A6B49" w:rsidP="008C3366">
            <w:pPr>
              <w:pStyle w:val="TableText0"/>
            </w:pPr>
            <w:r w:rsidRPr="00C83305">
              <w:t xml:space="preserve">Added </w:t>
            </w:r>
            <w:r w:rsidR="0082706E" w:rsidRPr="00C83305">
              <w:t xml:space="preserve">highlighted </w:t>
            </w:r>
            <w:r w:rsidRPr="00C83305">
              <w:t>code:</w:t>
            </w:r>
          </w:p>
          <w:p w14:paraId="476F3FB0"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DO</w:t>
            </w:r>
            <w:r w:rsidRPr="008C3366">
              <w:rPr>
                <w:rFonts w:ascii="Courier New" w:hAnsi="Courier New" w:cs="Courier New"/>
                <w:noProof/>
                <w:sz w:val="16"/>
                <w:szCs w:val="16"/>
              </w:rPr>
              <w:t xml:space="preserve"> I=IU,ID</w:t>
            </w:r>
          </w:p>
          <w:p w14:paraId="11EB0EEB"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IF</w:t>
            </w:r>
            <w:r w:rsidRPr="008C3366">
              <w:rPr>
                <w:rFonts w:ascii="Courier New" w:hAnsi="Courier New" w:cs="Courier New"/>
                <w:noProof/>
                <w:sz w:val="16"/>
                <w:szCs w:val="16"/>
              </w:rPr>
              <w:t xml:space="preserve"> (KB(I)-KT &lt; NL(JB)-1) IUT = I+1</w:t>
            </w:r>
          </w:p>
          <w:p w14:paraId="01A807E5"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ONE_LAYER(I) = KT == KB(I)</w:t>
            </w:r>
          </w:p>
          <w:p w14:paraId="26438A59" w14:textId="77777777" w:rsidR="000A6B49" w:rsidRPr="008C3366" w:rsidRDefault="000A6B49" w:rsidP="007413DA">
            <w:pPr>
              <w:rPr>
                <w:rFonts w:ascii="Courier New" w:hAnsi="Courier New" w:cs="Courier New"/>
                <w:noProof/>
                <w:color w:val="0000F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END DO</w:t>
            </w:r>
          </w:p>
          <w:p w14:paraId="081F4DFB"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CUS(JB) = IUT</w:t>
            </w:r>
          </w:p>
          <w:p w14:paraId="33FF4667" w14:textId="77777777" w:rsidR="000A6B49" w:rsidRPr="008C3366" w:rsidRDefault="000A6B49" w:rsidP="007413DA">
            <w:pPr>
              <w:rPr>
                <w:rFonts w:ascii="Courier New" w:hAnsi="Courier New" w:cs="Courier New"/>
                <w:noProof/>
                <w:color w:val="008000"/>
                <w:sz w:val="16"/>
                <w:szCs w:val="16"/>
                <w:highlight w:val="yellow"/>
              </w:rPr>
            </w:pPr>
            <w:r w:rsidRPr="008C3366">
              <w:rPr>
                <w:rFonts w:ascii="Courier New" w:hAnsi="Courier New" w:cs="Courier New"/>
                <w:noProof/>
                <w:sz w:val="16"/>
                <w:szCs w:val="16"/>
              </w:rPr>
              <w:t xml:space="preserve">      </w:t>
            </w:r>
            <w:r w:rsidRPr="008C3366">
              <w:rPr>
                <w:rFonts w:ascii="Courier New" w:hAnsi="Courier New" w:cs="Courier New"/>
                <w:noProof/>
                <w:color w:val="008000"/>
                <w:sz w:val="16"/>
                <w:szCs w:val="16"/>
                <w:highlight w:val="yellow"/>
              </w:rPr>
              <w:t>! reinitialize KBMIN</w:t>
            </w:r>
          </w:p>
          <w:p w14:paraId="633C9FB1" w14:textId="77777777" w:rsidR="000A6B49" w:rsidRPr="008C3366" w:rsidRDefault="000A6B49" w:rsidP="007413DA">
            <w:pPr>
              <w:rPr>
                <w:rFonts w:ascii="Courier New" w:hAnsi="Courier New" w:cs="Courier New"/>
                <w:noProof/>
                <w:sz w:val="16"/>
                <w:szCs w:val="16"/>
                <w:highlight w:val="yellow"/>
              </w:rPr>
            </w:pPr>
            <w:r w:rsidRPr="008C3366">
              <w:rPr>
                <w:rFonts w:ascii="Courier New" w:hAnsi="Courier New" w:cs="Courier New"/>
                <w:noProof/>
                <w:sz w:val="16"/>
                <w:szCs w:val="16"/>
                <w:highlight w:val="yellow"/>
              </w:rPr>
              <w:t xml:space="preserve">      </w:t>
            </w:r>
            <w:r w:rsidRPr="008C3366">
              <w:rPr>
                <w:rFonts w:ascii="Courier New" w:hAnsi="Courier New" w:cs="Courier New"/>
                <w:noProof/>
                <w:color w:val="0000FF"/>
                <w:sz w:val="16"/>
                <w:szCs w:val="16"/>
                <w:highlight w:val="yellow"/>
              </w:rPr>
              <w:t>DO</w:t>
            </w:r>
            <w:r w:rsidRPr="008C3366">
              <w:rPr>
                <w:rFonts w:ascii="Courier New" w:hAnsi="Courier New" w:cs="Courier New"/>
                <w:noProof/>
                <w:sz w:val="16"/>
                <w:szCs w:val="16"/>
                <w:highlight w:val="yellow"/>
              </w:rPr>
              <w:t xml:space="preserve"> I=IU-1,ID</w:t>
            </w:r>
          </w:p>
          <w:p w14:paraId="27C72953" w14:textId="77777777" w:rsidR="000A6B49" w:rsidRPr="008C3366" w:rsidRDefault="000A6B49" w:rsidP="007413DA">
            <w:pPr>
              <w:rPr>
                <w:rFonts w:ascii="Courier New" w:hAnsi="Courier New" w:cs="Courier New"/>
                <w:noProof/>
                <w:sz w:val="16"/>
                <w:szCs w:val="16"/>
                <w:highlight w:val="yellow"/>
              </w:rPr>
            </w:pPr>
            <w:r w:rsidRPr="008C3366">
              <w:rPr>
                <w:rFonts w:ascii="Courier New" w:hAnsi="Courier New" w:cs="Courier New"/>
                <w:noProof/>
                <w:sz w:val="16"/>
                <w:szCs w:val="16"/>
                <w:highlight w:val="yellow"/>
              </w:rPr>
              <w:t xml:space="preserve">        KBMIN(I) =  </w:t>
            </w:r>
            <w:r w:rsidRPr="008C3366">
              <w:rPr>
                <w:rFonts w:ascii="Courier New" w:hAnsi="Courier New" w:cs="Courier New"/>
                <w:noProof/>
                <w:color w:val="0000FF"/>
                <w:sz w:val="16"/>
                <w:szCs w:val="16"/>
                <w:highlight w:val="yellow"/>
              </w:rPr>
              <w:t>MIN</w:t>
            </w:r>
            <w:r w:rsidRPr="008C3366">
              <w:rPr>
                <w:rFonts w:ascii="Courier New" w:hAnsi="Courier New" w:cs="Courier New"/>
                <w:noProof/>
                <w:sz w:val="16"/>
                <w:szCs w:val="16"/>
                <w:highlight w:val="yellow"/>
              </w:rPr>
              <w:t>(KB(I),KB(I+1))</w:t>
            </w:r>
          </w:p>
          <w:p w14:paraId="1E89130C" w14:textId="77777777" w:rsidR="000A6B49" w:rsidRPr="008C3366" w:rsidRDefault="000A6B49" w:rsidP="007413DA">
            <w:pPr>
              <w:rPr>
                <w:rFonts w:ascii="Courier New" w:hAnsi="Courier New" w:cs="Courier New"/>
                <w:noProof/>
                <w:color w:val="0000FF"/>
                <w:sz w:val="16"/>
                <w:szCs w:val="16"/>
                <w:highlight w:val="yellow"/>
              </w:rPr>
            </w:pPr>
            <w:r w:rsidRPr="008C3366">
              <w:rPr>
                <w:rFonts w:ascii="Courier New" w:hAnsi="Courier New" w:cs="Courier New"/>
                <w:noProof/>
                <w:sz w:val="16"/>
                <w:szCs w:val="16"/>
                <w:highlight w:val="yellow"/>
              </w:rPr>
              <w:t xml:space="preserve">      </w:t>
            </w:r>
            <w:r w:rsidRPr="008C3366">
              <w:rPr>
                <w:rFonts w:ascii="Courier New" w:hAnsi="Courier New" w:cs="Courier New"/>
                <w:noProof/>
                <w:color w:val="0000FF"/>
                <w:sz w:val="16"/>
                <w:szCs w:val="16"/>
                <w:highlight w:val="yellow"/>
              </w:rPr>
              <w:t>END DO</w:t>
            </w:r>
          </w:p>
          <w:p w14:paraId="0BAC6830"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highlight w:val="yellow"/>
              </w:rPr>
              <w:t xml:space="preserve">      KBMIN(ID+1) = KBMIN(ID)</w:t>
            </w:r>
          </w:p>
          <w:p w14:paraId="7025AF15" w14:textId="77777777" w:rsidR="000A6B49" w:rsidRPr="008C3366" w:rsidRDefault="000A6B49" w:rsidP="007413DA">
            <w:pPr>
              <w:rPr>
                <w:rFonts w:ascii="Courier New" w:hAnsi="Courier New" w:cs="Courier New"/>
                <w:noProof/>
                <w:sz w:val="16"/>
                <w:szCs w:val="16"/>
              </w:rPr>
            </w:pPr>
          </w:p>
          <w:p w14:paraId="70BABAED" w14:textId="77777777" w:rsidR="000A6B49" w:rsidRPr="008C3366" w:rsidRDefault="000A6B49" w:rsidP="007413DA">
            <w:pPr>
              <w:rPr>
                <w:rFonts w:ascii="Courier New" w:hAnsi="Courier New" w:cs="Courier New"/>
                <w:noProof/>
                <w:color w:val="008000"/>
                <w:sz w:val="16"/>
                <w:szCs w:val="16"/>
              </w:rPr>
            </w:pPr>
            <w:r w:rsidRPr="008C3366">
              <w:rPr>
                <w:rFonts w:ascii="Courier New" w:hAnsi="Courier New" w:cs="Courier New"/>
                <w:noProof/>
                <w:color w:val="008000"/>
                <w:sz w:val="16"/>
                <w:szCs w:val="16"/>
              </w:rPr>
              <w:t>!**** Areas and bottom widths</w:t>
            </w:r>
          </w:p>
          <w:p w14:paraId="46A21181" w14:textId="77777777" w:rsidR="000A6B49" w:rsidRPr="008C3366" w:rsidRDefault="000A6B49" w:rsidP="007413DA">
            <w:pPr>
              <w:rPr>
                <w:rFonts w:ascii="Courier New" w:hAnsi="Courier New" w:cs="Courier New"/>
                <w:noProof/>
                <w:color w:val="008000"/>
                <w:sz w:val="16"/>
                <w:szCs w:val="16"/>
              </w:rPr>
            </w:pPr>
          </w:p>
          <w:p w14:paraId="528661FF" w14:textId="77777777" w:rsidR="000A6B49" w:rsidRPr="00C83305" w:rsidRDefault="000A6B49" w:rsidP="007413DA">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IF</w:t>
            </w:r>
            <w:r w:rsidRPr="008C3366">
              <w:rPr>
                <w:rFonts w:ascii="Courier New" w:hAnsi="Courier New" w:cs="Courier New"/>
                <w:noProof/>
                <w:sz w:val="16"/>
                <w:szCs w:val="16"/>
              </w:rPr>
              <w:t xml:space="preserve"> (.NOT. TRAPEZOIDAL(JW)) </w:t>
            </w:r>
            <w:r w:rsidRPr="008C3366">
              <w:rPr>
                <w:rFonts w:ascii="Courier New" w:hAnsi="Courier New" w:cs="Courier New"/>
                <w:noProof/>
                <w:color w:val="0000FF"/>
                <w:sz w:val="16"/>
                <w:szCs w:val="16"/>
              </w:rPr>
              <w:t>THEN</w:t>
            </w:r>
          </w:p>
        </w:tc>
        <w:tc>
          <w:tcPr>
            <w:tcW w:w="1777" w:type="dxa"/>
          </w:tcPr>
          <w:p w14:paraId="086A4F34" w14:textId="77777777" w:rsidR="000A6B49" w:rsidRPr="00C83305" w:rsidRDefault="000A6B49" w:rsidP="007413DA">
            <w:r w:rsidRPr="00C83305">
              <w:t>12/17/07</w:t>
            </w:r>
          </w:p>
        </w:tc>
      </w:tr>
      <w:tr w:rsidR="000A6B49" w:rsidRPr="00C83305" w14:paraId="43762AB2" w14:textId="77777777" w:rsidTr="008C4A3D">
        <w:trPr>
          <w:cantSplit/>
        </w:trPr>
        <w:tc>
          <w:tcPr>
            <w:tcW w:w="606" w:type="dxa"/>
          </w:tcPr>
          <w:p w14:paraId="04D7F727" w14:textId="77777777" w:rsidR="000A6B49" w:rsidRPr="00C83305" w:rsidRDefault="000A6B49" w:rsidP="007413DA">
            <w:r w:rsidRPr="00C83305">
              <w:t>24</w:t>
            </w:r>
          </w:p>
        </w:tc>
        <w:tc>
          <w:tcPr>
            <w:tcW w:w="1099" w:type="dxa"/>
          </w:tcPr>
          <w:p w14:paraId="6C3143A5" w14:textId="77777777" w:rsidR="000A6B49" w:rsidRPr="00C83305" w:rsidRDefault="000A6B49" w:rsidP="007413DA">
            <w:r w:rsidRPr="00C83305">
              <w:t>W2</w:t>
            </w:r>
          </w:p>
        </w:tc>
        <w:tc>
          <w:tcPr>
            <w:tcW w:w="1553" w:type="dxa"/>
          </w:tcPr>
          <w:p w14:paraId="6D0328A3" w14:textId="77777777" w:rsidR="008C4A3D" w:rsidRDefault="000A6B49" w:rsidP="007413DA">
            <w:r w:rsidRPr="00C83305">
              <w:t xml:space="preserve">Bottom </w:t>
            </w:r>
          </w:p>
          <w:p w14:paraId="38FCFEC9" w14:textId="1CCFD8E6" w:rsidR="000A6B49" w:rsidRPr="00C83305" w:rsidRDefault="00D4023A" w:rsidP="007413DA">
            <w:r>
              <w:t>P</w:t>
            </w:r>
            <w:r w:rsidR="000A6B49" w:rsidRPr="00C83305">
              <w:t>rocesses</w:t>
            </w:r>
          </w:p>
        </w:tc>
        <w:tc>
          <w:tcPr>
            <w:tcW w:w="3960" w:type="dxa"/>
          </w:tcPr>
          <w:p w14:paraId="646CBC74" w14:textId="24B502E9" w:rsidR="000A6B49" w:rsidRPr="00C83305" w:rsidRDefault="000A6B49" w:rsidP="008C3366">
            <w:pPr>
              <w:pStyle w:val="TableText0"/>
            </w:pPr>
            <w:r w:rsidRPr="00C83305">
              <w:t>This is a couple more fixes related to bug fix #6 above. The Denitrification rate and epiphyton burial rates could be affected based on unique combinations of adding/subtracting segments that left the value of BI in an inactive layer below KB defined incorrectly. In order to prevent the possibility of problems, the following fixes were made:</w:t>
            </w:r>
          </w:p>
          <w:p w14:paraId="3A868B6D" w14:textId="77777777" w:rsidR="000A6B49" w:rsidRPr="00C83305" w:rsidRDefault="000A6B49" w:rsidP="008C3366">
            <w:pPr>
              <w:pStyle w:val="TableText0"/>
            </w:pPr>
            <w:r w:rsidRPr="00C83305">
              <w:t>Old Code:</w:t>
            </w:r>
          </w:p>
          <w:p w14:paraId="569FB3E8"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sedNO3(</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NO3(K,I)*NO3S(JW)*NO3TRM(K,I)*(BI(K,I)-BI(K+1,I))/BH2(K,I)</w:t>
            </w:r>
          </w:p>
          <w:p w14:paraId="47C5A6EB" w14:textId="77777777" w:rsidR="000A6B49" w:rsidRPr="008C3366" w:rsidRDefault="000A6B49" w:rsidP="007413DA">
            <w:pPr>
              <w:rPr>
                <w:sz w:val="18"/>
                <w:szCs w:val="18"/>
              </w:rPr>
            </w:pPr>
          </w:p>
          <w:p w14:paraId="3EA60297" w14:textId="2650584A" w:rsidR="000A6B49" w:rsidRPr="00C83305" w:rsidRDefault="000A6B49" w:rsidP="007413DA">
            <w:pPr>
              <w:rPr>
                <w:rFonts w:ascii="Courier New" w:hAnsi="Courier New" w:cs="Courier New"/>
                <w:sz w:val="16"/>
                <w:szCs w:val="16"/>
              </w:rPr>
            </w:pPr>
            <w:r w:rsidRPr="008C3366">
              <w:rPr>
                <w:rFonts w:ascii="Courier New" w:hAnsi="Courier New" w:cs="Courier New"/>
                <w:sz w:val="18"/>
                <w:szCs w:val="18"/>
              </w:rPr>
              <w:t>EPM(</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,J) =  EPD(K,I,J)*(BI(K,I)-BI(K+1,I)+2.0*H1(K,I))*DLX(I)</w:t>
            </w:r>
          </w:p>
          <w:p w14:paraId="01BE3213" w14:textId="77777777" w:rsidR="000A6B49" w:rsidRPr="00C83305" w:rsidRDefault="000A6B49" w:rsidP="008C3366">
            <w:pPr>
              <w:pStyle w:val="TableText0"/>
            </w:pPr>
            <w:r w:rsidRPr="00C83305">
              <w:t>New code:</w:t>
            </w:r>
          </w:p>
          <w:p w14:paraId="7893C6DC" w14:textId="77777777" w:rsidR="000A6B49" w:rsidRPr="00AF3CED" w:rsidRDefault="000A6B49" w:rsidP="007413DA">
            <w:pPr>
              <w:rPr>
                <w:rFonts w:ascii="Courier New" w:hAnsi="Courier New" w:cs="Courier New"/>
                <w:sz w:val="16"/>
                <w:szCs w:val="16"/>
              </w:rPr>
            </w:pPr>
            <w:proofErr w:type="gramStart"/>
            <w:r w:rsidRPr="008C3366">
              <w:rPr>
                <w:rFonts w:ascii="Courier New" w:hAnsi="Courier New" w:cs="Courier New"/>
                <w:sz w:val="18"/>
                <w:szCs w:val="18"/>
              </w:rPr>
              <w:t>if</w:t>
            </w:r>
            <w:r w:rsidRPr="00AF3CED">
              <w:rPr>
                <w:rFonts w:ascii="Courier New" w:hAnsi="Courier New" w:cs="Courier New"/>
                <w:sz w:val="16"/>
                <w:szCs w:val="16"/>
              </w:rPr>
              <w:t>(</w:t>
            </w:r>
            <w:proofErr w:type="gramEnd"/>
            <w:r w:rsidRPr="00AF3CED">
              <w:rPr>
                <w:rFonts w:ascii="Courier New" w:hAnsi="Courier New" w:cs="Courier New"/>
                <w:sz w:val="16"/>
                <w:szCs w:val="16"/>
              </w:rPr>
              <w:t>k == kb(</w:t>
            </w:r>
            <w:proofErr w:type="spellStart"/>
            <w:r w:rsidRPr="00AF3CED">
              <w:rPr>
                <w:rFonts w:ascii="Courier New" w:hAnsi="Courier New" w:cs="Courier New"/>
                <w:sz w:val="16"/>
                <w:szCs w:val="16"/>
              </w:rPr>
              <w:t>i</w:t>
            </w:r>
            <w:proofErr w:type="spellEnd"/>
            <w:r w:rsidRPr="00AF3CED">
              <w:rPr>
                <w:rFonts w:ascii="Courier New" w:hAnsi="Courier New" w:cs="Courier New"/>
                <w:sz w:val="16"/>
                <w:szCs w:val="16"/>
              </w:rPr>
              <w:t>)) then      ! SW 12/16/07</w:t>
            </w:r>
          </w:p>
          <w:p w14:paraId="5840DC76"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sedNO3(</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NO3(K,I)*NO3S(JW)*NO3TRM(K,I)*(BI(K,I))/BH2(K,I)</w:t>
            </w:r>
          </w:p>
          <w:p w14:paraId="4B56730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else</w:t>
            </w:r>
          </w:p>
          <w:p w14:paraId="4E88D845"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sedNO3(</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NO3(K,I)*NO3S(JW)*NO3TRM(K,I)*(BI(K,I)-BI(K+1,I))/BH2(K,I)</w:t>
            </w:r>
          </w:p>
          <w:p w14:paraId="72DDB664"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endif</w:t>
            </w:r>
          </w:p>
          <w:p w14:paraId="3EAB06AD" w14:textId="77777777" w:rsidR="000A6B49" w:rsidRPr="00AF3CED" w:rsidRDefault="000A6B49" w:rsidP="007413DA">
            <w:pPr>
              <w:rPr>
                <w:rFonts w:ascii="Courier New" w:hAnsi="Courier New" w:cs="Courier New"/>
                <w:sz w:val="16"/>
                <w:szCs w:val="16"/>
              </w:rPr>
            </w:pPr>
          </w:p>
          <w:p w14:paraId="422BE780"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gramStart"/>
            <w:r w:rsidRPr="00AF3CED">
              <w:rPr>
                <w:rFonts w:ascii="Courier New" w:hAnsi="Courier New" w:cs="Courier New"/>
                <w:sz w:val="16"/>
                <w:szCs w:val="16"/>
              </w:rPr>
              <w:t>if(</w:t>
            </w:r>
            <w:proofErr w:type="gramEnd"/>
            <w:r w:rsidRPr="00AF3CED">
              <w:rPr>
                <w:rFonts w:ascii="Courier New" w:hAnsi="Courier New" w:cs="Courier New"/>
                <w:sz w:val="16"/>
                <w:szCs w:val="16"/>
              </w:rPr>
              <w:t>k == kb(</w:t>
            </w:r>
            <w:proofErr w:type="spellStart"/>
            <w:r w:rsidRPr="00AF3CED">
              <w:rPr>
                <w:rFonts w:ascii="Courier New" w:hAnsi="Courier New" w:cs="Courier New"/>
                <w:sz w:val="16"/>
                <w:szCs w:val="16"/>
              </w:rPr>
              <w:t>i</w:t>
            </w:r>
            <w:proofErr w:type="spellEnd"/>
            <w:r w:rsidRPr="00AF3CED">
              <w:rPr>
                <w:rFonts w:ascii="Courier New" w:hAnsi="Courier New" w:cs="Courier New"/>
                <w:sz w:val="16"/>
                <w:szCs w:val="16"/>
              </w:rPr>
              <w:t>)) then      ! SW 12/16/07</w:t>
            </w:r>
          </w:p>
          <w:p w14:paraId="295CEC5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EPM(</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,J) =  EPD(K,I,J)*(BI(K,I)+2.0*H1(K,I))*DLX(I)</w:t>
            </w:r>
          </w:p>
          <w:p w14:paraId="6CE4CE4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else</w:t>
            </w:r>
          </w:p>
          <w:p w14:paraId="20CB5F5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EPM(</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,J) =  EPD(K,I,J)*(BI(K,I)-BI(K+1,I)+2.0*H1(K,I))*DLX(I)</w:t>
            </w:r>
          </w:p>
          <w:p w14:paraId="1A18D240" w14:textId="4EB19A55" w:rsidR="000A6B49" w:rsidRPr="00C83305"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endif</w:t>
            </w:r>
          </w:p>
        </w:tc>
        <w:tc>
          <w:tcPr>
            <w:tcW w:w="1777" w:type="dxa"/>
          </w:tcPr>
          <w:p w14:paraId="4546AD61" w14:textId="77777777" w:rsidR="000A6B49" w:rsidRPr="00C83305" w:rsidRDefault="000A6B49" w:rsidP="007413DA">
            <w:r w:rsidRPr="00C83305">
              <w:t>12/17/2007</w:t>
            </w:r>
          </w:p>
        </w:tc>
      </w:tr>
      <w:tr w:rsidR="000A6B49" w:rsidRPr="00C83305" w14:paraId="2D3C3FCB" w14:textId="77777777" w:rsidTr="008C4A3D">
        <w:trPr>
          <w:cantSplit/>
        </w:trPr>
        <w:tc>
          <w:tcPr>
            <w:tcW w:w="606" w:type="dxa"/>
          </w:tcPr>
          <w:p w14:paraId="2750BAF1" w14:textId="77777777" w:rsidR="000A6B49" w:rsidRPr="00C83305" w:rsidRDefault="000A6B49" w:rsidP="007413DA">
            <w:r w:rsidRPr="00C83305">
              <w:lastRenderedPageBreak/>
              <w:t>25</w:t>
            </w:r>
          </w:p>
        </w:tc>
        <w:tc>
          <w:tcPr>
            <w:tcW w:w="1099" w:type="dxa"/>
          </w:tcPr>
          <w:p w14:paraId="5F2085F1" w14:textId="77777777" w:rsidR="000A6B49" w:rsidRPr="00C83305" w:rsidRDefault="000A6B49" w:rsidP="007413DA">
            <w:r w:rsidRPr="00C83305">
              <w:t>W2</w:t>
            </w:r>
          </w:p>
        </w:tc>
        <w:tc>
          <w:tcPr>
            <w:tcW w:w="1553" w:type="dxa"/>
          </w:tcPr>
          <w:p w14:paraId="7DBF58F2" w14:textId="77777777" w:rsidR="000A6B49" w:rsidRPr="00C83305" w:rsidRDefault="000A6B49" w:rsidP="007413DA">
            <w:r w:rsidRPr="00C83305">
              <w:t>CBODS</w:t>
            </w:r>
          </w:p>
        </w:tc>
        <w:tc>
          <w:tcPr>
            <w:tcW w:w="3960" w:type="dxa"/>
          </w:tcPr>
          <w:p w14:paraId="72DBA14C" w14:textId="41A6E551" w:rsidR="000A6B49" w:rsidRPr="00C83305" w:rsidRDefault="000A6B49" w:rsidP="008C3366">
            <w:pPr>
              <w:pStyle w:val="TableText0"/>
            </w:pPr>
            <w:r w:rsidRPr="00C83305">
              <w:t>If the user defined particulate CBOD that settles to the bottom and had SED turned ON, the conversion from oxygen to organic matter was missing in the accumulation on the channel bottom or sides.</w:t>
            </w:r>
          </w:p>
          <w:p w14:paraId="6EC7E23C" w14:textId="46553E11" w:rsidR="000A6B49" w:rsidRPr="00C83305" w:rsidRDefault="00196C39" w:rsidP="008C3366">
            <w:pPr>
              <w:pStyle w:val="TableText0"/>
            </w:pPr>
            <w:r>
              <w:t>Old Code</w:t>
            </w:r>
            <w:r w:rsidR="00204BAC">
              <w:t>:</w:t>
            </w:r>
          </w:p>
          <w:p w14:paraId="053EFAEE" w14:textId="77777777" w:rsidR="000A6B49" w:rsidRPr="00C83305"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8"/>
                <w:szCs w:val="18"/>
              </w:rPr>
              <w:t xml:space="preserve">do </w:t>
            </w:r>
            <w:proofErr w:type="spellStart"/>
            <w:r w:rsidRPr="00C83305">
              <w:rPr>
                <w:rFonts w:ascii="Courier New" w:hAnsi="Courier New" w:cs="Courier New"/>
                <w:sz w:val="18"/>
                <w:szCs w:val="18"/>
              </w:rPr>
              <w:t>jd</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1,nbod</w:t>
            </w:r>
            <w:proofErr w:type="gramEnd"/>
          </w:p>
          <w:p w14:paraId="5C2D3BEC"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SEDcb</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K,I</w:t>
            </w:r>
            <w:proofErr w:type="gramEnd"/>
            <w:r w:rsidRPr="00C83305">
              <w:rPr>
                <w:rFonts w:ascii="Courier New" w:hAnsi="Courier New" w:cs="Courier New"/>
                <w:sz w:val="18"/>
                <w:szCs w:val="18"/>
              </w:rPr>
              <w:t xml:space="preserve">) = SEDcb(K,I)+MAX(cbods(jd),0.0)*cbod(K,I,Jd)*BI(K,I)/BH2(K,I)*(1.0-BI(K+1,I)/BI(K,I))                    </w:t>
            </w:r>
          </w:p>
          <w:p w14:paraId="4E60C72B"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end do</w:t>
            </w:r>
          </w:p>
          <w:p w14:paraId="71C58ED1" w14:textId="4F3AE113" w:rsidR="000A6B49" w:rsidRPr="00C83305" w:rsidRDefault="00196C39" w:rsidP="008C3366">
            <w:pPr>
              <w:pStyle w:val="TableText0"/>
            </w:pPr>
            <w:r>
              <w:t>New Code</w:t>
            </w:r>
            <w:r w:rsidR="00204BAC">
              <w:t>:</w:t>
            </w:r>
          </w:p>
          <w:p w14:paraId="4304CBBB" w14:textId="77777777" w:rsidR="000A6B49" w:rsidRPr="00C83305"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8"/>
                <w:szCs w:val="18"/>
              </w:rPr>
              <w:t xml:space="preserve">do </w:t>
            </w:r>
            <w:proofErr w:type="spellStart"/>
            <w:r w:rsidRPr="00C83305">
              <w:rPr>
                <w:rFonts w:ascii="Courier New" w:hAnsi="Courier New" w:cs="Courier New"/>
                <w:sz w:val="18"/>
                <w:szCs w:val="18"/>
              </w:rPr>
              <w:t>jd</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1,nbod</w:t>
            </w:r>
            <w:proofErr w:type="gramEnd"/>
          </w:p>
          <w:p w14:paraId="2A089CAD"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SEDcb</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K,I</w:t>
            </w:r>
            <w:proofErr w:type="gramEnd"/>
            <w:r w:rsidRPr="00C83305">
              <w:rPr>
                <w:rFonts w:ascii="Courier New" w:hAnsi="Courier New" w:cs="Courier New"/>
                <w:sz w:val="18"/>
                <w:szCs w:val="18"/>
              </w:rPr>
              <w:t>) = SEDcb(K,I)+MAX(cbods(jd),0.0)*(cbod(K,I,Jd)/O2OM(JW))*BI(K,I)/BH2(K,I)*(1.0-BI(K+1,I)/BI(K,I))                    ! 1/16/08</w:t>
            </w:r>
          </w:p>
          <w:p w14:paraId="276F6739" w14:textId="77777777" w:rsidR="000A6B49" w:rsidRPr="00C83305" w:rsidRDefault="000A6B49" w:rsidP="007413DA">
            <w:r w:rsidRPr="00C83305">
              <w:rPr>
                <w:rFonts w:ascii="Courier New" w:hAnsi="Courier New" w:cs="Courier New"/>
                <w:sz w:val="18"/>
                <w:szCs w:val="18"/>
              </w:rPr>
              <w:t xml:space="preserve">      end do</w:t>
            </w:r>
          </w:p>
        </w:tc>
        <w:tc>
          <w:tcPr>
            <w:tcW w:w="1777" w:type="dxa"/>
          </w:tcPr>
          <w:p w14:paraId="77D7CF65" w14:textId="77777777" w:rsidR="000A6B49" w:rsidRPr="00C83305" w:rsidRDefault="000A6B49" w:rsidP="007413DA">
            <w:r w:rsidRPr="00C83305">
              <w:t>1/18/08</w:t>
            </w:r>
          </w:p>
        </w:tc>
      </w:tr>
      <w:tr w:rsidR="000A6B49" w:rsidRPr="00C83305" w14:paraId="6A29AE73" w14:textId="77777777" w:rsidTr="008C4A3D">
        <w:trPr>
          <w:cantSplit/>
        </w:trPr>
        <w:tc>
          <w:tcPr>
            <w:tcW w:w="606" w:type="dxa"/>
          </w:tcPr>
          <w:p w14:paraId="7B680A03" w14:textId="77777777" w:rsidR="000A6B49" w:rsidRPr="00C83305" w:rsidRDefault="000A6B49" w:rsidP="007413DA">
            <w:r w:rsidRPr="00C83305">
              <w:t>26</w:t>
            </w:r>
          </w:p>
        </w:tc>
        <w:tc>
          <w:tcPr>
            <w:tcW w:w="1099" w:type="dxa"/>
          </w:tcPr>
          <w:p w14:paraId="615508ED" w14:textId="77777777" w:rsidR="000A6B49" w:rsidRPr="00C83305" w:rsidRDefault="000A6B49" w:rsidP="007413DA">
            <w:r w:rsidRPr="00C83305">
              <w:t>W2</w:t>
            </w:r>
          </w:p>
        </w:tc>
        <w:tc>
          <w:tcPr>
            <w:tcW w:w="1553" w:type="dxa"/>
          </w:tcPr>
          <w:p w14:paraId="16446569" w14:textId="77777777" w:rsidR="000A6B49" w:rsidRPr="00C83305" w:rsidRDefault="000A6B49" w:rsidP="007413DA">
            <w:r w:rsidRPr="00C83305">
              <w:t>SEDBR</w:t>
            </w:r>
          </w:p>
        </w:tc>
        <w:tc>
          <w:tcPr>
            <w:tcW w:w="3960" w:type="dxa"/>
          </w:tcPr>
          <w:p w14:paraId="58F3238B" w14:textId="77777777" w:rsidR="000A6B49" w:rsidRPr="00C83305" w:rsidRDefault="000A6B49" w:rsidP="008C3366">
            <w:pPr>
              <w:pStyle w:val="TableText0"/>
            </w:pPr>
            <w:r w:rsidRPr="00C83305">
              <w:t>Eliminated a redundant definition of SEDBR in the Sediment routine since it is already defined in the Kinetic rates subroutine.</w:t>
            </w:r>
          </w:p>
        </w:tc>
        <w:tc>
          <w:tcPr>
            <w:tcW w:w="1777" w:type="dxa"/>
          </w:tcPr>
          <w:p w14:paraId="02A76065" w14:textId="77777777" w:rsidR="000A6B49" w:rsidRPr="00C83305" w:rsidRDefault="000A6B49" w:rsidP="007413DA">
            <w:r w:rsidRPr="00C83305">
              <w:t>1/18/08</w:t>
            </w:r>
          </w:p>
        </w:tc>
      </w:tr>
      <w:tr w:rsidR="000A6B49" w:rsidRPr="00C83305" w14:paraId="41E957FF" w14:textId="77777777" w:rsidTr="008C4A3D">
        <w:trPr>
          <w:cantSplit/>
        </w:trPr>
        <w:tc>
          <w:tcPr>
            <w:tcW w:w="606" w:type="dxa"/>
          </w:tcPr>
          <w:p w14:paraId="5C164E9D" w14:textId="77777777" w:rsidR="000A6B49" w:rsidRPr="00C83305" w:rsidRDefault="000A6B49" w:rsidP="007413DA">
            <w:r w:rsidRPr="00C83305">
              <w:t>27</w:t>
            </w:r>
          </w:p>
        </w:tc>
        <w:tc>
          <w:tcPr>
            <w:tcW w:w="1099" w:type="dxa"/>
          </w:tcPr>
          <w:p w14:paraId="5ED2CFE6" w14:textId="77777777" w:rsidR="000A6B49" w:rsidRPr="00C83305" w:rsidRDefault="000A6B49" w:rsidP="007413DA">
            <w:r w:rsidRPr="00C83305">
              <w:t>W2</w:t>
            </w:r>
          </w:p>
        </w:tc>
        <w:tc>
          <w:tcPr>
            <w:tcW w:w="1553" w:type="dxa"/>
          </w:tcPr>
          <w:p w14:paraId="587E95DA" w14:textId="77777777" w:rsidR="000A6B49" w:rsidRPr="00C83305" w:rsidRDefault="000A6B49" w:rsidP="007413DA">
            <w:r w:rsidRPr="00C83305">
              <w:t>SEDDK</w:t>
            </w:r>
          </w:p>
        </w:tc>
        <w:tc>
          <w:tcPr>
            <w:tcW w:w="3960" w:type="dxa"/>
          </w:tcPr>
          <w:p w14:paraId="575A71B3" w14:textId="1E894270" w:rsidR="000A6B49" w:rsidRPr="00C83305" w:rsidRDefault="000A6B49" w:rsidP="008C3366">
            <w:pPr>
              <w:pStyle w:val="TableText0"/>
            </w:pPr>
            <w:r w:rsidRPr="00C83305">
              <w:t>The first order sediment decay rate is an average of the decay rates of all the influxes of organic matter and their respective decay rates. There was an error in computing this average decay rate for CBOD treated as particulate. Code fix is shown below:</w:t>
            </w:r>
          </w:p>
          <w:p w14:paraId="43C8B8D1" w14:textId="12C6727F" w:rsidR="000A6B49" w:rsidRPr="00C83305" w:rsidRDefault="000A6B49" w:rsidP="008C3366">
            <w:pPr>
              <w:pStyle w:val="TableText0"/>
            </w:pPr>
            <w:r w:rsidRPr="00C83305">
              <w:t>O</w:t>
            </w:r>
            <w:r w:rsidR="00BD797B">
              <w:t>ld Code</w:t>
            </w:r>
            <w:r w:rsidR="00F91D1A">
              <w:t>:</w:t>
            </w:r>
          </w:p>
          <w:p w14:paraId="06670D22"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do </w:t>
            </w:r>
            <w:proofErr w:type="spellStart"/>
            <w:r w:rsidRPr="00621555">
              <w:rPr>
                <w:rFonts w:ascii="Courier New" w:hAnsi="Courier New" w:cs="Courier New"/>
                <w:sz w:val="18"/>
                <w:szCs w:val="18"/>
              </w:rPr>
              <w:t>jd</w:t>
            </w:r>
            <w:proofErr w:type="spellEnd"/>
            <w:r w:rsidRPr="00621555">
              <w:rPr>
                <w:rFonts w:ascii="Courier New" w:hAnsi="Courier New" w:cs="Courier New"/>
                <w:sz w:val="18"/>
                <w:szCs w:val="18"/>
              </w:rPr>
              <w:t>=</w:t>
            </w:r>
            <w:proofErr w:type="gramStart"/>
            <w:r w:rsidRPr="00621555">
              <w:rPr>
                <w:rFonts w:ascii="Courier New" w:hAnsi="Courier New" w:cs="Courier New"/>
                <w:sz w:val="18"/>
                <w:szCs w:val="18"/>
              </w:rPr>
              <w:t>1,nbod</w:t>
            </w:r>
            <w:proofErr w:type="gramEnd"/>
          </w:p>
          <w:p w14:paraId="3A6F97B6"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        </w:t>
            </w:r>
            <w:proofErr w:type="spellStart"/>
            <w:r w:rsidRPr="00621555">
              <w:rPr>
                <w:rFonts w:ascii="Courier New" w:hAnsi="Courier New" w:cs="Courier New"/>
                <w:sz w:val="18"/>
                <w:szCs w:val="18"/>
              </w:rPr>
              <w:t>sedsum</w:t>
            </w:r>
            <w:proofErr w:type="spellEnd"/>
            <w:r w:rsidRPr="00621555">
              <w:rPr>
                <w:rFonts w:ascii="Courier New" w:hAnsi="Courier New" w:cs="Courier New"/>
                <w:sz w:val="18"/>
                <w:szCs w:val="18"/>
              </w:rPr>
              <w:t xml:space="preserve"> = sedsum+</w:t>
            </w:r>
            <w:proofErr w:type="gramStart"/>
            <w:r w:rsidRPr="00621555">
              <w:rPr>
                <w:rFonts w:ascii="Courier New" w:hAnsi="Courier New" w:cs="Courier New"/>
                <w:sz w:val="18"/>
                <w:szCs w:val="18"/>
              </w:rPr>
              <w:t>MAX(</w:t>
            </w:r>
            <w:proofErr w:type="gramEnd"/>
            <w:r w:rsidRPr="00621555">
              <w:rPr>
                <w:rFonts w:ascii="Courier New" w:hAnsi="Courier New" w:cs="Courier New"/>
                <w:sz w:val="18"/>
                <w:szCs w:val="18"/>
              </w:rPr>
              <w:t>cbods(jd),0.0)*cbod(K,I,Jd)*BI(K,I)/BH2(K,I)*(1.0-BI(K+1,I)/BI(K,I))</w:t>
            </w:r>
          </w:p>
          <w:p w14:paraId="661BEA18"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      end do</w:t>
            </w:r>
          </w:p>
          <w:p w14:paraId="1EA50CC4" w14:textId="7B61007B" w:rsidR="000A6B49" w:rsidRPr="00C83305" w:rsidRDefault="000A6B49" w:rsidP="008C3366">
            <w:pPr>
              <w:pStyle w:val="TableText0"/>
            </w:pPr>
            <w:r w:rsidRPr="00C83305">
              <w:t>N</w:t>
            </w:r>
            <w:r w:rsidR="00BD797B">
              <w:t>ew Code</w:t>
            </w:r>
            <w:r w:rsidR="00F91D1A">
              <w:t>:</w:t>
            </w:r>
          </w:p>
          <w:p w14:paraId="3CE779B2"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do </w:t>
            </w:r>
            <w:proofErr w:type="spellStart"/>
            <w:r w:rsidRPr="008C3366">
              <w:rPr>
                <w:rFonts w:ascii="Courier New" w:hAnsi="Courier New" w:cs="Courier New"/>
                <w:sz w:val="16"/>
                <w:szCs w:val="16"/>
              </w:rPr>
              <w:t>jd</w:t>
            </w:r>
            <w:proofErr w:type="spellEnd"/>
            <w:r w:rsidRPr="008C3366">
              <w:rPr>
                <w:rFonts w:ascii="Courier New" w:hAnsi="Courier New" w:cs="Courier New"/>
                <w:sz w:val="16"/>
                <w:szCs w:val="16"/>
              </w:rPr>
              <w:t>=</w:t>
            </w:r>
            <w:proofErr w:type="gramStart"/>
            <w:r w:rsidRPr="008C3366">
              <w:rPr>
                <w:rFonts w:ascii="Courier New" w:hAnsi="Courier New" w:cs="Courier New"/>
                <w:sz w:val="16"/>
                <w:szCs w:val="16"/>
              </w:rPr>
              <w:t>1,nbod</w:t>
            </w:r>
            <w:proofErr w:type="gramEnd"/>
          </w:p>
          <w:p w14:paraId="173467E0"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w:t>
            </w:r>
            <w:proofErr w:type="spellStart"/>
            <w:r w:rsidRPr="008C3366">
              <w:rPr>
                <w:rFonts w:ascii="Courier New" w:hAnsi="Courier New" w:cs="Courier New"/>
                <w:sz w:val="16"/>
                <w:szCs w:val="16"/>
              </w:rPr>
              <w:t>sedsum</w:t>
            </w:r>
            <w:proofErr w:type="spellEnd"/>
            <w:r w:rsidRPr="008C3366">
              <w:rPr>
                <w:rFonts w:ascii="Courier New" w:hAnsi="Courier New" w:cs="Courier New"/>
                <w:sz w:val="16"/>
                <w:szCs w:val="16"/>
              </w:rPr>
              <w:t xml:space="preserve"> = sedsum+</w:t>
            </w:r>
            <w:proofErr w:type="gramStart"/>
            <w:r w:rsidRPr="008C3366">
              <w:rPr>
                <w:rFonts w:ascii="Courier New" w:hAnsi="Courier New" w:cs="Courier New"/>
                <w:sz w:val="16"/>
                <w:szCs w:val="16"/>
              </w:rPr>
              <w:t>MAX(</w:t>
            </w:r>
            <w:proofErr w:type="gramEnd"/>
            <w:r w:rsidRPr="008C3366">
              <w:rPr>
                <w:rFonts w:ascii="Courier New" w:hAnsi="Courier New" w:cs="Courier New"/>
                <w:sz w:val="16"/>
                <w:szCs w:val="16"/>
              </w:rPr>
              <w:t>cbods(jd),0.0)*cbod(K,I,Jd)*BI(K,I)/BH2(K,I)*(1.0-BI(K+1,I)/BI(K,I))</w:t>
            </w:r>
            <w:r w:rsidRPr="008C3366">
              <w:rPr>
                <w:rFonts w:ascii="Courier New" w:hAnsi="Courier New" w:cs="Courier New"/>
                <w:noProof/>
                <w:sz w:val="16"/>
                <w:szCs w:val="16"/>
              </w:rPr>
              <w:t>*RBOD(JD)*CBODD(K,I,JD)/O2OM(JW)</w:t>
            </w:r>
          </w:p>
          <w:p w14:paraId="5081B76B" w14:textId="77777777" w:rsidR="000A6B49" w:rsidRPr="00C83305" w:rsidRDefault="000A6B49" w:rsidP="007413DA">
            <w:pPr>
              <w:rPr>
                <w:rFonts w:ascii="Courier New" w:hAnsi="Courier New" w:cs="Courier New"/>
                <w:sz w:val="18"/>
                <w:szCs w:val="18"/>
              </w:rPr>
            </w:pPr>
            <w:r w:rsidRPr="008C3366">
              <w:rPr>
                <w:rFonts w:ascii="Courier New" w:hAnsi="Courier New" w:cs="Courier New"/>
                <w:sz w:val="16"/>
                <w:szCs w:val="16"/>
              </w:rPr>
              <w:t xml:space="preserve">      end do</w:t>
            </w:r>
          </w:p>
        </w:tc>
        <w:tc>
          <w:tcPr>
            <w:tcW w:w="1777" w:type="dxa"/>
          </w:tcPr>
          <w:p w14:paraId="1B6662CF" w14:textId="77777777" w:rsidR="000A6B49" w:rsidRPr="00C83305" w:rsidRDefault="000A6B49" w:rsidP="007413DA">
            <w:r w:rsidRPr="00C83305">
              <w:t>1/18/08</w:t>
            </w:r>
          </w:p>
        </w:tc>
      </w:tr>
      <w:tr w:rsidR="000A6B49" w:rsidRPr="00C83305" w14:paraId="18E8A0F3" w14:textId="77777777" w:rsidTr="008C4A3D">
        <w:trPr>
          <w:cantSplit/>
        </w:trPr>
        <w:tc>
          <w:tcPr>
            <w:tcW w:w="606" w:type="dxa"/>
          </w:tcPr>
          <w:p w14:paraId="2FE19F57" w14:textId="77777777" w:rsidR="000A6B49" w:rsidRPr="00C83305" w:rsidRDefault="000A6B49" w:rsidP="007413DA">
            <w:r w:rsidRPr="00C83305">
              <w:lastRenderedPageBreak/>
              <w:t>28</w:t>
            </w:r>
          </w:p>
        </w:tc>
        <w:tc>
          <w:tcPr>
            <w:tcW w:w="1099" w:type="dxa"/>
          </w:tcPr>
          <w:p w14:paraId="7DAA8DF1" w14:textId="77777777" w:rsidR="000A6B49" w:rsidRPr="00C83305" w:rsidRDefault="000A6B49" w:rsidP="007413DA">
            <w:r w:rsidRPr="00C83305">
              <w:t>W2</w:t>
            </w:r>
          </w:p>
        </w:tc>
        <w:tc>
          <w:tcPr>
            <w:tcW w:w="1553" w:type="dxa"/>
          </w:tcPr>
          <w:p w14:paraId="13143F61" w14:textId="77777777" w:rsidR="000A6B49" w:rsidRPr="00C83305" w:rsidRDefault="000A6B49" w:rsidP="007413DA">
            <w:r w:rsidRPr="00C83305">
              <w:t>SRO</w:t>
            </w:r>
          </w:p>
        </w:tc>
        <w:tc>
          <w:tcPr>
            <w:tcW w:w="3960" w:type="dxa"/>
          </w:tcPr>
          <w:p w14:paraId="6E09F964" w14:textId="7FC7D912" w:rsidR="000A6B49" w:rsidRPr="00C83305" w:rsidRDefault="000A6B49" w:rsidP="008C3366">
            <w:pPr>
              <w:pStyle w:val="TableText0"/>
            </w:pPr>
            <w:r w:rsidRPr="00C83305">
              <w:t>There are some cases when segments were added/subtracted that the value of BI was not correctly initialized. This code is a fix to prevent such occurrences:</w:t>
            </w:r>
          </w:p>
          <w:p w14:paraId="0FB16000" w14:textId="30DF82A6" w:rsidR="000A6B49" w:rsidRPr="00C83305" w:rsidRDefault="000A6B49" w:rsidP="008C3366">
            <w:pPr>
              <w:pStyle w:val="TableText0"/>
            </w:pPr>
            <w:r w:rsidRPr="00C83305">
              <w:t>O</w:t>
            </w:r>
            <w:r w:rsidR="000867FF">
              <w:t>ld Code</w:t>
            </w:r>
            <w:r w:rsidRPr="00C83305">
              <w:t>:</w:t>
            </w:r>
          </w:p>
          <w:p w14:paraId="22BC9E6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SRONET   = SROIN-SROOUT</w:t>
            </w:r>
          </w:p>
          <w:p w14:paraId="39162E1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SROSED   = SROOUT*(1.0-BI(K+</w:t>
            </w:r>
            <w:proofErr w:type="gramStart"/>
            <w:r w:rsidRPr="00C83305">
              <w:rPr>
                <w:rFonts w:ascii="Courier New" w:hAnsi="Courier New" w:cs="Courier New"/>
                <w:sz w:val="16"/>
                <w:szCs w:val="16"/>
              </w:rPr>
              <w:t>1,I</w:t>
            </w:r>
            <w:proofErr w:type="gramEnd"/>
            <w:r w:rsidRPr="00C83305">
              <w:rPr>
                <w:rFonts w:ascii="Courier New" w:hAnsi="Courier New" w:cs="Courier New"/>
                <w:sz w:val="16"/>
                <w:szCs w:val="16"/>
              </w:rPr>
              <w:t>)/BI(K,I))*TSEDF(JW)</w:t>
            </w:r>
          </w:p>
          <w:p w14:paraId="7E272A95" w14:textId="09A3DE91"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
          <w:p w14:paraId="3F999F2C" w14:textId="6E9E265B" w:rsidR="000A6B49" w:rsidRPr="008C3366" w:rsidRDefault="000A6B49" w:rsidP="008C3366">
            <w:pPr>
              <w:pStyle w:val="TableText0"/>
            </w:pPr>
            <w:r w:rsidRPr="008C3366">
              <w:t>N</w:t>
            </w:r>
            <w:r w:rsidR="000867FF">
              <w:t>ew Code</w:t>
            </w:r>
            <w:r w:rsidRPr="008C3366">
              <w:t>:</w:t>
            </w:r>
          </w:p>
          <w:p w14:paraId="037C3D5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SRONET   = SROIN-SROOUT</w:t>
            </w:r>
          </w:p>
          <w:p w14:paraId="504B059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1/18/08</w:t>
            </w:r>
          </w:p>
          <w:p w14:paraId="6921F51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SROSED   = SROOUT*(1.0-BI(K+</w:t>
            </w:r>
            <w:proofErr w:type="gramStart"/>
            <w:r w:rsidRPr="00C83305">
              <w:rPr>
                <w:rFonts w:ascii="Courier New" w:hAnsi="Courier New" w:cs="Courier New"/>
                <w:sz w:val="16"/>
                <w:szCs w:val="16"/>
              </w:rPr>
              <w:t>1,I</w:t>
            </w:r>
            <w:proofErr w:type="gramEnd"/>
            <w:r w:rsidRPr="00C83305">
              <w:rPr>
                <w:rFonts w:ascii="Courier New" w:hAnsi="Courier New" w:cs="Courier New"/>
                <w:sz w:val="16"/>
                <w:szCs w:val="16"/>
              </w:rPr>
              <w:t>)/BI(K,I))*TSEDF(JW)</w:t>
            </w:r>
          </w:p>
          <w:p w14:paraId="56C3D2D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317C3C0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 SROOUT*TSEDF(JW)</w:t>
            </w:r>
          </w:p>
          <w:p w14:paraId="06179BAF" w14:textId="77777777" w:rsidR="000A6B49" w:rsidRPr="00C83305" w:rsidRDefault="000A6B49" w:rsidP="007413DA">
            <w:r w:rsidRPr="00C83305">
              <w:rPr>
                <w:rFonts w:ascii="Courier New" w:hAnsi="Courier New" w:cs="Courier New"/>
                <w:sz w:val="16"/>
                <w:szCs w:val="16"/>
              </w:rPr>
              <w:t>endif</w:t>
            </w:r>
          </w:p>
        </w:tc>
        <w:tc>
          <w:tcPr>
            <w:tcW w:w="1777" w:type="dxa"/>
          </w:tcPr>
          <w:p w14:paraId="52BC3275" w14:textId="77777777" w:rsidR="000A6B49" w:rsidRPr="00C83305" w:rsidRDefault="000A6B49" w:rsidP="007413DA">
            <w:r w:rsidRPr="00C83305">
              <w:t>1/18/2008</w:t>
            </w:r>
          </w:p>
        </w:tc>
      </w:tr>
      <w:tr w:rsidR="000A6B49" w:rsidRPr="00C83305" w14:paraId="57BE0291" w14:textId="77777777" w:rsidTr="008C4A3D">
        <w:trPr>
          <w:cantSplit/>
        </w:trPr>
        <w:tc>
          <w:tcPr>
            <w:tcW w:w="606" w:type="dxa"/>
          </w:tcPr>
          <w:p w14:paraId="2F735A14" w14:textId="77777777" w:rsidR="000A6B49" w:rsidRPr="00C83305" w:rsidRDefault="000A6B49" w:rsidP="007413DA">
            <w:r w:rsidRPr="00C83305">
              <w:t>29</w:t>
            </w:r>
          </w:p>
        </w:tc>
        <w:tc>
          <w:tcPr>
            <w:tcW w:w="1099" w:type="dxa"/>
          </w:tcPr>
          <w:p w14:paraId="775375E6" w14:textId="77777777" w:rsidR="000A6B49" w:rsidRPr="00C83305" w:rsidRDefault="000A6B49" w:rsidP="007413DA">
            <w:r w:rsidRPr="00C83305">
              <w:t>W2</w:t>
            </w:r>
          </w:p>
        </w:tc>
        <w:tc>
          <w:tcPr>
            <w:tcW w:w="1553" w:type="dxa"/>
          </w:tcPr>
          <w:p w14:paraId="57DEE114" w14:textId="77777777" w:rsidR="000A6B49" w:rsidRPr="00C83305" w:rsidRDefault="000A6B49" w:rsidP="007413DA">
            <w:r w:rsidRPr="00C83305">
              <w:t>Water Quality</w:t>
            </w:r>
          </w:p>
        </w:tc>
        <w:tc>
          <w:tcPr>
            <w:tcW w:w="3960" w:type="dxa"/>
          </w:tcPr>
          <w:p w14:paraId="1C6DA518" w14:textId="44326E6A" w:rsidR="000A6B49" w:rsidRPr="00C83305" w:rsidDel="001D4692" w:rsidRDefault="000A6B49" w:rsidP="008C3366">
            <w:pPr>
              <w:pStyle w:val="TableText0"/>
              <w:rPr>
                <w:del w:id="182" w:author="Honnalore Steissberg" w:date="2021-09-10T17:32:00Z"/>
              </w:rPr>
            </w:pPr>
            <w:r w:rsidRPr="00C83305">
              <w:t xml:space="preserve">Added several calls to prevent computation of kinetic variables if epiphyton are defined in the control file with NEP=1 or more but is not ACTIVE or turned ON. If the kinetic expressions are non-zero and the initial concentration is given, then this could add source/sink terms to the oxygen balance. </w:t>
            </w:r>
          </w:p>
          <w:p w14:paraId="3563419E" w14:textId="77777777" w:rsidR="000A6B49" w:rsidRPr="00C83305" w:rsidDel="001D4692" w:rsidRDefault="000A6B49" w:rsidP="007413DA">
            <w:pPr>
              <w:rPr>
                <w:del w:id="183" w:author="Honnalore Steissberg" w:date="2021-09-10T17:32:00Z"/>
                <w:rFonts w:cs="Courier New"/>
                <w:szCs w:val="22"/>
              </w:rPr>
            </w:pPr>
          </w:p>
          <w:p w14:paraId="3BD91135" w14:textId="77777777" w:rsidR="000A6B49" w:rsidRPr="00C83305" w:rsidRDefault="000A6B49" w:rsidP="008C3366">
            <w:pPr>
              <w:pStyle w:val="TableText0"/>
            </w:pPr>
            <w:r w:rsidRPr="00C83305">
              <w:t>This is typical of the code changes – since several of this type were made:</w:t>
            </w:r>
          </w:p>
          <w:p w14:paraId="73B8F989" w14:textId="1FF7CCE6" w:rsidR="000A6B49" w:rsidRPr="00C83305" w:rsidRDefault="007D4A89" w:rsidP="008C3366">
            <w:pPr>
              <w:pStyle w:val="TableText0"/>
            </w:pPr>
            <w:r w:rsidRPr="00C83305">
              <w:t>Old code</w:t>
            </w:r>
            <w:r w:rsidR="000A6B49" w:rsidRPr="00C83305">
              <w:t>:</w:t>
            </w:r>
          </w:p>
          <w:p w14:paraId="1A4A054B"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DO JE=</w:t>
            </w:r>
            <w:proofErr w:type="gramStart"/>
            <w:r w:rsidRPr="008C3366">
              <w:rPr>
                <w:rFonts w:ascii="Courier New" w:hAnsi="Courier New" w:cs="Courier New"/>
                <w:sz w:val="18"/>
                <w:szCs w:val="18"/>
              </w:rPr>
              <w:t>1,NEP</w:t>
            </w:r>
            <w:proofErr w:type="gramEnd"/>
          </w:p>
          <w:p w14:paraId="24B9BFED"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PO4EG(</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PO4EG(K,I)+EGR(K,I,JE)*EPC(K,I,JE)*EP(JE)</w:t>
            </w:r>
          </w:p>
          <w:p w14:paraId="0504AAFD"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PO4ER(</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PO4ER(K,I)+ERR(K,I,JE)*EPC(K,I,JE)*EP(JE)</w:t>
            </w:r>
          </w:p>
          <w:p w14:paraId="357A0759" w14:textId="009D893E" w:rsidR="000A6B49" w:rsidRPr="00C83305" w:rsidRDefault="000A6B49" w:rsidP="007413DA">
            <w:pPr>
              <w:rPr>
                <w:rFonts w:cs="Courier New"/>
                <w:szCs w:val="22"/>
              </w:rPr>
            </w:pPr>
            <w:r w:rsidRPr="008C3366">
              <w:rPr>
                <w:rFonts w:ascii="Courier New" w:hAnsi="Courier New" w:cs="Courier New"/>
                <w:sz w:val="18"/>
                <w:szCs w:val="18"/>
              </w:rPr>
              <w:t xml:space="preserve">      END DO</w:t>
            </w:r>
          </w:p>
          <w:p w14:paraId="2578B4E1" w14:textId="6E2316B8" w:rsidR="000A6B49" w:rsidRPr="00C83305" w:rsidRDefault="007D4A89" w:rsidP="008C3366">
            <w:pPr>
              <w:pStyle w:val="TableText0"/>
            </w:pPr>
            <w:r w:rsidRPr="00C83305">
              <w:t>New code</w:t>
            </w:r>
            <w:r w:rsidR="000A6B49" w:rsidRPr="00C83305">
              <w:t>:</w:t>
            </w:r>
          </w:p>
          <w:p w14:paraId="22BFE386"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IF (EPIPHYTON_CALC(</w:t>
            </w:r>
            <w:proofErr w:type="gramStart"/>
            <w:r w:rsidRPr="008C3366">
              <w:rPr>
                <w:rFonts w:ascii="Courier New" w:hAnsi="Courier New" w:cs="Courier New"/>
                <w:sz w:val="16"/>
                <w:szCs w:val="16"/>
              </w:rPr>
              <w:t>JW,JE</w:t>
            </w:r>
            <w:proofErr w:type="gramEnd"/>
            <w:r w:rsidRPr="008C3366">
              <w:rPr>
                <w:rFonts w:ascii="Courier New" w:hAnsi="Courier New" w:cs="Courier New"/>
                <w:sz w:val="16"/>
                <w:szCs w:val="16"/>
              </w:rPr>
              <w:t>))then     ! SW 1/18/2008</w:t>
            </w:r>
          </w:p>
          <w:p w14:paraId="36883F9B"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PO4EG(</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PO4EG(K,I)+EGR(K,I,JE)*EPC(K,I,JE)*EP(JE)</w:t>
            </w:r>
          </w:p>
          <w:p w14:paraId="23FCF26E"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PO4ER(</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PO4ER(K,I)+ERR(K,I,JE)*EPC(K,I,JE)*EP(JE)</w:t>
            </w:r>
          </w:p>
          <w:p w14:paraId="39ED26A0" w14:textId="77777777" w:rsidR="000A6B49" w:rsidRPr="00C83305" w:rsidRDefault="000A6B49" w:rsidP="007413DA">
            <w:pPr>
              <w:rPr>
                <w:rFonts w:cs="Courier New"/>
                <w:szCs w:val="22"/>
              </w:rPr>
            </w:pPr>
            <w:r w:rsidRPr="008C3366">
              <w:rPr>
                <w:rFonts w:ascii="Courier New" w:hAnsi="Courier New" w:cs="Courier New"/>
                <w:sz w:val="16"/>
                <w:szCs w:val="16"/>
              </w:rPr>
              <w:t xml:space="preserve">      endif</w:t>
            </w:r>
          </w:p>
        </w:tc>
        <w:tc>
          <w:tcPr>
            <w:tcW w:w="1777" w:type="dxa"/>
          </w:tcPr>
          <w:p w14:paraId="59EF9899" w14:textId="77777777" w:rsidR="000A6B49" w:rsidRPr="00C83305" w:rsidRDefault="000A6B49" w:rsidP="007413DA">
            <w:r w:rsidRPr="00C83305">
              <w:t>1/18/2008</w:t>
            </w:r>
          </w:p>
        </w:tc>
      </w:tr>
      <w:tr w:rsidR="000A6B49" w:rsidRPr="00C83305" w14:paraId="61B772EC" w14:textId="77777777" w:rsidTr="008C4A3D">
        <w:trPr>
          <w:cantSplit/>
        </w:trPr>
        <w:tc>
          <w:tcPr>
            <w:tcW w:w="606" w:type="dxa"/>
          </w:tcPr>
          <w:p w14:paraId="2F755E7A" w14:textId="77777777" w:rsidR="000A6B49" w:rsidRPr="00C83305" w:rsidRDefault="000A6B49" w:rsidP="007413DA">
            <w:r w:rsidRPr="00C83305">
              <w:lastRenderedPageBreak/>
              <w:t>30</w:t>
            </w:r>
          </w:p>
        </w:tc>
        <w:tc>
          <w:tcPr>
            <w:tcW w:w="1099" w:type="dxa"/>
          </w:tcPr>
          <w:p w14:paraId="44B63414" w14:textId="77777777" w:rsidR="000A6B49" w:rsidRPr="00C83305" w:rsidRDefault="000A6B49" w:rsidP="007413DA">
            <w:r w:rsidRPr="00C83305">
              <w:t>W2</w:t>
            </w:r>
          </w:p>
        </w:tc>
        <w:tc>
          <w:tcPr>
            <w:tcW w:w="1553" w:type="dxa"/>
          </w:tcPr>
          <w:p w14:paraId="3B9E44CD" w14:textId="77777777" w:rsidR="008C4A3D" w:rsidRDefault="000A6B49" w:rsidP="007413DA">
            <w:r w:rsidRPr="00C83305">
              <w:t xml:space="preserve">Bottom </w:t>
            </w:r>
          </w:p>
          <w:p w14:paraId="1CF8C13A" w14:textId="517CCBAB" w:rsidR="000A6B49" w:rsidRPr="00C83305" w:rsidRDefault="000A6B49" w:rsidP="007413DA">
            <w:r w:rsidRPr="00C83305">
              <w:t>processes</w:t>
            </w:r>
          </w:p>
        </w:tc>
        <w:tc>
          <w:tcPr>
            <w:tcW w:w="3960" w:type="dxa"/>
          </w:tcPr>
          <w:p w14:paraId="0803B610" w14:textId="649279C5" w:rsidR="000A6B49" w:rsidRPr="00C83305" w:rsidRDefault="000A6B49" w:rsidP="008C4A3D">
            <w:pPr>
              <w:pStyle w:val="TableText0"/>
            </w:pPr>
            <w:r w:rsidRPr="00C83305">
              <w:t>Continuation of bug fix #24 in such places as</w:t>
            </w:r>
            <w:r w:rsidR="00B93E68">
              <w:t xml:space="preserve"> these:</w:t>
            </w:r>
          </w:p>
          <w:p w14:paraId="116C4048" w14:textId="5CC63A3C" w:rsidR="000A6B49" w:rsidRPr="00C83305" w:rsidRDefault="00F5189E" w:rsidP="008C4A3D">
            <w:pPr>
              <w:pStyle w:val="TableText0"/>
            </w:pPr>
            <w:r>
              <w:t>New Code:</w:t>
            </w:r>
          </w:p>
          <w:p w14:paraId="00EAD40A" w14:textId="77777777" w:rsidR="000A6B49" w:rsidRPr="00AF3CED"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r w:rsidRPr="00AF3CED">
              <w:rPr>
                <w:rFonts w:ascii="Courier New" w:hAnsi="Courier New" w:cs="Courier New"/>
                <w:sz w:val="16"/>
                <w:szCs w:val="16"/>
              </w:rPr>
              <w:t>(</w:t>
            </w:r>
            <w:proofErr w:type="gramEnd"/>
            <w:r w:rsidRPr="00AF3CED">
              <w:rPr>
                <w:rFonts w:ascii="Courier New" w:hAnsi="Courier New" w:cs="Courier New"/>
                <w:sz w:val="16"/>
                <w:szCs w:val="16"/>
              </w:rPr>
              <w:t>K == KB(I))THEN</w:t>
            </w:r>
          </w:p>
          <w:p w14:paraId="4BD53AD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    ! SW 1/18/08</w:t>
            </w:r>
          </w:p>
          <w:p w14:paraId="4E3FB861"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7D9137D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)/BH2(K,I)*(1.0-BI(K+1,I)/BI(K,I))</w:t>
            </w:r>
          </w:p>
          <w:p w14:paraId="1791EA5B" w14:textId="141BA433"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53D86A24"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SEDAS(</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SEDAS(K,I)+MAX(AS(JA),0.0)*ALG(K,I,JA)*</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 SW 1/18/08</w:t>
            </w:r>
          </w:p>
          <w:p w14:paraId="306CD30D" w14:textId="77777777" w:rsidR="000A6B49" w:rsidRPr="00AF3CED" w:rsidRDefault="000A6B49" w:rsidP="007413DA">
            <w:pPr>
              <w:rPr>
                <w:rFonts w:ascii="Courier New" w:hAnsi="Courier New" w:cs="Courier New"/>
                <w:sz w:val="16"/>
                <w:szCs w:val="16"/>
              </w:rPr>
            </w:pPr>
          </w:p>
          <w:p w14:paraId="59E969B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SEDOMS(</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xml:space="preserve">) = </w:t>
            </w:r>
            <w:proofErr w:type="spellStart"/>
            <w:r w:rsidRPr="00AF3CED">
              <w:rPr>
                <w:rFonts w:ascii="Courier New" w:hAnsi="Courier New" w:cs="Courier New"/>
                <w:sz w:val="16"/>
                <w:szCs w:val="16"/>
              </w:rPr>
              <w:t>pomS</w:t>
            </w:r>
            <w:proofErr w:type="spellEnd"/>
            <w:r w:rsidRPr="00AF3CED">
              <w:rPr>
                <w:rFonts w:ascii="Courier New" w:hAnsi="Courier New" w:cs="Courier New"/>
                <w:sz w:val="16"/>
                <w:szCs w:val="16"/>
              </w:rPr>
              <w:t>(JW)*(LPOM(K,I)+RPOM(K,I))*</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sw</w:t>
            </w:r>
            <w:proofErr w:type="spellEnd"/>
            <w:r w:rsidRPr="00AF3CED">
              <w:rPr>
                <w:rFonts w:ascii="Courier New" w:hAnsi="Courier New" w:cs="Courier New"/>
                <w:sz w:val="16"/>
                <w:szCs w:val="16"/>
              </w:rPr>
              <w:t xml:space="preserve"> 1/18/08 </w:t>
            </w:r>
            <w:proofErr w:type="spellStart"/>
            <w:r w:rsidRPr="00AF3CED">
              <w:rPr>
                <w:rFonts w:ascii="Courier New" w:hAnsi="Courier New" w:cs="Courier New"/>
                <w:sz w:val="16"/>
                <w:szCs w:val="16"/>
              </w:rPr>
              <w:t>cb</w:t>
            </w:r>
            <w:proofErr w:type="spellEnd"/>
            <w:r w:rsidRPr="00AF3CED">
              <w:rPr>
                <w:rFonts w:ascii="Courier New" w:hAnsi="Courier New" w:cs="Courier New"/>
                <w:sz w:val="16"/>
                <w:szCs w:val="16"/>
              </w:rPr>
              <w:t xml:space="preserve"> 10/22/06</w:t>
            </w:r>
          </w:p>
          <w:p w14:paraId="6A8A9DE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IF(K==KB(I</w:t>
            </w:r>
            <w:proofErr w:type="gramStart"/>
            <w:r w:rsidRPr="00AF3CED">
              <w:rPr>
                <w:rFonts w:ascii="Courier New" w:hAnsi="Courier New" w:cs="Courier New"/>
                <w:sz w:val="16"/>
                <w:szCs w:val="16"/>
              </w:rPr>
              <w:t>))THEN</w:t>
            </w:r>
            <w:proofErr w:type="gramEnd"/>
            <w:r w:rsidRPr="00AF3CED">
              <w:rPr>
                <w:rFonts w:ascii="Courier New" w:hAnsi="Courier New" w:cs="Courier New"/>
                <w:sz w:val="16"/>
                <w:szCs w:val="16"/>
              </w:rPr>
              <w:t xml:space="preserve">    ! SW 1/18/08</w:t>
            </w:r>
          </w:p>
          <w:p w14:paraId="62D9694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SEDSO       = 0.0</w:t>
            </w:r>
          </w:p>
          <w:p w14:paraId="49A7F2D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4B1C61E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SEDSO       = </w:t>
            </w:r>
            <w:proofErr w:type="spellStart"/>
            <w:proofErr w:type="gramStart"/>
            <w:r w:rsidRPr="00AF3CED">
              <w:rPr>
                <w:rFonts w:ascii="Courier New" w:hAnsi="Courier New" w:cs="Courier New"/>
                <w:sz w:val="16"/>
                <w:szCs w:val="16"/>
              </w:rPr>
              <w:t>sedS</w:t>
            </w:r>
            <w:proofErr w:type="spellEnd"/>
            <w:r w:rsidRPr="00AF3CED">
              <w:rPr>
                <w:rFonts w:ascii="Courier New" w:hAnsi="Courier New" w:cs="Courier New"/>
                <w:sz w:val="16"/>
                <w:szCs w:val="16"/>
              </w:rPr>
              <w:t>(</w:t>
            </w:r>
            <w:proofErr w:type="gramEnd"/>
            <w:r w:rsidRPr="00AF3CED">
              <w:rPr>
                <w:rFonts w:ascii="Courier New" w:hAnsi="Courier New" w:cs="Courier New"/>
                <w:sz w:val="16"/>
                <w:szCs w:val="16"/>
              </w:rPr>
              <w:t>JW)*SED(K,I)*BI(K+1,I)/BH2(K,I)*(1.0-BI(K+1,I)/BI(K,I))</w:t>
            </w:r>
          </w:p>
          <w:p w14:paraId="1AE57493"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6FB5FD12" w14:textId="77777777" w:rsidR="000A6B49" w:rsidRPr="00AF3CED" w:rsidRDefault="000A6B49" w:rsidP="007413DA">
            <w:pPr>
              <w:rPr>
                <w:rFonts w:ascii="Courier New" w:hAnsi="Courier New" w:cs="Courier New"/>
                <w:sz w:val="16"/>
                <w:szCs w:val="16"/>
              </w:rPr>
            </w:pPr>
          </w:p>
          <w:p w14:paraId="33BA9B4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DO K=</w:t>
            </w:r>
            <w:proofErr w:type="gramStart"/>
            <w:r w:rsidRPr="00AF3CED">
              <w:rPr>
                <w:rFonts w:ascii="Courier New" w:hAnsi="Courier New" w:cs="Courier New"/>
                <w:sz w:val="16"/>
                <w:szCs w:val="16"/>
              </w:rPr>
              <w:t>KT,KB</w:t>
            </w:r>
            <w:proofErr w:type="gramEnd"/>
            <w:r w:rsidRPr="00AF3CED">
              <w:rPr>
                <w:rFonts w:ascii="Courier New" w:hAnsi="Courier New" w:cs="Courier New"/>
                <w:sz w:val="16"/>
                <w:szCs w:val="16"/>
              </w:rPr>
              <w:t>(I)</w:t>
            </w:r>
          </w:p>
          <w:p w14:paraId="18E45A8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gramStart"/>
            <w:r w:rsidRPr="00AF3CED">
              <w:rPr>
                <w:rFonts w:ascii="Courier New" w:hAnsi="Courier New" w:cs="Courier New"/>
                <w:sz w:val="16"/>
                <w:szCs w:val="16"/>
              </w:rPr>
              <w:t>IF(</w:t>
            </w:r>
            <w:proofErr w:type="gramEnd"/>
            <w:r w:rsidRPr="00AF3CED">
              <w:rPr>
                <w:rFonts w:ascii="Courier New" w:hAnsi="Courier New" w:cs="Courier New"/>
                <w:sz w:val="16"/>
                <w:szCs w:val="16"/>
              </w:rPr>
              <w:t>K == KB(I))THEN</w:t>
            </w:r>
          </w:p>
          <w:p w14:paraId="0B727F95"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    ! SW 1/18/08</w:t>
            </w:r>
          </w:p>
          <w:p w14:paraId="42953EF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729E2AC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)/BH2(K,I)*(1.0-BI(K+1,I)/BI(K,I))</w:t>
            </w:r>
          </w:p>
          <w:p w14:paraId="38DCF1D6"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0F365FD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DO JA=</w:t>
            </w:r>
            <w:proofErr w:type="gramStart"/>
            <w:r w:rsidRPr="00AF3CED">
              <w:rPr>
                <w:rFonts w:ascii="Courier New" w:hAnsi="Courier New" w:cs="Courier New"/>
                <w:sz w:val="16"/>
                <w:szCs w:val="16"/>
              </w:rPr>
              <w:t>1,NAL</w:t>
            </w:r>
            <w:proofErr w:type="gramEnd"/>
          </w:p>
          <w:p w14:paraId="3408287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SEDASp</w:t>
            </w:r>
            <w:proofErr w:type="spellEnd"/>
            <w:r w:rsidRPr="00AF3CED">
              <w:rPr>
                <w:rFonts w:ascii="Courier New" w:hAnsi="Courier New" w:cs="Courier New"/>
                <w:sz w:val="16"/>
                <w:szCs w:val="16"/>
              </w:rPr>
              <w:t>(</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xml:space="preserve">) = </w:t>
            </w:r>
            <w:proofErr w:type="spellStart"/>
            <w:r w:rsidRPr="00AF3CED">
              <w:rPr>
                <w:rFonts w:ascii="Courier New" w:hAnsi="Courier New" w:cs="Courier New"/>
                <w:sz w:val="16"/>
                <w:szCs w:val="16"/>
              </w:rPr>
              <w:t>SEDASp</w:t>
            </w:r>
            <w:proofErr w:type="spellEnd"/>
            <w:r w:rsidRPr="00AF3CED">
              <w:rPr>
                <w:rFonts w:ascii="Courier New" w:hAnsi="Courier New" w:cs="Courier New"/>
                <w:sz w:val="16"/>
                <w:szCs w:val="16"/>
              </w:rPr>
              <w:t>(K,I)+MAX(AS(JA),0.0)*ap(ja)*ALG(K,I,JA)*</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 SW 1/18/08</w:t>
            </w:r>
          </w:p>
          <w:p w14:paraId="3805BAF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 DO</w:t>
            </w:r>
          </w:p>
          <w:p w14:paraId="4EE19B99"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DO JE=</w:t>
            </w:r>
            <w:proofErr w:type="gramStart"/>
            <w:r w:rsidRPr="00AF3CED">
              <w:rPr>
                <w:rFonts w:ascii="Courier New" w:hAnsi="Courier New" w:cs="Courier New"/>
                <w:sz w:val="16"/>
                <w:szCs w:val="16"/>
              </w:rPr>
              <w:t>1,NEP</w:t>
            </w:r>
            <w:proofErr w:type="gramEnd"/>
          </w:p>
          <w:p w14:paraId="401B1393"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IF (EPIPHYTON_CALC(</w:t>
            </w:r>
            <w:proofErr w:type="gramStart"/>
            <w:r w:rsidRPr="00AF3CED">
              <w:rPr>
                <w:rFonts w:ascii="Courier New" w:hAnsi="Courier New" w:cs="Courier New"/>
                <w:sz w:val="16"/>
                <w:szCs w:val="16"/>
              </w:rPr>
              <w:t>JW,JE</w:t>
            </w:r>
            <w:proofErr w:type="gramEnd"/>
            <w:r w:rsidRPr="00AF3CED">
              <w:rPr>
                <w:rFonts w:ascii="Courier New" w:hAnsi="Courier New" w:cs="Courier New"/>
                <w:sz w:val="16"/>
                <w:szCs w:val="16"/>
              </w:rPr>
              <w:t>))</w:t>
            </w:r>
            <w:proofErr w:type="spellStart"/>
            <w:r w:rsidRPr="00AF3CED">
              <w:rPr>
                <w:rFonts w:ascii="Courier New" w:hAnsi="Courier New" w:cs="Courier New"/>
                <w:sz w:val="16"/>
                <w:szCs w:val="16"/>
              </w:rPr>
              <w:t>LPOMEPp</w:t>
            </w:r>
            <w:proofErr w:type="spellEnd"/>
            <w:r w:rsidRPr="00AF3CED">
              <w:rPr>
                <w:rFonts w:ascii="Courier New" w:hAnsi="Courier New" w:cs="Courier New"/>
                <w:sz w:val="16"/>
                <w:szCs w:val="16"/>
              </w:rPr>
              <w:t xml:space="preserve">(K,I) = </w:t>
            </w:r>
            <w:proofErr w:type="spellStart"/>
            <w:r w:rsidRPr="00AF3CED">
              <w:rPr>
                <w:rFonts w:ascii="Courier New" w:hAnsi="Courier New" w:cs="Courier New"/>
                <w:sz w:val="16"/>
                <w:szCs w:val="16"/>
              </w:rPr>
              <w:t>LPOMEPp</w:t>
            </w:r>
            <w:proofErr w:type="spellEnd"/>
            <w:r w:rsidRPr="00AF3CED">
              <w:rPr>
                <w:rFonts w:ascii="Courier New" w:hAnsi="Courier New" w:cs="Courier New"/>
                <w:sz w:val="16"/>
                <w:szCs w:val="16"/>
              </w:rPr>
              <w:t>(K,I)+EPOM(JE)*ep(je)*(EMR(K,I,JE)*EPC(K,I,JE))</w:t>
            </w:r>
          </w:p>
          <w:p w14:paraId="69CAC3D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 DO</w:t>
            </w:r>
          </w:p>
          <w:p w14:paraId="4DE92401" w14:textId="604101C2" w:rsidR="000A6B49" w:rsidRPr="00C83305" w:rsidRDefault="000A6B49" w:rsidP="006E1A84">
            <w:r w:rsidRPr="00AF3CED">
              <w:rPr>
                <w:rFonts w:ascii="Courier New" w:hAnsi="Courier New" w:cs="Courier New"/>
                <w:sz w:val="16"/>
                <w:szCs w:val="16"/>
              </w:rPr>
              <w:t xml:space="preserve">      do </w:t>
            </w:r>
            <w:proofErr w:type="spellStart"/>
            <w:r w:rsidRPr="00AF3CED">
              <w:rPr>
                <w:rFonts w:ascii="Courier New" w:hAnsi="Courier New" w:cs="Courier New"/>
                <w:sz w:val="16"/>
                <w:szCs w:val="16"/>
              </w:rPr>
              <w:t>jd</w:t>
            </w:r>
            <w:proofErr w:type="spellEnd"/>
            <w:r w:rsidRPr="00AF3CED">
              <w:rPr>
                <w:rFonts w:ascii="Courier New" w:hAnsi="Courier New" w:cs="Courier New"/>
                <w:sz w:val="16"/>
                <w:szCs w:val="16"/>
              </w:rPr>
              <w:t>=</w:t>
            </w:r>
            <w:proofErr w:type="gramStart"/>
            <w:r w:rsidRPr="00AF3CED">
              <w:rPr>
                <w:rFonts w:ascii="Courier New" w:hAnsi="Courier New" w:cs="Courier New"/>
                <w:sz w:val="16"/>
                <w:szCs w:val="16"/>
              </w:rPr>
              <w:t>1,nbod</w:t>
            </w:r>
            <w:proofErr w:type="gramEnd"/>
          </w:p>
          <w:p w14:paraId="041718DA" w14:textId="77777777" w:rsidR="000A6B49" w:rsidRPr="00C83305" w:rsidRDefault="000A6B49" w:rsidP="008C4A3D">
            <w:pPr>
              <w:pStyle w:val="TableText0"/>
              <w:rPr>
                <w:szCs w:val="22"/>
              </w:rPr>
            </w:pPr>
            <w:r w:rsidRPr="00C83305">
              <w:rPr>
                <w:szCs w:val="22"/>
              </w:rPr>
              <w:t>This code is repeated similarly in many of the sediment routines.</w:t>
            </w:r>
          </w:p>
        </w:tc>
        <w:tc>
          <w:tcPr>
            <w:tcW w:w="1777" w:type="dxa"/>
          </w:tcPr>
          <w:p w14:paraId="0521188C" w14:textId="77777777" w:rsidR="000A6B49" w:rsidRPr="00C83305" w:rsidRDefault="000A6B49" w:rsidP="007413DA">
            <w:r w:rsidRPr="00C83305">
              <w:t>1/18/2008</w:t>
            </w:r>
          </w:p>
        </w:tc>
      </w:tr>
      <w:tr w:rsidR="000A6B49" w:rsidRPr="00C83305" w14:paraId="70002479" w14:textId="77777777" w:rsidTr="008C4A3D">
        <w:trPr>
          <w:cantSplit/>
          <w:trHeight w:val="3428"/>
        </w:trPr>
        <w:tc>
          <w:tcPr>
            <w:tcW w:w="606" w:type="dxa"/>
          </w:tcPr>
          <w:p w14:paraId="55C0AD30" w14:textId="77777777" w:rsidR="000A6B49" w:rsidRPr="00C83305" w:rsidRDefault="000A6B49" w:rsidP="007413DA">
            <w:r w:rsidRPr="00C83305">
              <w:lastRenderedPageBreak/>
              <w:t>31</w:t>
            </w:r>
          </w:p>
        </w:tc>
        <w:tc>
          <w:tcPr>
            <w:tcW w:w="1099" w:type="dxa"/>
          </w:tcPr>
          <w:p w14:paraId="5BC0E207" w14:textId="77777777" w:rsidR="000A6B49" w:rsidRPr="00C83305" w:rsidRDefault="000A6B49" w:rsidP="007413DA">
            <w:r w:rsidRPr="00C83305">
              <w:t>W2</w:t>
            </w:r>
          </w:p>
        </w:tc>
        <w:tc>
          <w:tcPr>
            <w:tcW w:w="1553" w:type="dxa"/>
          </w:tcPr>
          <w:p w14:paraId="11AC0D59" w14:textId="7E68EF29" w:rsidR="000A6B49" w:rsidRPr="00C83305" w:rsidRDefault="000A6B49" w:rsidP="007413DA">
            <w:r w:rsidRPr="00C83305">
              <w:t>Add segment initialization</w:t>
            </w:r>
          </w:p>
        </w:tc>
        <w:tc>
          <w:tcPr>
            <w:tcW w:w="3960" w:type="dxa"/>
          </w:tcPr>
          <w:p w14:paraId="70503BA0" w14:textId="50BB6ACF" w:rsidR="00F5189E" w:rsidRPr="00C83305" w:rsidRDefault="000A6B49" w:rsidP="008C4A3D">
            <w:pPr>
              <w:pStyle w:val="TableText0"/>
            </w:pPr>
            <w:r w:rsidRPr="00C83305">
              <w:t>The DEPTHM and DEPTHB were not initialized correctly when a segment was added – this does not affect internal computations, just output for SPR and SNP files.</w:t>
            </w:r>
          </w:p>
          <w:p w14:paraId="6ADCC2E7" w14:textId="18B9728E" w:rsidR="000A6B49" w:rsidRPr="00C83305" w:rsidRDefault="00F5189E" w:rsidP="008C4A3D">
            <w:pPr>
              <w:pStyle w:val="TableText0"/>
            </w:pPr>
            <w:r>
              <w:t>Old Code</w:t>
            </w:r>
            <w:r w:rsidR="000A6B49" w:rsidRPr="00C83305">
              <w:t>:</w:t>
            </w:r>
          </w:p>
          <w:p w14:paraId="322E0098"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BKT(I)      = BH1(</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)/H1(KT,I)</w:t>
            </w:r>
          </w:p>
          <w:p w14:paraId="29D9979E"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DEPTHB(</w:t>
            </w:r>
            <w:proofErr w:type="gramStart"/>
            <w:r w:rsidRPr="008C4A3D">
              <w:rPr>
                <w:rFonts w:ascii="Courier New" w:hAnsi="Courier New" w:cs="Courier New"/>
                <w:sz w:val="16"/>
                <w:szCs w:val="16"/>
              </w:rPr>
              <w:t>K,I</w:t>
            </w:r>
            <w:proofErr w:type="gramEnd"/>
            <w:r w:rsidRPr="008C4A3D">
              <w:rPr>
                <w:rFonts w:ascii="Courier New" w:hAnsi="Courier New" w:cs="Courier New"/>
                <w:sz w:val="16"/>
                <w:szCs w:val="16"/>
              </w:rPr>
              <w:t xml:space="preserve">) = H1(KT,I)                 ! </w:t>
            </w:r>
          </w:p>
          <w:p w14:paraId="1B9A5E6B"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DEPTHM(</w:t>
            </w:r>
            <w:proofErr w:type="gramStart"/>
            <w:r w:rsidRPr="008C4A3D">
              <w:rPr>
                <w:rFonts w:ascii="Courier New" w:hAnsi="Courier New" w:cs="Courier New"/>
                <w:sz w:val="16"/>
                <w:szCs w:val="16"/>
              </w:rPr>
              <w:t>K,I</w:t>
            </w:r>
            <w:proofErr w:type="gramEnd"/>
            <w:r w:rsidRPr="008C4A3D">
              <w:rPr>
                <w:rFonts w:ascii="Courier New" w:hAnsi="Courier New" w:cs="Courier New"/>
                <w:sz w:val="16"/>
                <w:szCs w:val="16"/>
              </w:rPr>
              <w:t xml:space="preserve">) = H1(KT,I)*0.5             </w:t>
            </w:r>
          </w:p>
          <w:p w14:paraId="0C24F66E" w14:textId="51FBDFD8" w:rsidR="000A6B49" w:rsidRPr="008C4A3D" w:rsidRDefault="00F5189E" w:rsidP="008C4A3D">
            <w:pPr>
              <w:pStyle w:val="TableText0"/>
              <w:rPr>
                <w:sz w:val="16"/>
                <w:szCs w:val="16"/>
              </w:rPr>
            </w:pPr>
            <w:r>
              <w:t>New Code</w:t>
            </w:r>
            <w:r w:rsidR="000A6B49" w:rsidRPr="00C83305">
              <w:t>:</w:t>
            </w:r>
          </w:p>
          <w:p w14:paraId="010E9F59"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BKT(I)      = BH1(</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)/H1(KT,I)</w:t>
            </w:r>
          </w:p>
          <w:p w14:paraId="2903D474"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DEPTHB(</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 = H1(KT,I)                 ! SW 1/27/08</w:t>
            </w:r>
          </w:p>
          <w:p w14:paraId="12FA25AF" w14:textId="77777777" w:rsidR="000A6B49" w:rsidRPr="00C83305" w:rsidRDefault="000A6B49" w:rsidP="007413DA">
            <w:pPr>
              <w:rPr>
                <w:rFonts w:cs="Courier New"/>
                <w:szCs w:val="22"/>
              </w:rPr>
            </w:pPr>
            <w:r w:rsidRPr="008C4A3D">
              <w:rPr>
                <w:rFonts w:ascii="Courier New" w:hAnsi="Courier New" w:cs="Courier New"/>
                <w:sz w:val="16"/>
                <w:szCs w:val="16"/>
              </w:rPr>
              <w:t xml:space="preserve">              DEPTHM(</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 = H1(KT,I)*0.5             ! SW 1/27/08</w:t>
            </w:r>
          </w:p>
        </w:tc>
        <w:tc>
          <w:tcPr>
            <w:tcW w:w="1777" w:type="dxa"/>
          </w:tcPr>
          <w:p w14:paraId="21846AC1" w14:textId="77777777" w:rsidR="000A6B49" w:rsidRPr="00C83305" w:rsidRDefault="000A6B49" w:rsidP="007413DA">
            <w:r w:rsidRPr="00C83305">
              <w:t>1/27/08</w:t>
            </w:r>
          </w:p>
        </w:tc>
      </w:tr>
    </w:tbl>
    <w:p w14:paraId="50841A8C" w14:textId="77777777" w:rsidR="000A6B49" w:rsidRPr="00C83305" w:rsidRDefault="000A6B49" w:rsidP="000A6B49">
      <w:pPr>
        <w:rPr>
          <w:rFonts w:ascii="Times New Roman" w:hAnsi="Times New Roman"/>
          <w:sz w:val="24"/>
        </w:rPr>
      </w:pPr>
    </w:p>
    <w:p w14:paraId="76FB5455" w14:textId="77777777" w:rsidR="000A6B49" w:rsidRPr="00C83305" w:rsidRDefault="000A6B49" w:rsidP="000A6B49">
      <w:pPr>
        <w:rPr>
          <w:rFonts w:ascii="Times New Roman" w:hAnsi="Times New Roman"/>
          <w:sz w:val="24"/>
        </w:rPr>
      </w:pPr>
    </w:p>
    <w:p w14:paraId="22DF3B2A" w14:textId="77777777" w:rsidR="000A6B49" w:rsidRPr="00C83305" w:rsidRDefault="000A6B49" w:rsidP="000A6B49">
      <w:pPr>
        <w:rPr>
          <w:rFonts w:ascii="Times New Roman" w:hAnsi="Times New Roman"/>
          <w:sz w:val="24"/>
        </w:rPr>
      </w:pPr>
    </w:p>
    <w:p w14:paraId="68ED7E84" w14:textId="2AC31A2E" w:rsidR="000A6B49" w:rsidRDefault="000A6B49" w:rsidP="000A6B49">
      <w:pPr>
        <w:pStyle w:val="Heading2"/>
      </w:pPr>
      <w:bookmarkStart w:id="184" w:name="_Toc12431470"/>
      <w:bookmarkStart w:id="185" w:name="_Toc48576307"/>
      <w:r w:rsidRPr="00995C2A">
        <w:t>W2 V3.2 Bug Fixes, Enhancements, and User Manual Changes</w:t>
      </w:r>
      <w:bookmarkEnd w:id="184"/>
      <w:bookmarkEnd w:id="185"/>
    </w:p>
    <w:p w14:paraId="7A1B79FF" w14:textId="36CBCBB1" w:rsidR="00BB27BB" w:rsidRDefault="00BB27BB" w:rsidP="00156989">
      <w:pPr>
        <w:pStyle w:val="Caption"/>
      </w:pPr>
      <w:bookmarkStart w:id="186" w:name="_Toc48576335"/>
      <w:r>
        <w:t xml:space="preserve">Table </w:t>
      </w:r>
      <w:fldSimple w:instr=" SEQ Table \* ARABIC ">
        <w:r w:rsidR="006E3DC1">
          <w:rPr>
            <w:noProof/>
          </w:rPr>
          <w:t>7</w:t>
        </w:r>
      </w:fldSimple>
      <w:r>
        <w:t>. Bug fixes and enhancements for Version 3.2.</w:t>
      </w:r>
      <w:bookmarkEnd w:id="186"/>
    </w:p>
    <w:tbl>
      <w:tblPr>
        <w:tblpPr w:leftFromText="180" w:rightFromText="180" w:vertAnchor="text" w:tblpY="1"/>
        <w:tblOverlap w:val="neve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79"/>
        <w:gridCol w:w="3893"/>
        <w:gridCol w:w="1687"/>
      </w:tblGrid>
      <w:tr w:rsidR="000A6B49" w:rsidRPr="00C672D8" w14:paraId="689F581F" w14:textId="77777777" w:rsidTr="008C4A3D">
        <w:trPr>
          <w:cantSplit/>
          <w:tblHeader/>
        </w:trPr>
        <w:tc>
          <w:tcPr>
            <w:tcW w:w="606" w:type="dxa"/>
          </w:tcPr>
          <w:p w14:paraId="0B2428FF" w14:textId="77777777" w:rsidR="000A6B49" w:rsidRPr="00C672D8" w:rsidRDefault="000A6B49">
            <w:pPr>
              <w:rPr>
                <w:b/>
              </w:rPr>
            </w:pPr>
            <w:r w:rsidRPr="00C672D8">
              <w:rPr>
                <w:b/>
              </w:rPr>
              <w:t>#</w:t>
            </w:r>
          </w:p>
        </w:tc>
        <w:tc>
          <w:tcPr>
            <w:tcW w:w="1240" w:type="dxa"/>
          </w:tcPr>
          <w:p w14:paraId="05456DC5" w14:textId="77777777" w:rsidR="000A6B49" w:rsidRPr="00C672D8" w:rsidRDefault="000A6B49">
            <w:pPr>
              <w:rPr>
                <w:b/>
              </w:rPr>
            </w:pPr>
            <w:r w:rsidRPr="00C672D8">
              <w:rPr>
                <w:b/>
              </w:rPr>
              <w:t>Code: W2 or PREW2 or GUI</w:t>
            </w:r>
          </w:p>
        </w:tc>
        <w:tc>
          <w:tcPr>
            <w:tcW w:w="1479" w:type="dxa"/>
          </w:tcPr>
          <w:p w14:paraId="31BC4A18" w14:textId="77777777" w:rsidR="008C4A3D" w:rsidRDefault="000A6B49">
            <w:pPr>
              <w:rPr>
                <w:b/>
              </w:rPr>
            </w:pPr>
            <w:r w:rsidRPr="00C672D8">
              <w:rPr>
                <w:b/>
              </w:rPr>
              <w:t xml:space="preserve">Fix or </w:t>
            </w:r>
          </w:p>
          <w:p w14:paraId="5390DBB5" w14:textId="7B2D17E3" w:rsidR="000A6B49" w:rsidRPr="00C672D8" w:rsidRDefault="000A6B49">
            <w:pPr>
              <w:rPr>
                <w:b/>
              </w:rPr>
            </w:pPr>
            <w:r w:rsidRPr="00C672D8">
              <w:rPr>
                <w:b/>
              </w:rPr>
              <w:t>E</w:t>
            </w:r>
            <w:r w:rsidR="008C4A3D">
              <w:rPr>
                <w:b/>
              </w:rPr>
              <w:t>n</w:t>
            </w:r>
            <w:r w:rsidRPr="00C672D8">
              <w:rPr>
                <w:b/>
              </w:rPr>
              <w:t>hancement Type</w:t>
            </w:r>
          </w:p>
        </w:tc>
        <w:tc>
          <w:tcPr>
            <w:tcW w:w="3893" w:type="dxa"/>
          </w:tcPr>
          <w:p w14:paraId="774990FB" w14:textId="77777777" w:rsidR="000A6B49" w:rsidRPr="00C672D8" w:rsidRDefault="000A6B49">
            <w:pPr>
              <w:rPr>
                <w:b/>
              </w:rPr>
            </w:pPr>
            <w:r w:rsidRPr="00C672D8">
              <w:rPr>
                <w:b/>
              </w:rPr>
              <w:t>Description of Bug/Enhancement</w:t>
            </w:r>
          </w:p>
        </w:tc>
        <w:tc>
          <w:tcPr>
            <w:tcW w:w="1687" w:type="dxa"/>
          </w:tcPr>
          <w:p w14:paraId="5C4BF268" w14:textId="20157AB8" w:rsidR="000A6B49" w:rsidRPr="00C672D8" w:rsidRDefault="000A6B49">
            <w:pPr>
              <w:rPr>
                <w:b/>
              </w:rPr>
            </w:pPr>
            <w:r w:rsidRPr="00C672D8">
              <w:rPr>
                <w:b/>
              </w:rPr>
              <w:t>Date Bug Fixed or Enhancement Added</w:t>
            </w:r>
          </w:p>
        </w:tc>
      </w:tr>
      <w:tr w:rsidR="000A6B49" w:rsidRPr="00995C2A" w14:paraId="0232D58F" w14:textId="77777777" w:rsidTr="008C4A3D">
        <w:trPr>
          <w:cantSplit/>
        </w:trPr>
        <w:tc>
          <w:tcPr>
            <w:tcW w:w="606" w:type="dxa"/>
          </w:tcPr>
          <w:p w14:paraId="44047D05" w14:textId="77777777" w:rsidR="000A6B49" w:rsidRPr="00995C2A" w:rsidRDefault="000A6B49">
            <w:r w:rsidRPr="00995C2A">
              <w:t>1</w:t>
            </w:r>
          </w:p>
        </w:tc>
        <w:tc>
          <w:tcPr>
            <w:tcW w:w="1240" w:type="dxa"/>
          </w:tcPr>
          <w:p w14:paraId="7B3D07E6" w14:textId="77777777" w:rsidR="000A6B49" w:rsidRPr="00995C2A" w:rsidRDefault="000A6B49">
            <w:r w:rsidRPr="00995C2A">
              <w:t>W2</w:t>
            </w:r>
          </w:p>
        </w:tc>
        <w:tc>
          <w:tcPr>
            <w:tcW w:w="1479" w:type="dxa"/>
          </w:tcPr>
          <w:p w14:paraId="6F64EFA6" w14:textId="77777777" w:rsidR="000A6B49" w:rsidRPr="00995C2A" w:rsidRDefault="000A6B49">
            <w:r w:rsidRPr="00995C2A">
              <w:t>Waterbody-waterbody connection</w:t>
            </w:r>
          </w:p>
        </w:tc>
        <w:tc>
          <w:tcPr>
            <w:tcW w:w="3893" w:type="dxa"/>
          </w:tcPr>
          <w:p w14:paraId="0E4A9F21" w14:textId="77777777" w:rsidR="000A6B49" w:rsidRPr="00995C2A" w:rsidRDefault="000A6B49" w:rsidP="008C4A3D">
            <w:pPr>
              <w:pStyle w:val="TableText0"/>
            </w:pPr>
            <w:r w:rsidRPr="00995C2A">
              <w:t>When there was negative velocities at a waterbody-waterbody connection, there was a possibility (dependent on the bathymetry of the connection at the waterbody-waterbody intersection) that there could be temperature or concentration anomalies.</w:t>
            </w:r>
          </w:p>
        </w:tc>
        <w:tc>
          <w:tcPr>
            <w:tcW w:w="1687" w:type="dxa"/>
          </w:tcPr>
          <w:p w14:paraId="5FC77726" w14:textId="77777777" w:rsidR="000A6B49" w:rsidRPr="00995C2A" w:rsidRDefault="000A6B49">
            <w:r w:rsidRPr="00995C2A">
              <w:t>8/31/04</w:t>
            </w:r>
          </w:p>
        </w:tc>
      </w:tr>
      <w:tr w:rsidR="000A6B49" w:rsidRPr="00995C2A" w14:paraId="492C3845" w14:textId="77777777" w:rsidTr="008C4A3D">
        <w:trPr>
          <w:cantSplit/>
        </w:trPr>
        <w:tc>
          <w:tcPr>
            <w:tcW w:w="606" w:type="dxa"/>
          </w:tcPr>
          <w:p w14:paraId="73377FE0" w14:textId="77777777" w:rsidR="000A6B49" w:rsidRPr="00995C2A" w:rsidRDefault="000A6B49" w:rsidP="00D563B6">
            <w:r w:rsidRPr="00995C2A">
              <w:t>2</w:t>
            </w:r>
          </w:p>
        </w:tc>
        <w:tc>
          <w:tcPr>
            <w:tcW w:w="1240" w:type="dxa"/>
          </w:tcPr>
          <w:p w14:paraId="3331A5AC" w14:textId="77777777" w:rsidR="000A6B49" w:rsidRPr="00995C2A" w:rsidRDefault="000A6B49" w:rsidP="00D563B6">
            <w:r w:rsidRPr="00995C2A">
              <w:t>W2</w:t>
            </w:r>
          </w:p>
        </w:tc>
        <w:tc>
          <w:tcPr>
            <w:tcW w:w="1479" w:type="dxa"/>
          </w:tcPr>
          <w:p w14:paraId="12AD7441" w14:textId="77777777" w:rsidR="000A6B49" w:rsidRPr="00995C2A" w:rsidRDefault="000A6B49" w:rsidP="00816E21">
            <w:r w:rsidRPr="00995C2A">
              <w:t>Lateral_</w:t>
            </w:r>
          </w:p>
          <w:p w14:paraId="2351A101" w14:textId="77777777" w:rsidR="000A6B49" w:rsidRPr="00995C2A" w:rsidRDefault="000A6B49" w:rsidP="00816E21">
            <w:r w:rsidRPr="00995C2A">
              <w:t>withdrawal</w:t>
            </w:r>
          </w:p>
        </w:tc>
        <w:tc>
          <w:tcPr>
            <w:tcW w:w="3893" w:type="dxa"/>
          </w:tcPr>
          <w:p w14:paraId="0D9A7078" w14:textId="77777777" w:rsidR="000A6B49" w:rsidRPr="00995C2A" w:rsidRDefault="000A6B49" w:rsidP="008C4A3D">
            <w:pPr>
              <w:pStyle w:val="TableText0"/>
            </w:pPr>
            <w:r w:rsidRPr="00995C2A">
              <w:t>Added limit to the DLRHOMAX function:</w:t>
            </w:r>
          </w:p>
          <w:p w14:paraId="78D95B8B" w14:textId="77777777" w:rsidR="000A6B49" w:rsidRPr="00995C2A" w:rsidRDefault="000A6B49" w:rsidP="008C4A3D">
            <w:pPr>
              <w:pStyle w:val="TableText0"/>
            </w:pPr>
            <w:r w:rsidRPr="00995C2A">
              <w:t>Old code:</w:t>
            </w:r>
          </w:p>
          <w:p w14:paraId="4599ED4A" w14:textId="77777777" w:rsidR="000A6B49" w:rsidRPr="008C4A3D" w:rsidRDefault="000A6B49" w:rsidP="00816E21">
            <w:pPr>
              <w:rPr>
                <w:rFonts w:ascii="Courier New" w:hAnsi="Courier New" w:cs="Courier New"/>
                <w:sz w:val="16"/>
                <w:szCs w:val="16"/>
              </w:rPr>
            </w:pPr>
            <w:r w:rsidRPr="008C4A3D">
              <w:rPr>
                <w:rFonts w:ascii="Courier New" w:hAnsi="Courier New" w:cs="Courier New"/>
                <w:sz w:val="16"/>
                <w:szCs w:val="16"/>
              </w:rPr>
              <w:t>DLRHOMAX=MAX(DLRHOT,DLRHOB)</w:t>
            </w:r>
          </w:p>
          <w:p w14:paraId="3D310B39" w14:textId="77777777" w:rsidR="000A6B49" w:rsidRPr="00995C2A" w:rsidRDefault="000A6B49" w:rsidP="008C4A3D">
            <w:pPr>
              <w:pStyle w:val="TableText0"/>
            </w:pPr>
            <w:r w:rsidRPr="00995C2A">
              <w:t>New code:</w:t>
            </w:r>
          </w:p>
          <w:p w14:paraId="1D884D4B" w14:textId="77777777" w:rsidR="000A6B49" w:rsidRPr="008C4A3D" w:rsidRDefault="000A6B49" w:rsidP="00816E21">
            <w:pPr>
              <w:rPr>
                <w:rFonts w:ascii="Courier New" w:hAnsi="Courier New" w:cs="Courier New"/>
                <w:sz w:val="16"/>
                <w:szCs w:val="16"/>
              </w:rPr>
            </w:pPr>
            <w:r w:rsidRPr="008C4A3D">
              <w:rPr>
                <w:rFonts w:ascii="Courier New" w:hAnsi="Courier New" w:cs="Courier New"/>
                <w:sz w:val="16"/>
                <w:szCs w:val="16"/>
              </w:rPr>
              <w:t>DLRHOMAX=MAX(</w:t>
            </w:r>
            <w:proofErr w:type="gramStart"/>
            <w:r w:rsidRPr="008C4A3D">
              <w:rPr>
                <w:rFonts w:ascii="Courier New" w:hAnsi="Courier New" w:cs="Courier New"/>
                <w:sz w:val="16"/>
                <w:szCs w:val="16"/>
              </w:rPr>
              <w:t>DLRHOT,DLRHOB</w:t>
            </w:r>
            <w:proofErr w:type="gramEnd"/>
            <w:r w:rsidRPr="008C4A3D">
              <w:rPr>
                <w:rFonts w:ascii="Courier New" w:hAnsi="Courier New" w:cs="Courier New"/>
                <w:sz w:val="16"/>
                <w:szCs w:val="16"/>
              </w:rPr>
              <w:t>,1.0E-10)</w:t>
            </w:r>
          </w:p>
        </w:tc>
        <w:tc>
          <w:tcPr>
            <w:tcW w:w="1687" w:type="dxa"/>
          </w:tcPr>
          <w:p w14:paraId="110A09F2" w14:textId="77777777" w:rsidR="000A6B49" w:rsidRPr="00995C2A" w:rsidRDefault="000A6B49">
            <w:pPr>
              <w:rPr>
                <w:rFonts w:ascii="Times New Roman" w:hAnsi="Times New Roman"/>
              </w:rPr>
            </w:pPr>
            <w:r w:rsidRPr="00995C2A">
              <w:rPr>
                <w:rFonts w:ascii="Times New Roman" w:hAnsi="Times New Roman"/>
              </w:rPr>
              <w:t>1/25/05</w:t>
            </w:r>
          </w:p>
        </w:tc>
      </w:tr>
      <w:tr w:rsidR="000A6B49" w:rsidRPr="00995C2A" w14:paraId="4F0B7CEB" w14:textId="77777777" w:rsidTr="008C4A3D">
        <w:trPr>
          <w:cantSplit/>
        </w:trPr>
        <w:tc>
          <w:tcPr>
            <w:tcW w:w="606" w:type="dxa"/>
          </w:tcPr>
          <w:p w14:paraId="4077811D" w14:textId="77777777" w:rsidR="000A6B49" w:rsidRPr="00995C2A" w:rsidRDefault="000A6B49">
            <w:r w:rsidRPr="00995C2A">
              <w:t>3</w:t>
            </w:r>
          </w:p>
        </w:tc>
        <w:tc>
          <w:tcPr>
            <w:tcW w:w="1240" w:type="dxa"/>
          </w:tcPr>
          <w:p w14:paraId="43A10B67" w14:textId="77777777" w:rsidR="000A6B49" w:rsidRPr="00995C2A" w:rsidRDefault="000A6B49">
            <w:r w:rsidRPr="00995C2A">
              <w:t>W2</w:t>
            </w:r>
          </w:p>
        </w:tc>
        <w:tc>
          <w:tcPr>
            <w:tcW w:w="1479" w:type="dxa"/>
          </w:tcPr>
          <w:p w14:paraId="0A41A3A0" w14:textId="77777777" w:rsidR="008C4A3D" w:rsidRDefault="000A6B49">
            <w:r w:rsidRPr="00995C2A">
              <w:t xml:space="preserve">Branch </w:t>
            </w:r>
          </w:p>
          <w:p w14:paraId="143F4E67" w14:textId="521EFFA1" w:rsidR="000A6B49" w:rsidRPr="00995C2A" w:rsidRDefault="000A6B49">
            <w:r w:rsidRPr="00995C2A">
              <w:t>connectivity</w:t>
            </w:r>
          </w:p>
        </w:tc>
        <w:tc>
          <w:tcPr>
            <w:tcW w:w="3893" w:type="dxa"/>
          </w:tcPr>
          <w:p w14:paraId="5BAF930B" w14:textId="77777777" w:rsidR="000A6B49" w:rsidRPr="00995C2A" w:rsidRDefault="000A6B49" w:rsidP="008C4A3D">
            <w:pPr>
              <w:pStyle w:val="TableText0"/>
            </w:pPr>
            <w:r w:rsidRPr="00995C2A">
              <w:t>Logic in branch connectivity set-up was fixed</w:t>
            </w:r>
          </w:p>
          <w:p w14:paraId="14E35FF6" w14:textId="1C01B9CE" w:rsidR="00AF3CED" w:rsidRPr="008C4A3D" w:rsidRDefault="000A6B49" w:rsidP="008C4A3D">
            <w:pPr>
              <w:pStyle w:val="TableText0"/>
              <w:rPr>
                <w:rFonts w:ascii="Courier New" w:hAnsi="Courier New" w:cs="Courier New"/>
                <w:sz w:val="16"/>
                <w:szCs w:val="16"/>
              </w:rPr>
            </w:pPr>
            <w:r w:rsidRPr="00995C2A">
              <w:t>Old code:</w:t>
            </w:r>
            <w:r w:rsidR="00222926">
              <w:t xml:space="preserve"> </w:t>
            </w:r>
          </w:p>
          <w:p w14:paraId="60B4E584" w14:textId="77777777" w:rsidR="000A6B49" w:rsidRPr="008C4A3D" w:rsidRDefault="000A6B49" w:rsidP="008C4A3D">
            <w:pPr>
              <w:pStyle w:val="TableText0"/>
              <w:rPr>
                <w:rFonts w:ascii="Courier New" w:hAnsi="Courier New" w:cs="Courier New"/>
                <w:sz w:val="16"/>
                <w:szCs w:val="16"/>
              </w:rPr>
            </w:pPr>
            <w:r w:rsidRPr="008C4A3D">
              <w:rPr>
                <w:rFonts w:ascii="Courier New" w:hAnsi="Courier New" w:cs="Courier New"/>
                <w:sz w:val="16"/>
                <w:szCs w:val="16"/>
              </w:rPr>
              <w:t>IF(UHS(JB) == DS(JJJB</w:t>
            </w:r>
            <w:proofErr w:type="gramStart"/>
            <w:r w:rsidRPr="008C4A3D">
              <w:rPr>
                <w:rFonts w:ascii="Courier New" w:hAnsi="Courier New" w:cs="Courier New"/>
                <w:sz w:val="16"/>
                <w:szCs w:val="16"/>
              </w:rPr>
              <w:t>))EXIT</w:t>
            </w:r>
            <w:proofErr w:type="gramEnd"/>
          </w:p>
          <w:p w14:paraId="16D5D6FE" w14:textId="77777777" w:rsidR="000A6B49" w:rsidRPr="00995C2A" w:rsidRDefault="000A6B49" w:rsidP="008C4A3D">
            <w:pPr>
              <w:pStyle w:val="TableText0"/>
            </w:pPr>
            <w:r w:rsidRPr="00995C2A">
              <w:t>New code:</w:t>
            </w:r>
          </w:p>
          <w:p w14:paraId="24A5802D" w14:textId="77777777" w:rsidR="000A6B49" w:rsidRPr="008C4A3D" w:rsidRDefault="000A6B49">
            <w:pPr>
              <w:rPr>
                <w:sz w:val="16"/>
                <w:szCs w:val="16"/>
              </w:rPr>
            </w:pPr>
            <w:proofErr w:type="gramStart"/>
            <w:r w:rsidRPr="008C4A3D">
              <w:rPr>
                <w:rFonts w:ascii="Courier New" w:hAnsi="Courier New" w:cs="Courier New"/>
                <w:sz w:val="16"/>
                <w:szCs w:val="16"/>
              </w:rPr>
              <w:t>IF(</w:t>
            </w:r>
            <w:proofErr w:type="gramEnd"/>
            <w:r w:rsidRPr="008C4A3D">
              <w:rPr>
                <w:rFonts w:ascii="Courier New" w:hAnsi="Courier New" w:cs="Courier New"/>
                <w:sz w:val="16"/>
                <w:szCs w:val="16"/>
              </w:rPr>
              <w:t>abs(UHS(JB)) == DS(JJJB))EXIT</w:t>
            </w:r>
          </w:p>
        </w:tc>
        <w:tc>
          <w:tcPr>
            <w:tcW w:w="1687" w:type="dxa"/>
          </w:tcPr>
          <w:p w14:paraId="7C331722" w14:textId="77777777" w:rsidR="000A6B49" w:rsidRPr="00995C2A" w:rsidRDefault="000A6B49">
            <w:r w:rsidRPr="00995C2A">
              <w:t>1/25/05</w:t>
            </w:r>
          </w:p>
        </w:tc>
      </w:tr>
      <w:tr w:rsidR="000A6B49" w:rsidRPr="00995C2A" w14:paraId="0CC7D032" w14:textId="77777777" w:rsidTr="008C4A3D">
        <w:trPr>
          <w:cantSplit/>
        </w:trPr>
        <w:tc>
          <w:tcPr>
            <w:tcW w:w="606" w:type="dxa"/>
          </w:tcPr>
          <w:p w14:paraId="06C43019" w14:textId="77777777" w:rsidR="000A6B49" w:rsidRPr="00995C2A" w:rsidRDefault="000A6B49">
            <w:r w:rsidRPr="00995C2A">
              <w:lastRenderedPageBreak/>
              <w:t>4</w:t>
            </w:r>
          </w:p>
        </w:tc>
        <w:tc>
          <w:tcPr>
            <w:tcW w:w="1240" w:type="dxa"/>
          </w:tcPr>
          <w:p w14:paraId="2F75D1B3" w14:textId="77777777" w:rsidR="000A6B49" w:rsidRPr="00995C2A" w:rsidRDefault="000A6B49">
            <w:r w:rsidRPr="00995C2A">
              <w:t>W2</w:t>
            </w:r>
          </w:p>
        </w:tc>
        <w:tc>
          <w:tcPr>
            <w:tcW w:w="1479" w:type="dxa"/>
          </w:tcPr>
          <w:p w14:paraId="55FA96B8" w14:textId="77777777" w:rsidR="000A6B49" w:rsidRPr="00995C2A" w:rsidRDefault="000A6B49">
            <w:r w:rsidRPr="00995C2A">
              <w:t>Pumpback</w:t>
            </w:r>
          </w:p>
        </w:tc>
        <w:tc>
          <w:tcPr>
            <w:tcW w:w="3893" w:type="dxa"/>
          </w:tcPr>
          <w:p w14:paraId="0974F0C1" w14:textId="08FA882B" w:rsidR="000A6B49" w:rsidRPr="00995C2A" w:rsidRDefault="000A6B49" w:rsidP="008C4A3D">
            <w:pPr>
              <w:pStyle w:val="TableText0"/>
            </w:pPr>
            <w:r w:rsidRPr="00995C2A">
              <w:t>Pumpback logic was corrected – this is legacy code that will probably be removed from later versions of W2</w:t>
            </w:r>
            <w:r w:rsidR="00F94A75">
              <w:t>.</w:t>
            </w:r>
          </w:p>
          <w:p w14:paraId="6644E2C5" w14:textId="77777777" w:rsidR="000A6B49" w:rsidRPr="00995C2A" w:rsidRDefault="000A6B49" w:rsidP="008C4A3D">
            <w:pPr>
              <w:pStyle w:val="TableText0"/>
            </w:pPr>
            <w:r w:rsidRPr="00995C2A">
              <w:t>Old code:</w:t>
            </w:r>
          </w:p>
          <w:p w14:paraId="7BBC846B" w14:textId="77777777" w:rsidR="000A6B49" w:rsidRPr="008C4A3D" w:rsidRDefault="000A6B49">
            <w:pPr>
              <w:rPr>
                <w:rFonts w:ascii="Courier New" w:hAnsi="Courier New" w:cs="Courier New"/>
                <w:sz w:val="16"/>
                <w:szCs w:val="16"/>
              </w:rPr>
            </w:pPr>
            <w:r w:rsidRPr="00995C2A">
              <w:t xml:space="preserve">  </w:t>
            </w:r>
            <w:r w:rsidRPr="008C4A3D">
              <w:rPr>
                <w:rFonts w:ascii="Courier New" w:hAnsi="Courier New" w:cs="Courier New"/>
                <w:sz w:val="16"/>
                <w:szCs w:val="16"/>
              </w:rPr>
              <w:t>DO JB=</w:t>
            </w:r>
            <w:proofErr w:type="gramStart"/>
            <w:r w:rsidRPr="008C4A3D">
              <w:rPr>
                <w:rFonts w:ascii="Courier New" w:hAnsi="Courier New" w:cs="Courier New"/>
                <w:sz w:val="16"/>
                <w:szCs w:val="16"/>
              </w:rPr>
              <w:t>1,NBR</w:t>
            </w:r>
            <w:proofErr w:type="gramEnd"/>
            <w:r w:rsidRPr="008C4A3D">
              <w:rPr>
                <w:rFonts w:ascii="Courier New" w:hAnsi="Courier New" w:cs="Courier New"/>
                <w:sz w:val="16"/>
                <w:szCs w:val="16"/>
              </w:rPr>
              <w:t xml:space="preserve">           </w:t>
            </w:r>
          </w:p>
          <w:p w14:paraId="0A30E972"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IF (JB == JBP) JWBP = JW</w:t>
            </w:r>
          </w:p>
          <w:p w14:paraId="11787589"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END DO</w:t>
            </w:r>
          </w:p>
          <w:p w14:paraId="5541C84F" w14:textId="77777777" w:rsidR="000A6B49" w:rsidRPr="008C4A3D" w:rsidRDefault="000A6B49">
            <w:pPr>
              <w:rPr>
                <w:rFonts w:cstheme="minorHAnsi"/>
                <w:sz w:val="18"/>
                <w:szCs w:val="18"/>
              </w:rPr>
            </w:pPr>
            <w:r w:rsidRPr="008C4A3D">
              <w:rPr>
                <w:rFonts w:cstheme="minorHAnsi"/>
                <w:sz w:val="18"/>
                <w:szCs w:val="18"/>
              </w:rPr>
              <w:t>New code:</w:t>
            </w:r>
          </w:p>
          <w:p w14:paraId="57AE59BC"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DO JW=</w:t>
            </w:r>
            <w:proofErr w:type="gramStart"/>
            <w:r w:rsidRPr="008C4A3D">
              <w:rPr>
                <w:rFonts w:ascii="Courier New" w:hAnsi="Courier New" w:cs="Courier New"/>
                <w:sz w:val="16"/>
                <w:szCs w:val="16"/>
              </w:rPr>
              <w:t>1,NWB</w:t>
            </w:r>
            <w:proofErr w:type="gramEnd"/>
            <w:r w:rsidRPr="008C4A3D">
              <w:rPr>
                <w:rFonts w:ascii="Courier New" w:hAnsi="Courier New" w:cs="Courier New"/>
                <w:sz w:val="16"/>
                <w:szCs w:val="16"/>
              </w:rPr>
              <w:t xml:space="preserve">                                                              </w:t>
            </w:r>
          </w:p>
          <w:p w14:paraId="56B575BC"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DO JB=BS(JW</w:t>
            </w:r>
            <w:proofErr w:type="gramStart"/>
            <w:r w:rsidRPr="008C4A3D">
              <w:rPr>
                <w:rFonts w:ascii="Courier New" w:hAnsi="Courier New" w:cs="Courier New"/>
                <w:sz w:val="16"/>
                <w:szCs w:val="16"/>
              </w:rPr>
              <w:t>),BE</w:t>
            </w:r>
            <w:proofErr w:type="gramEnd"/>
            <w:r w:rsidRPr="008C4A3D">
              <w:rPr>
                <w:rFonts w:ascii="Courier New" w:hAnsi="Courier New" w:cs="Courier New"/>
                <w:sz w:val="16"/>
                <w:szCs w:val="16"/>
              </w:rPr>
              <w:t xml:space="preserve">(JW)                                                 </w:t>
            </w:r>
          </w:p>
          <w:p w14:paraId="0A72917B"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w:t>
            </w:r>
            <w:proofErr w:type="gramStart"/>
            <w:r w:rsidRPr="008C4A3D">
              <w:rPr>
                <w:rFonts w:ascii="Courier New" w:hAnsi="Courier New" w:cs="Courier New"/>
                <w:sz w:val="16"/>
                <w:szCs w:val="16"/>
              </w:rPr>
              <w:t>IF(</w:t>
            </w:r>
            <w:proofErr w:type="gramEnd"/>
            <w:r w:rsidRPr="008C4A3D">
              <w:rPr>
                <w:rFonts w:ascii="Courier New" w:hAnsi="Courier New" w:cs="Courier New"/>
                <w:sz w:val="16"/>
                <w:szCs w:val="16"/>
              </w:rPr>
              <w:t xml:space="preserve">JB == JBP) JWBP = JW                                     </w:t>
            </w:r>
          </w:p>
          <w:p w14:paraId="6843C98A"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END DO                                                    </w:t>
            </w:r>
          </w:p>
          <w:p w14:paraId="0B979345" w14:textId="77777777" w:rsidR="000A6B49" w:rsidRPr="00995C2A" w:rsidRDefault="000A6B49">
            <w:r w:rsidRPr="008C4A3D">
              <w:rPr>
                <w:rFonts w:ascii="Courier New" w:hAnsi="Courier New" w:cs="Courier New"/>
                <w:sz w:val="16"/>
                <w:szCs w:val="16"/>
              </w:rPr>
              <w:t xml:space="preserve">    END DO                                                               </w:t>
            </w:r>
          </w:p>
        </w:tc>
        <w:tc>
          <w:tcPr>
            <w:tcW w:w="1687" w:type="dxa"/>
          </w:tcPr>
          <w:p w14:paraId="50F97344" w14:textId="77777777" w:rsidR="000A6B49" w:rsidRPr="00995C2A" w:rsidRDefault="000A6B49">
            <w:r w:rsidRPr="00995C2A">
              <w:t>1/25/05</w:t>
            </w:r>
          </w:p>
        </w:tc>
      </w:tr>
      <w:tr w:rsidR="000A6B49" w:rsidRPr="00995C2A" w14:paraId="3F58EC0A" w14:textId="77777777" w:rsidTr="008C4A3D">
        <w:trPr>
          <w:cantSplit/>
        </w:trPr>
        <w:tc>
          <w:tcPr>
            <w:tcW w:w="606" w:type="dxa"/>
          </w:tcPr>
          <w:p w14:paraId="688AD57E" w14:textId="77777777" w:rsidR="000A6B49" w:rsidRPr="00995C2A" w:rsidRDefault="000A6B49">
            <w:r w:rsidRPr="00995C2A">
              <w:t>5</w:t>
            </w:r>
          </w:p>
        </w:tc>
        <w:tc>
          <w:tcPr>
            <w:tcW w:w="1240" w:type="dxa"/>
          </w:tcPr>
          <w:p w14:paraId="312D3FFB" w14:textId="77777777" w:rsidR="000A6B49" w:rsidRPr="00995C2A" w:rsidRDefault="000A6B49">
            <w:r w:rsidRPr="00995C2A">
              <w:t>W2</w:t>
            </w:r>
          </w:p>
        </w:tc>
        <w:tc>
          <w:tcPr>
            <w:tcW w:w="1479" w:type="dxa"/>
          </w:tcPr>
          <w:p w14:paraId="2FFC47AB" w14:textId="77777777" w:rsidR="000A6B49" w:rsidRPr="00995C2A" w:rsidRDefault="000A6B49">
            <w:r w:rsidRPr="00995C2A">
              <w:t>CPL write</w:t>
            </w:r>
          </w:p>
        </w:tc>
        <w:tc>
          <w:tcPr>
            <w:tcW w:w="3893" w:type="dxa"/>
          </w:tcPr>
          <w:p w14:paraId="7C562988" w14:textId="77777777" w:rsidR="000A6B49" w:rsidRPr="00995C2A" w:rsidRDefault="000A6B49" w:rsidP="008C4A3D">
            <w:pPr>
              <w:pStyle w:val="TableText0"/>
            </w:pPr>
            <w:r w:rsidRPr="00995C2A">
              <w:t>Switched order of implied DO loop on CPL write statement for output of constituents</w:t>
            </w:r>
          </w:p>
        </w:tc>
        <w:tc>
          <w:tcPr>
            <w:tcW w:w="1687" w:type="dxa"/>
          </w:tcPr>
          <w:p w14:paraId="10845260" w14:textId="77777777" w:rsidR="000A6B49" w:rsidRPr="00995C2A" w:rsidRDefault="000A6B49">
            <w:r w:rsidRPr="00995C2A">
              <w:t>1/25/05</w:t>
            </w:r>
          </w:p>
        </w:tc>
      </w:tr>
      <w:tr w:rsidR="000A6B49" w:rsidRPr="00995C2A" w14:paraId="59312921" w14:textId="77777777" w:rsidTr="008C4A3D">
        <w:trPr>
          <w:cantSplit/>
        </w:trPr>
        <w:tc>
          <w:tcPr>
            <w:tcW w:w="606" w:type="dxa"/>
          </w:tcPr>
          <w:p w14:paraId="51641A31" w14:textId="77777777" w:rsidR="000A6B49" w:rsidRPr="00995C2A" w:rsidRDefault="000A6B49">
            <w:r w:rsidRPr="00995C2A">
              <w:t>6</w:t>
            </w:r>
          </w:p>
        </w:tc>
        <w:tc>
          <w:tcPr>
            <w:tcW w:w="1240" w:type="dxa"/>
          </w:tcPr>
          <w:p w14:paraId="084DAC7C" w14:textId="77777777" w:rsidR="000A6B49" w:rsidRPr="00995C2A" w:rsidRDefault="000A6B49">
            <w:r w:rsidRPr="00995C2A">
              <w:t>W2</w:t>
            </w:r>
          </w:p>
        </w:tc>
        <w:tc>
          <w:tcPr>
            <w:tcW w:w="1479" w:type="dxa"/>
          </w:tcPr>
          <w:p w14:paraId="26DECCFE" w14:textId="77777777" w:rsidR="000A6B49" w:rsidRPr="00995C2A" w:rsidRDefault="000A6B49">
            <w:r w:rsidRPr="00995C2A">
              <w:t>PRF write</w:t>
            </w:r>
          </w:p>
        </w:tc>
        <w:tc>
          <w:tcPr>
            <w:tcW w:w="3893" w:type="dxa"/>
          </w:tcPr>
          <w:p w14:paraId="4C6AEBBD" w14:textId="77777777" w:rsidR="000A6B49" w:rsidRPr="00995C2A" w:rsidRDefault="000A6B49" w:rsidP="008C4A3D">
            <w:pPr>
              <w:pStyle w:val="TableText0"/>
            </w:pPr>
            <w:r w:rsidRPr="00995C2A">
              <w:t>Changed output format for PRF output for constituents from f10.2 to e13.6</w:t>
            </w:r>
          </w:p>
        </w:tc>
        <w:tc>
          <w:tcPr>
            <w:tcW w:w="1687" w:type="dxa"/>
          </w:tcPr>
          <w:p w14:paraId="3CE285BB" w14:textId="77777777" w:rsidR="000A6B49" w:rsidRPr="00995C2A" w:rsidRDefault="000A6B49">
            <w:r w:rsidRPr="00995C2A">
              <w:t>1/25/05</w:t>
            </w:r>
          </w:p>
        </w:tc>
      </w:tr>
      <w:tr w:rsidR="000A6B49" w:rsidRPr="00995C2A" w14:paraId="4E3E8AB6" w14:textId="77777777" w:rsidTr="008C4A3D">
        <w:trPr>
          <w:cantSplit/>
        </w:trPr>
        <w:tc>
          <w:tcPr>
            <w:tcW w:w="606" w:type="dxa"/>
          </w:tcPr>
          <w:p w14:paraId="4E03BACB" w14:textId="77777777" w:rsidR="000A6B49" w:rsidRPr="00995C2A" w:rsidRDefault="000A6B49">
            <w:r w:rsidRPr="00995C2A">
              <w:t>7</w:t>
            </w:r>
          </w:p>
        </w:tc>
        <w:tc>
          <w:tcPr>
            <w:tcW w:w="1240" w:type="dxa"/>
          </w:tcPr>
          <w:p w14:paraId="0021D57E" w14:textId="77777777" w:rsidR="000A6B49" w:rsidRPr="00995C2A" w:rsidRDefault="000A6B49">
            <w:r w:rsidRPr="00995C2A">
              <w:t>W2</w:t>
            </w:r>
          </w:p>
        </w:tc>
        <w:tc>
          <w:tcPr>
            <w:tcW w:w="1479" w:type="dxa"/>
          </w:tcPr>
          <w:p w14:paraId="2D07EAC9" w14:textId="77777777" w:rsidR="000A6B49" w:rsidRPr="00995C2A" w:rsidRDefault="000A6B49">
            <w:r w:rsidRPr="00995C2A">
              <w:t>Heat balance</w:t>
            </w:r>
          </w:p>
        </w:tc>
        <w:tc>
          <w:tcPr>
            <w:tcW w:w="3893" w:type="dxa"/>
          </w:tcPr>
          <w:p w14:paraId="23C6FAB6" w14:textId="77777777" w:rsidR="000A6B49" w:rsidRPr="00995C2A" w:rsidRDefault="000A6B49" w:rsidP="008C4A3D">
            <w:pPr>
              <w:pStyle w:val="TableText0"/>
            </w:pPr>
            <w:r w:rsidRPr="00995C2A">
              <w:t xml:space="preserve">Added the Idso and Jackson long wave radiation equation when air temperatures are below 5C. The </w:t>
            </w:r>
            <w:proofErr w:type="spellStart"/>
            <w:r w:rsidRPr="00995C2A">
              <w:t>Swinbank</w:t>
            </w:r>
            <w:proofErr w:type="spellEnd"/>
            <w:r w:rsidRPr="00995C2A">
              <w:t xml:space="preserve"> model underpredicts long wave incoming radiation at low air temperatures by as much as 10%.</w:t>
            </w:r>
          </w:p>
          <w:p w14:paraId="238CEA3E" w14:textId="77777777" w:rsidR="000A6B49" w:rsidRPr="00995C2A" w:rsidRDefault="000A6B49"/>
          <w:p w14:paraId="700302FE" w14:textId="77777777" w:rsidR="000A6B49" w:rsidRPr="00995C2A" w:rsidRDefault="000A6B49" w:rsidP="008C4A3D">
            <w:pPr>
              <w:pStyle w:val="TableText0"/>
            </w:pPr>
            <w:r w:rsidRPr="00995C2A">
              <w:t xml:space="preserve">The computation of long wave atmospheric radiation is done using the approach of </w:t>
            </w:r>
            <w:proofErr w:type="spellStart"/>
            <w:r w:rsidRPr="00995C2A">
              <w:t>Swinbank</w:t>
            </w:r>
            <w:proofErr w:type="spellEnd"/>
            <w:r w:rsidRPr="00995C2A">
              <w:t xml:space="preserve"> (1963) unless air temperatures are less than 5</w:t>
            </w:r>
            <w:r w:rsidRPr="00995C2A">
              <w:rPr>
                <w:vertAlign w:val="superscript"/>
              </w:rPr>
              <w:t>o</w:t>
            </w:r>
            <w:r w:rsidRPr="00995C2A">
              <w:t xml:space="preserve">C, when the Idso and Jackson (1969) formula is used (Wells, et al., 1982). </w:t>
            </w:r>
          </w:p>
          <w:p w14:paraId="3E96CC80" w14:textId="77777777" w:rsidR="000A6B49" w:rsidRPr="00995C2A" w:rsidRDefault="000A6B49" w:rsidP="00816E21"/>
          <w:p w14:paraId="622E8373" w14:textId="0941C60B" w:rsidR="000A6B49" w:rsidRPr="00995C2A" w:rsidRDefault="000A6B49" w:rsidP="008C4A3D">
            <w:pPr>
              <w:pStyle w:val="TableText0"/>
            </w:pPr>
            <w:r w:rsidRPr="00995C2A">
              <w:t xml:space="preserve">The </w:t>
            </w:r>
            <w:proofErr w:type="spellStart"/>
            <w:r w:rsidRPr="00995C2A">
              <w:t>Swingbank</w:t>
            </w:r>
            <w:proofErr w:type="spellEnd"/>
            <w:r w:rsidRPr="00995C2A">
              <w:t xml:space="preserve"> formula for clear sky long wave atmospheric radiation is</w:t>
            </w:r>
          </w:p>
          <w:p w14:paraId="33A3F929" w14:textId="1ADF33A8" w:rsidR="00B539DB" w:rsidRDefault="00853E18" w:rsidP="00F94A75">
            <w:pPr>
              <w:pStyle w:val="TableText0"/>
              <w:rPr>
                <w:noProof/>
                <w:snapToGrid/>
              </w:rPr>
            </w:pPr>
            <w:r w:rsidRPr="00853E18">
              <w:rPr>
                <w:noProof/>
                <w:snapToGrid/>
                <w:position w:val="-10"/>
                <w:sz w:val="16"/>
                <w:szCs w:val="16"/>
              </w:rPr>
              <w:object w:dxaOrig="2560" w:dyaOrig="380" w14:anchorId="5F53A8E7">
                <v:shape id="_x0000_i1026" type="#_x0000_t75" alt="" style="width:97.9pt;height:13.9pt;mso-width-percent:0;mso-height-percent:0;mso-width-percent:0;mso-height-percent:0" o:ole="">
                  <v:imagedata r:id="rId61" o:title=""/>
                </v:shape>
                <o:OLEObject Type="Embed" ProgID="Equation.2" ShapeID="_x0000_i1026" DrawAspect="Content" ObjectID="_1721336728" r:id="rId62"/>
              </w:object>
            </w:r>
          </w:p>
          <w:p w14:paraId="1AB609AC" w14:textId="725BAB7C" w:rsidR="000A6B49" w:rsidRPr="00995C2A" w:rsidRDefault="000A6B49" w:rsidP="007776B0">
            <w:pPr>
              <w:pStyle w:val="TableText0"/>
            </w:pPr>
            <w:r w:rsidRPr="00995C2A">
              <w:t xml:space="preserve"> where units are W/m</w:t>
            </w:r>
            <w:r w:rsidRPr="00995C2A">
              <w:rPr>
                <w:vertAlign w:val="superscript"/>
              </w:rPr>
              <w:t>2</w:t>
            </w:r>
            <w:r w:rsidRPr="00995C2A">
              <w:t>,</w:t>
            </w:r>
            <w:r w:rsidR="00C406CA">
              <w:t xml:space="preserve"> </w:t>
            </w:r>
            <w:r w:rsidRPr="00995C2A">
              <w:rPr>
                <w:vertAlign w:val="superscript"/>
              </w:rPr>
              <w:t>o</w:t>
            </w:r>
            <w:r w:rsidRPr="00995C2A">
              <w:t>C at 2 m height.</w:t>
            </w:r>
          </w:p>
          <w:p w14:paraId="426EB825" w14:textId="3B573BEF" w:rsidR="000A6B49" w:rsidRPr="00995C2A" w:rsidRDefault="000A6B49" w:rsidP="008C4A3D">
            <w:pPr>
              <w:pStyle w:val="TableText0"/>
            </w:pPr>
            <w:r w:rsidRPr="00995C2A">
              <w:t>Below 40</w:t>
            </w:r>
            <w:r w:rsidRPr="00995C2A">
              <w:rPr>
                <w:vertAlign w:val="superscript"/>
              </w:rPr>
              <w:t>o</w:t>
            </w:r>
            <w:r w:rsidRPr="00995C2A">
              <w:t>F (5</w:t>
            </w:r>
            <w:r w:rsidRPr="00995C2A">
              <w:rPr>
                <w:vertAlign w:val="superscript"/>
              </w:rPr>
              <w:t>o</w:t>
            </w:r>
            <w:r w:rsidRPr="00995C2A">
              <w:t>C) the formula of Idso and Jackson is recommended (above 10</w:t>
            </w:r>
            <w:r w:rsidRPr="00995C2A">
              <w:rPr>
                <w:vertAlign w:val="superscript"/>
              </w:rPr>
              <w:t>o</w:t>
            </w:r>
            <w:r w:rsidRPr="00995C2A">
              <w:t>C both equations are almost identical):</w:t>
            </w:r>
          </w:p>
          <w:p w14:paraId="25A08FB7" w14:textId="054C0ABA" w:rsidR="0082706E" w:rsidRDefault="00853E18" w:rsidP="00F94A75">
            <w:pPr>
              <w:pStyle w:val="TableText0"/>
            </w:pPr>
            <w:r w:rsidRPr="00853E18">
              <w:rPr>
                <w:noProof/>
                <w:snapToGrid/>
                <w:position w:val="-12"/>
              </w:rPr>
              <w:object w:dxaOrig="4660" w:dyaOrig="400" w14:anchorId="2164017E">
                <v:shape id="_x0000_i1025" type="#_x0000_t75" alt="" style="width:174.95pt;height:13.9pt;mso-width-percent:0;mso-height-percent:0;mso-width-percent:0;mso-height-percent:0" o:ole="">
                  <v:imagedata r:id="rId63" o:title=""/>
                </v:shape>
                <o:OLEObject Type="Embed" ProgID="Equation.3" ShapeID="_x0000_i1025" DrawAspect="Content" ObjectID="_1721336729" r:id="rId64"/>
              </w:object>
            </w:r>
          </w:p>
          <w:p w14:paraId="779DFEAD" w14:textId="180F1196" w:rsidR="000A6B49" w:rsidRPr="00995C2A" w:rsidRDefault="000A6B49" w:rsidP="007776B0">
            <w:pPr>
              <w:pStyle w:val="TableSamples"/>
            </w:pPr>
            <w:r w:rsidRPr="00995C2A">
              <w:t>where units are W/m</w:t>
            </w:r>
            <w:r w:rsidRPr="00995C2A">
              <w:rPr>
                <w:vertAlign w:val="superscript"/>
              </w:rPr>
              <w:t>2</w:t>
            </w:r>
            <w:r w:rsidRPr="00995C2A">
              <w:t xml:space="preserve"> and T</w:t>
            </w:r>
            <w:r w:rsidRPr="00995C2A">
              <w:rPr>
                <w:vertAlign w:val="subscript"/>
              </w:rPr>
              <w:t>a</w:t>
            </w:r>
            <w:r w:rsidRPr="00995C2A">
              <w:t xml:space="preserve"> is in units of </w:t>
            </w:r>
            <w:r w:rsidRPr="00995C2A">
              <w:rPr>
                <w:vertAlign w:val="superscript"/>
              </w:rPr>
              <w:t>o</w:t>
            </w:r>
            <w:r w:rsidRPr="00995C2A">
              <w:t xml:space="preserve">C. The Stefan-Boltzmann constant = </w:t>
            </w:r>
            <w:r w:rsidRPr="008C4A3D">
              <w:rPr>
                <w:rFonts w:ascii="Times New Roman" w:hAnsi="Times New Roman"/>
                <w:sz w:val="18"/>
                <w:szCs w:val="18"/>
              </w:rPr>
              <w:t>5.62E-8 W/m</w:t>
            </w:r>
            <w:r w:rsidRPr="008C4A3D">
              <w:rPr>
                <w:rFonts w:ascii="Times New Roman" w:hAnsi="Times New Roman"/>
                <w:sz w:val="18"/>
                <w:szCs w:val="18"/>
                <w:vertAlign w:val="superscript"/>
              </w:rPr>
              <w:t>2</w:t>
            </w:r>
            <w:r w:rsidRPr="008C4A3D">
              <w:rPr>
                <w:rFonts w:ascii="Times New Roman" w:hAnsi="Times New Roman"/>
                <w:sz w:val="18"/>
                <w:szCs w:val="18"/>
              </w:rPr>
              <w:t>/(</w:t>
            </w:r>
            <w:proofErr w:type="spellStart"/>
            <w:r w:rsidRPr="008C4A3D">
              <w:rPr>
                <w:rFonts w:ascii="Times New Roman" w:hAnsi="Times New Roman"/>
                <w:sz w:val="18"/>
                <w:szCs w:val="18"/>
                <w:vertAlign w:val="superscript"/>
              </w:rPr>
              <w:t>o</w:t>
            </w:r>
            <w:r w:rsidRPr="008C4A3D">
              <w:rPr>
                <w:rFonts w:ascii="Times New Roman" w:hAnsi="Times New Roman"/>
                <w:sz w:val="18"/>
                <w:szCs w:val="18"/>
              </w:rPr>
              <w:t>K</w:t>
            </w:r>
            <w:proofErr w:type="spellEnd"/>
            <w:r w:rsidRPr="008C4A3D">
              <w:rPr>
                <w:rFonts w:ascii="Times New Roman" w:hAnsi="Times New Roman"/>
                <w:sz w:val="18"/>
                <w:szCs w:val="18"/>
              </w:rPr>
              <w:t>)</w:t>
            </w:r>
            <w:r w:rsidRPr="008C4A3D">
              <w:rPr>
                <w:rFonts w:ascii="Times New Roman" w:hAnsi="Times New Roman"/>
                <w:sz w:val="18"/>
                <w:szCs w:val="18"/>
                <w:vertAlign w:val="superscript"/>
              </w:rPr>
              <w:t>4</w:t>
            </w:r>
            <w:r w:rsidRPr="00995C2A">
              <w:t>.</w:t>
            </w:r>
          </w:p>
        </w:tc>
        <w:tc>
          <w:tcPr>
            <w:tcW w:w="1687" w:type="dxa"/>
          </w:tcPr>
          <w:p w14:paraId="034020FF" w14:textId="77777777" w:rsidR="000A6B49" w:rsidRPr="00995C2A" w:rsidRDefault="000A6B49">
            <w:r w:rsidRPr="00995C2A">
              <w:t>1/25/05</w:t>
            </w:r>
          </w:p>
        </w:tc>
      </w:tr>
      <w:tr w:rsidR="000A6B49" w:rsidRPr="00995C2A" w14:paraId="34D4A12B" w14:textId="77777777" w:rsidTr="008C4A3D">
        <w:trPr>
          <w:cantSplit/>
        </w:trPr>
        <w:tc>
          <w:tcPr>
            <w:tcW w:w="606" w:type="dxa"/>
          </w:tcPr>
          <w:p w14:paraId="505C4B2D" w14:textId="77777777" w:rsidR="000A6B49" w:rsidRPr="00995C2A" w:rsidRDefault="000A6B49">
            <w:r w:rsidRPr="00995C2A">
              <w:t>7</w:t>
            </w:r>
          </w:p>
        </w:tc>
        <w:tc>
          <w:tcPr>
            <w:tcW w:w="1240" w:type="dxa"/>
          </w:tcPr>
          <w:p w14:paraId="7FBCCCC5" w14:textId="77777777" w:rsidR="000A6B49" w:rsidRPr="00995C2A" w:rsidRDefault="000A6B49">
            <w:r w:rsidRPr="00995C2A">
              <w:t>W2</w:t>
            </w:r>
          </w:p>
        </w:tc>
        <w:tc>
          <w:tcPr>
            <w:tcW w:w="1479" w:type="dxa"/>
          </w:tcPr>
          <w:p w14:paraId="3495AD57" w14:textId="77777777" w:rsidR="008C4A3D" w:rsidRDefault="000A6B49">
            <w:r w:rsidRPr="00995C2A">
              <w:t xml:space="preserve">Layer </w:t>
            </w:r>
          </w:p>
          <w:p w14:paraId="0DEBD53D" w14:textId="77777777" w:rsidR="008C4A3D" w:rsidRDefault="000A6B49">
            <w:r w:rsidRPr="00995C2A">
              <w:t xml:space="preserve">addition </w:t>
            </w:r>
          </w:p>
          <w:p w14:paraId="09089017" w14:textId="11769982" w:rsidR="000A6B49" w:rsidRPr="00995C2A" w:rsidRDefault="000A6B49">
            <w:r w:rsidRPr="00995C2A">
              <w:t>algorithm</w:t>
            </w:r>
          </w:p>
        </w:tc>
        <w:tc>
          <w:tcPr>
            <w:tcW w:w="3893" w:type="dxa"/>
          </w:tcPr>
          <w:p w14:paraId="288C72D6" w14:textId="77777777" w:rsidR="000A6B49" w:rsidRPr="00995C2A" w:rsidRDefault="000A6B49" w:rsidP="008C4A3D">
            <w:pPr>
              <w:pStyle w:val="TableText0"/>
            </w:pPr>
            <w:r w:rsidRPr="00995C2A">
              <w:t>Mistyped subscript K instead of I:</w:t>
            </w:r>
          </w:p>
          <w:p w14:paraId="2F1E433A" w14:textId="77777777" w:rsidR="000A6B49" w:rsidRPr="0082706E" w:rsidRDefault="000A6B49" w:rsidP="008C4A3D">
            <w:pPr>
              <w:pStyle w:val="TableText0"/>
            </w:pPr>
            <w:r w:rsidRPr="0082706E">
              <w:t>Old code:</w:t>
            </w:r>
          </w:p>
          <w:p w14:paraId="3705C67D" w14:textId="77777777" w:rsidR="000A6B49" w:rsidRPr="00AF3CED" w:rsidRDefault="000A6B49">
            <w:pPr>
              <w:rPr>
                <w:rFonts w:ascii="Courier New" w:hAnsi="Courier New" w:cs="Courier New"/>
                <w:sz w:val="16"/>
                <w:szCs w:val="16"/>
              </w:rPr>
            </w:pPr>
            <w:r w:rsidRPr="008C4A3D">
              <w:rPr>
                <w:sz w:val="16"/>
                <w:szCs w:val="16"/>
              </w:rPr>
              <w:t xml:space="preserve">            </w:t>
            </w:r>
            <w:r w:rsidRPr="00AF3CED">
              <w:rPr>
                <w:rFonts w:ascii="Courier New" w:hAnsi="Courier New" w:cs="Courier New"/>
                <w:sz w:val="16"/>
                <w:szCs w:val="16"/>
              </w:rPr>
              <w:t xml:space="preserve">  IF (KB(I) &gt; KBI(I)) THEN</w:t>
            </w:r>
          </w:p>
          <w:p w14:paraId="739C68A6"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B(KB(K</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xml:space="preserve">)  = 0.0                                                                                      </w:t>
            </w:r>
          </w:p>
          <w:p w14:paraId="52678DD5"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DX(KB(I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w:t>
            </w:r>
          </w:p>
          <w:p w14:paraId="69B90303"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KB(I)       = KB(I)-1</w:t>
            </w:r>
          </w:p>
          <w:p w14:paraId="79B573BC"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IF (I /= DS(JB)+1) KBMIN(I)   = MIN(KB(K</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 xml:space="preserve">(I+1))                                                     </w:t>
            </w:r>
          </w:p>
          <w:p w14:paraId="68A1FFBE" w14:textId="6BA8093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IF (I /= US(JB)-1) KBMIN(I-1) = MIN(KB(I-1</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w:t>
            </w:r>
          </w:p>
          <w:p w14:paraId="29DD19E8" w14:textId="2E7832A2" w:rsidR="000A6B49" w:rsidRPr="0082706E" w:rsidRDefault="000A6B49" w:rsidP="008C4A3D">
            <w:pPr>
              <w:pStyle w:val="TableText0"/>
            </w:pPr>
            <w:r w:rsidRPr="0082706E">
              <w:t>New Code:</w:t>
            </w:r>
          </w:p>
          <w:p w14:paraId="223792C1" w14:textId="77777777" w:rsidR="000A6B49" w:rsidRPr="00AF3CED" w:rsidRDefault="000A6B49">
            <w:pPr>
              <w:rPr>
                <w:rFonts w:ascii="Courier New" w:hAnsi="Courier New" w:cs="Courier New"/>
                <w:sz w:val="16"/>
                <w:szCs w:val="16"/>
              </w:rPr>
            </w:pPr>
            <w:r w:rsidRPr="008C4A3D">
              <w:rPr>
                <w:sz w:val="16"/>
                <w:szCs w:val="16"/>
              </w:rPr>
              <w:lastRenderedPageBreak/>
              <w:t xml:space="preserve">          </w:t>
            </w:r>
            <w:r w:rsidRPr="00AF3CED">
              <w:rPr>
                <w:rFonts w:ascii="Courier New" w:hAnsi="Courier New" w:cs="Courier New"/>
                <w:sz w:val="16"/>
                <w:szCs w:val="16"/>
              </w:rPr>
              <w:t xml:space="preserve">  IF (KB(I) &gt; KBI(I)) THEN</w:t>
            </w:r>
          </w:p>
          <w:p w14:paraId="4905B5CD"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B(KB(I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                                                                                      ! SW 3/2/05</w:t>
            </w:r>
          </w:p>
          <w:p w14:paraId="7B1C6272"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DX(KB(I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w:t>
            </w:r>
          </w:p>
          <w:p w14:paraId="0AF99B9D"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KB(I)       = KB(I)-1</w:t>
            </w:r>
          </w:p>
          <w:p w14:paraId="24D3949A"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IF (I /= DS(JB)+1) KBMIN(I)   = MIN(KB(I</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(I+1))                                                     ! SW 3/2/05</w:t>
            </w:r>
          </w:p>
          <w:p w14:paraId="63F8A51F" w14:textId="77777777" w:rsidR="000A6B49" w:rsidRPr="00995C2A" w:rsidRDefault="000A6B49">
            <w:r w:rsidRPr="00AF3CED">
              <w:rPr>
                <w:rFonts w:ascii="Courier New" w:hAnsi="Courier New" w:cs="Courier New"/>
                <w:sz w:val="16"/>
                <w:szCs w:val="16"/>
              </w:rPr>
              <w:t xml:space="preserve">                IF (I /= US(JB)-1) KBMIN(I-1) = MIN(KB(I-1</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w:t>
            </w:r>
          </w:p>
        </w:tc>
        <w:tc>
          <w:tcPr>
            <w:tcW w:w="1687" w:type="dxa"/>
          </w:tcPr>
          <w:p w14:paraId="54E3738C" w14:textId="77777777" w:rsidR="000A6B49" w:rsidRPr="00995C2A" w:rsidRDefault="000A6B49">
            <w:r w:rsidRPr="00995C2A">
              <w:lastRenderedPageBreak/>
              <w:t>3/2/05</w:t>
            </w:r>
          </w:p>
        </w:tc>
      </w:tr>
      <w:tr w:rsidR="000A6B49" w:rsidRPr="00995C2A" w14:paraId="6C8E71B3" w14:textId="77777777" w:rsidTr="008C4A3D">
        <w:trPr>
          <w:cantSplit/>
        </w:trPr>
        <w:tc>
          <w:tcPr>
            <w:tcW w:w="606" w:type="dxa"/>
          </w:tcPr>
          <w:p w14:paraId="5C37CA42" w14:textId="77777777" w:rsidR="000A6B49" w:rsidRPr="00995C2A" w:rsidRDefault="000A6B49">
            <w:r w:rsidRPr="00995C2A">
              <w:t>8</w:t>
            </w:r>
          </w:p>
        </w:tc>
        <w:tc>
          <w:tcPr>
            <w:tcW w:w="1240" w:type="dxa"/>
          </w:tcPr>
          <w:p w14:paraId="6357256F" w14:textId="77777777" w:rsidR="000A6B49" w:rsidRPr="00995C2A" w:rsidRDefault="000A6B49">
            <w:r w:rsidRPr="00995C2A">
              <w:t>W2</w:t>
            </w:r>
          </w:p>
        </w:tc>
        <w:tc>
          <w:tcPr>
            <w:tcW w:w="1479" w:type="dxa"/>
          </w:tcPr>
          <w:p w14:paraId="2877491C" w14:textId="77777777" w:rsidR="008C4A3D" w:rsidRDefault="000A6B49">
            <w:r w:rsidRPr="00995C2A">
              <w:t xml:space="preserve">Variable </w:t>
            </w:r>
          </w:p>
          <w:p w14:paraId="2143FCE6" w14:textId="370B4CB7" w:rsidR="000A6B49" w:rsidRPr="00995C2A" w:rsidRDefault="000A6B49">
            <w:r w:rsidRPr="00995C2A">
              <w:t>initializ</w:t>
            </w:r>
            <w:r w:rsidR="008C4A3D">
              <w:t>a</w:t>
            </w:r>
            <w:r w:rsidRPr="00995C2A">
              <w:t>tion</w:t>
            </w:r>
          </w:p>
        </w:tc>
        <w:tc>
          <w:tcPr>
            <w:tcW w:w="3893" w:type="dxa"/>
          </w:tcPr>
          <w:p w14:paraId="4849DAC5" w14:textId="77777777" w:rsidR="000A6B49" w:rsidRPr="00995C2A" w:rsidRDefault="000A6B49" w:rsidP="008C4A3D">
            <w:pPr>
              <w:pStyle w:val="TableText0"/>
            </w:pPr>
            <w:r w:rsidRPr="00995C2A">
              <w:t>In some cases when there was a layer subtraction and a time step violation immediately afterward, the variable SW was not initialized properly. This caused problems in the Tomas Algorithm for the water surface computation. The following line of code was added to the SUB layer algorithm:</w:t>
            </w:r>
          </w:p>
          <w:p w14:paraId="545AA1E4" w14:textId="77777777" w:rsidR="000A6B49" w:rsidRPr="007D4A89" w:rsidRDefault="000A6B49">
            <w:pPr>
              <w:rPr>
                <w:rFonts w:ascii="Courier New" w:hAnsi="Courier New" w:cs="Courier New"/>
                <w:sz w:val="18"/>
                <w:szCs w:val="18"/>
              </w:rPr>
            </w:pPr>
            <w:r w:rsidRPr="008C4A3D">
              <w:rPr>
                <w:sz w:val="16"/>
                <w:szCs w:val="16"/>
              </w:rPr>
              <w:t xml:space="preserve">      </w:t>
            </w:r>
            <w:r w:rsidRPr="008C4A3D">
              <w:rPr>
                <w:rFonts w:ascii="Courier New" w:hAnsi="Courier New" w:cs="Courier New"/>
                <w:sz w:val="16"/>
                <w:szCs w:val="16"/>
              </w:rPr>
              <w:t xml:space="preserve">    SW(KT-</w:t>
            </w:r>
            <w:proofErr w:type="gramStart"/>
            <w:r w:rsidRPr="008C4A3D">
              <w:rPr>
                <w:rFonts w:ascii="Courier New" w:hAnsi="Courier New" w:cs="Courier New"/>
                <w:sz w:val="16"/>
                <w:szCs w:val="16"/>
              </w:rPr>
              <w:t>1,IU</w:t>
            </w:r>
            <w:proofErr w:type="gramEnd"/>
            <w:r w:rsidRPr="008C4A3D">
              <w:rPr>
                <w:rFonts w:ascii="Courier New" w:hAnsi="Courier New" w:cs="Courier New"/>
                <w:sz w:val="16"/>
                <w:szCs w:val="16"/>
              </w:rPr>
              <w:t>-1:ID+1)    = 0.0                                                                                  !TC 3/9/05</w:t>
            </w:r>
          </w:p>
          <w:p w14:paraId="34017801" w14:textId="77777777" w:rsidR="000A6B49" w:rsidRPr="00995C2A" w:rsidRDefault="000A6B49" w:rsidP="008C4A3D">
            <w:pPr>
              <w:pStyle w:val="TableText0"/>
            </w:pPr>
            <w:r w:rsidRPr="00995C2A">
              <w:t>Also, the variable AVHR was defined in the Update variables for DS+1. The following new code was added:</w:t>
            </w:r>
          </w:p>
          <w:p w14:paraId="4BD83F3D" w14:textId="51430C7D" w:rsidR="000A6B49" w:rsidRPr="00995C2A" w:rsidRDefault="000A6B49">
            <w:r w:rsidRPr="008C4A3D">
              <w:rPr>
                <w:sz w:val="16"/>
                <w:szCs w:val="16"/>
              </w:rPr>
              <w:t xml:space="preserve">   </w:t>
            </w:r>
            <w:r w:rsidRPr="007D4A89">
              <w:rPr>
                <w:rFonts w:ascii="Courier New" w:hAnsi="Courier New" w:cs="Courier New"/>
                <w:sz w:val="18"/>
                <w:szCs w:val="18"/>
              </w:rPr>
              <w:t>AVHR(</w:t>
            </w:r>
            <w:proofErr w:type="gramStart"/>
            <w:r w:rsidRPr="007D4A89">
              <w:rPr>
                <w:rFonts w:ascii="Courier New" w:hAnsi="Courier New" w:cs="Courier New"/>
                <w:sz w:val="18"/>
                <w:szCs w:val="18"/>
              </w:rPr>
              <w:t>KT,DS</w:t>
            </w:r>
            <w:proofErr w:type="gramEnd"/>
            <w:r w:rsidRPr="007D4A89">
              <w:rPr>
                <w:rFonts w:ascii="Courier New" w:hAnsi="Courier New" w:cs="Courier New"/>
                <w:sz w:val="18"/>
                <w:szCs w:val="18"/>
              </w:rPr>
              <w:t>(JB)+1)=H1(KT,DS(JB)+1)                                                                              !SW 03/08/05</w:t>
            </w:r>
          </w:p>
        </w:tc>
        <w:tc>
          <w:tcPr>
            <w:tcW w:w="1687" w:type="dxa"/>
          </w:tcPr>
          <w:p w14:paraId="41FEF1C9" w14:textId="77777777" w:rsidR="000A6B49" w:rsidRPr="00995C2A" w:rsidRDefault="000A6B49">
            <w:r w:rsidRPr="00995C2A">
              <w:t>3/9/05</w:t>
            </w:r>
          </w:p>
        </w:tc>
      </w:tr>
      <w:tr w:rsidR="000A6B49" w:rsidRPr="00995C2A" w14:paraId="1A856612" w14:textId="77777777" w:rsidTr="008C4A3D">
        <w:trPr>
          <w:cantSplit/>
        </w:trPr>
        <w:tc>
          <w:tcPr>
            <w:tcW w:w="606" w:type="dxa"/>
          </w:tcPr>
          <w:p w14:paraId="2FACDD62" w14:textId="77777777" w:rsidR="000A6B49" w:rsidRPr="00995C2A" w:rsidRDefault="000A6B49">
            <w:r w:rsidRPr="00995C2A">
              <w:t>9</w:t>
            </w:r>
          </w:p>
        </w:tc>
        <w:tc>
          <w:tcPr>
            <w:tcW w:w="1240" w:type="dxa"/>
          </w:tcPr>
          <w:p w14:paraId="15B5CE19" w14:textId="77777777" w:rsidR="000A6B49" w:rsidRPr="00995C2A" w:rsidRDefault="000A6B49">
            <w:r w:rsidRPr="00995C2A">
              <w:t>W2</w:t>
            </w:r>
          </w:p>
        </w:tc>
        <w:tc>
          <w:tcPr>
            <w:tcW w:w="1479" w:type="dxa"/>
          </w:tcPr>
          <w:p w14:paraId="7AB05238" w14:textId="255FBC6F" w:rsidR="000A6B49" w:rsidRPr="00995C2A" w:rsidRDefault="000A6B49">
            <w:r w:rsidRPr="00995C2A">
              <w:t>Interpolation multipliers</w:t>
            </w:r>
          </w:p>
        </w:tc>
        <w:tc>
          <w:tcPr>
            <w:tcW w:w="3893" w:type="dxa"/>
          </w:tcPr>
          <w:p w14:paraId="594F36F0" w14:textId="1D395B2D" w:rsidR="000A6B49" w:rsidRPr="00995C2A" w:rsidRDefault="000A6B49" w:rsidP="008C4A3D">
            <w:pPr>
              <w:pStyle w:val="TableText0"/>
            </w:pPr>
            <w:r w:rsidRPr="00995C2A">
              <w:t xml:space="preserve">Possible index error </w:t>
            </w:r>
            <w:r w:rsidR="00816E21">
              <w:t>when</w:t>
            </w:r>
            <w:r w:rsidRPr="00995C2A">
              <w:t xml:space="preserve"> there are multiple waterbodies. </w:t>
            </w:r>
          </w:p>
          <w:p w14:paraId="4EFB741F" w14:textId="77777777" w:rsidR="000A6B49" w:rsidRPr="00995C2A" w:rsidRDefault="000A6B49" w:rsidP="008C4A3D">
            <w:pPr>
              <w:pStyle w:val="TableText0"/>
            </w:pPr>
            <w:r w:rsidRPr="00995C2A">
              <w:t>Old code:</w:t>
            </w:r>
          </w:p>
          <w:p w14:paraId="1FA2A86C"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RATZ(</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AVH2(K-1,I)/AVH2(K,I)</w:t>
            </w:r>
          </w:p>
          <w:p w14:paraId="3E2404EF"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CURZ1(</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2.0*H(K,JW)**2/(AVH2(K-1,I)+AVH2(K,I))/AVH2(K-1,I)</w:t>
            </w:r>
          </w:p>
          <w:p w14:paraId="06DE2C87"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CURZ2(</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w:t>
            </w:r>
          </w:p>
          <w:p w14:paraId="145EF982"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CURZ3(</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2.0*H(K,JW)**2/(AVH2(K-1,I)+AVH2(K,I))/AVH2(K,I)</w:t>
            </w:r>
          </w:p>
          <w:p w14:paraId="1A96A820"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END DO</w:t>
            </w:r>
          </w:p>
          <w:p w14:paraId="20BC9A6F" w14:textId="77777777" w:rsidR="000A6B49" w:rsidRPr="00995C2A" w:rsidRDefault="000A6B49" w:rsidP="008C4A3D">
            <w:pPr>
              <w:pStyle w:val="TableText0"/>
            </w:pPr>
            <w:r w:rsidRPr="00995C2A">
              <w:t>New code:</w:t>
            </w:r>
          </w:p>
          <w:p w14:paraId="7E7D60BF" w14:textId="77777777" w:rsidR="000A6B49" w:rsidRPr="00D06B8C" w:rsidRDefault="000A6B49">
            <w:pPr>
              <w:rPr>
                <w:rFonts w:ascii="Courier New" w:hAnsi="Courier New" w:cs="Courier New"/>
                <w:sz w:val="16"/>
                <w:szCs w:val="16"/>
              </w:rPr>
            </w:pPr>
            <w:r w:rsidRPr="008C4A3D">
              <w:rPr>
                <w:rFonts w:ascii="Courier New" w:hAnsi="Courier New" w:cs="Courier New"/>
                <w:sz w:val="18"/>
                <w:szCs w:val="18"/>
              </w:rPr>
              <w:t xml:space="preserve">      </w:t>
            </w:r>
            <w:r w:rsidRPr="00D06B8C">
              <w:rPr>
                <w:rFonts w:ascii="Courier New" w:hAnsi="Courier New" w:cs="Courier New"/>
                <w:sz w:val="16"/>
                <w:szCs w:val="16"/>
              </w:rPr>
              <w:t>RATZ(</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xml:space="preserve">)  =  AVH2(K-1,DS(BE(JW)))/AVH2(K,DS(BE(JW))) </w:t>
            </w:r>
          </w:p>
          <w:p w14:paraId="2AF58A15"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CURZ1(</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2.0*H(K,JW)**2/(AVH2(K-1,DS(BE(JW)))+AVH2(K,DS(BE(JW))))/AVH2(K-1,DS(BE(JW)))</w:t>
            </w:r>
          </w:p>
          <w:p w14:paraId="28BF0380"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CURZ2(</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w:t>
            </w:r>
          </w:p>
          <w:p w14:paraId="721DF7D3" w14:textId="3C6B92A8" w:rsidR="000A6B49" w:rsidRPr="00995C2A" w:rsidRDefault="000A6B49">
            <w:pPr>
              <w:rPr>
                <w:rFonts w:ascii="Courier New" w:hAnsi="Courier New" w:cs="Courier New"/>
                <w:sz w:val="16"/>
                <w:szCs w:val="16"/>
              </w:rPr>
            </w:pPr>
            <w:r w:rsidRPr="00D06B8C">
              <w:rPr>
                <w:rFonts w:ascii="Courier New" w:hAnsi="Courier New" w:cs="Courier New"/>
                <w:sz w:val="16"/>
                <w:szCs w:val="16"/>
              </w:rPr>
              <w:t xml:space="preserve">      CURZ3(</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2.0*H(K,JW)**2/(AVH2(K-1,DS(BE(JW)))+AVH2(K,DS(BE(JW))))/AVH2(K,DS(BE(JW)))</w:t>
            </w:r>
          </w:p>
        </w:tc>
        <w:tc>
          <w:tcPr>
            <w:tcW w:w="1687" w:type="dxa"/>
          </w:tcPr>
          <w:p w14:paraId="02B951D7" w14:textId="77777777" w:rsidR="000A6B49" w:rsidRPr="00995C2A" w:rsidRDefault="000A6B49">
            <w:r w:rsidRPr="00995C2A">
              <w:t>5/10/05</w:t>
            </w:r>
          </w:p>
        </w:tc>
      </w:tr>
      <w:tr w:rsidR="000A6B49" w:rsidRPr="00995C2A" w14:paraId="6E5E3F10" w14:textId="77777777" w:rsidTr="008C4A3D">
        <w:trPr>
          <w:cantSplit/>
        </w:trPr>
        <w:tc>
          <w:tcPr>
            <w:tcW w:w="606" w:type="dxa"/>
          </w:tcPr>
          <w:p w14:paraId="0AA98687" w14:textId="77777777" w:rsidR="000A6B49" w:rsidRPr="00995C2A" w:rsidRDefault="000A6B49">
            <w:r w:rsidRPr="00995C2A">
              <w:t>10</w:t>
            </w:r>
          </w:p>
        </w:tc>
        <w:tc>
          <w:tcPr>
            <w:tcW w:w="1240" w:type="dxa"/>
          </w:tcPr>
          <w:p w14:paraId="249AA630" w14:textId="77777777" w:rsidR="000A6B49" w:rsidRPr="00995C2A" w:rsidRDefault="000A6B49">
            <w:r w:rsidRPr="00995C2A">
              <w:t>W2</w:t>
            </w:r>
          </w:p>
        </w:tc>
        <w:tc>
          <w:tcPr>
            <w:tcW w:w="1479" w:type="dxa"/>
          </w:tcPr>
          <w:p w14:paraId="5BE63B4E" w14:textId="77777777" w:rsidR="000A6B49" w:rsidRPr="00995C2A" w:rsidRDefault="000A6B49">
            <w:r w:rsidRPr="00995C2A">
              <w:t>Spillway and Gates</w:t>
            </w:r>
          </w:p>
        </w:tc>
        <w:tc>
          <w:tcPr>
            <w:tcW w:w="3893" w:type="dxa"/>
          </w:tcPr>
          <w:p w14:paraId="7DDC3DA2" w14:textId="03CD186E" w:rsidR="00BE6C63" w:rsidRPr="00995C2A" w:rsidRDefault="000A6B49" w:rsidP="008C4A3D">
            <w:pPr>
              <w:pStyle w:val="TableText0"/>
            </w:pPr>
            <w:r w:rsidRPr="00995C2A">
              <w:t xml:space="preserve">Older code in order to check if it was submerged or not used the elevation difference relative to the channel bed on either side of the weir, rather than the weir crest. Also removed </w:t>
            </w:r>
            <w:r w:rsidR="00B93E68">
              <w:t xml:space="preserve">this </w:t>
            </w:r>
            <w:r w:rsidRPr="00995C2A">
              <w:t>code line:</w:t>
            </w:r>
          </w:p>
          <w:p w14:paraId="3E8D9C5B" w14:textId="47D8B887" w:rsidR="00BE6C63" w:rsidRPr="00D06B8C" w:rsidRDefault="000A6B49">
            <w:pPr>
              <w:rPr>
                <w:rFonts w:ascii="Courier New" w:hAnsi="Courier New" w:cs="Courier New"/>
                <w:sz w:val="16"/>
                <w:szCs w:val="16"/>
              </w:rPr>
            </w:pPr>
            <w:r w:rsidRPr="00D06B8C">
              <w:rPr>
                <w:rFonts w:ascii="Courier New" w:hAnsi="Courier New" w:cs="Courier New"/>
                <w:sz w:val="16"/>
                <w:szCs w:val="16"/>
              </w:rPr>
              <w:lastRenderedPageBreak/>
              <w:t>IF(ELDN&gt;ESP(JS</w:t>
            </w:r>
            <w:proofErr w:type="gramStart"/>
            <w:r w:rsidRPr="00D06B8C">
              <w:rPr>
                <w:rFonts w:ascii="Courier New" w:hAnsi="Courier New" w:cs="Courier New"/>
                <w:sz w:val="16"/>
                <w:szCs w:val="16"/>
              </w:rPr>
              <w:t>))DH</w:t>
            </w:r>
            <w:proofErr w:type="gramEnd"/>
            <w:r w:rsidRPr="00D06B8C">
              <w:rPr>
                <w:rFonts w:ascii="Courier New" w:hAnsi="Courier New" w:cs="Courier New"/>
                <w:sz w:val="16"/>
                <w:szCs w:val="16"/>
              </w:rPr>
              <w:t>+ELUP-ELDN</w:t>
            </w:r>
          </w:p>
        </w:tc>
        <w:tc>
          <w:tcPr>
            <w:tcW w:w="1687" w:type="dxa"/>
          </w:tcPr>
          <w:p w14:paraId="59B420E1" w14:textId="77777777" w:rsidR="000A6B49" w:rsidRPr="00995C2A" w:rsidRDefault="000A6B49">
            <w:r w:rsidRPr="00995C2A">
              <w:lastRenderedPageBreak/>
              <w:t>5/10/05</w:t>
            </w:r>
          </w:p>
        </w:tc>
      </w:tr>
      <w:tr w:rsidR="000A6B49" w:rsidRPr="00995C2A" w14:paraId="631E3DEC" w14:textId="77777777" w:rsidTr="008C4A3D">
        <w:trPr>
          <w:cantSplit/>
        </w:trPr>
        <w:tc>
          <w:tcPr>
            <w:tcW w:w="606" w:type="dxa"/>
          </w:tcPr>
          <w:p w14:paraId="30A63529" w14:textId="77777777" w:rsidR="000A6B49" w:rsidRPr="00995C2A" w:rsidRDefault="000A6B49">
            <w:r w:rsidRPr="00995C2A">
              <w:t xml:space="preserve">11 </w:t>
            </w:r>
          </w:p>
        </w:tc>
        <w:tc>
          <w:tcPr>
            <w:tcW w:w="1240" w:type="dxa"/>
          </w:tcPr>
          <w:p w14:paraId="7352328B" w14:textId="77777777" w:rsidR="000A6B49" w:rsidRPr="00995C2A" w:rsidRDefault="000A6B49">
            <w:r w:rsidRPr="00995C2A">
              <w:t>W2</w:t>
            </w:r>
          </w:p>
        </w:tc>
        <w:tc>
          <w:tcPr>
            <w:tcW w:w="1479" w:type="dxa"/>
          </w:tcPr>
          <w:p w14:paraId="3369F7BB" w14:textId="77777777" w:rsidR="000A6B49" w:rsidRPr="00995C2A" w:rsidRDefault="000A6B49">
            <w:r w:rsidRPr="00995C2A">
              <w:t>Reaeration</w:t>
            </w:r>
          </w:p>
        </w:tc>
        <w:tc>
          <w:tcPr>
            <w:tcW w:w="3893" w:type="dxa"/>
          </w:tcPr>
          <w:p w14:paraId="035196E1" w14:textId="77777777" w:rsidR="000A6B49" w:rsidRPr="00995C2A" w:rsidRDefault="000A6B49" w:rsidP="008C4A3D">
            <w:pPr>
              <w:pStyle w:val="TableText0"/>
            </w:pPr>
            <w:r w:rsidRPr="00995C2A">
              <w:t xml:space="preserve">Corrected formula errors in </w:t>
            </w:r>
            <w:proofErr w:type="spellStart"/>
            <w:r w:rsidRPr="00995C2A">
              <w:t>Thackston</w:t>
            </w:r>
            <w:proofErr w:type="spellEnd"/>
            <w:r w:rsidRPr="00995C2A">
              <w:t xml:space="preserve"> and </w:t>
            </w:r>
            <w:proofErr w:type="spellStart"/>
            <w:r w:rsidRPr="00995C2A">
              <w:t>Krenkel</w:t>
            </w:r>
            <w:proofErr w:type="spellEnd"/>
            <w:r w:rsidRPr="00995C2A">
              <w:t xml:space="preserve"> formula:</w:t>
            </w:r>
          </w:p>
          <w:p w14:paraId="6C15F653" w14:textId="77777777" w:rsidR="000A6B49" w:rsidRPr="00995C2A" w:rsidRDefault="000A6B49" w:rsidP="008C4A3D">
            <w:pPr>
              <w:pStyle w:val="TableText0"/>
            </w:pPr>
            <w:r w:rsidRPr="00995C2A">
              <w:t>Old code:</w:t>
            </w:r>
          </w:p>
          <w:p w14:paraId="2197BE06"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USTAR=SQRT(ADEPTH*SLOPE(JB)*32.</w:t>
            </w:r>
            <w:proofErr w:type="gramStart"/>
            <w:r w:rsidRPr="00D06B8C">
              <w:rPr>
                <w:rFonts w:ascii="Courier New" w:hAnsi="Courier New" w:cs="Courier New"/>
                <w:sz w:val="16"/>
                <w:szCs w:val="16"/>
              </w:rPr>
              <w:t>2)*</w:t>
            </w:r>
            <w:proofErr w:type="gramEnd"/>
            <w:r w:rsidRPr="00D06B8C">
              <w:rPr>
                <w:rFonts w:ascii="Courier New" w:hAnsi="Courier New" w:cs="Courier New"/>
                <w:sz w:val="16"/>
                <w:szCs w:val="16"/>
              </w:rPr>
              <w:t>*0.5</w:t>
            </w:r>
          </w:p>
          <w:p w14:paraId="5561BDED"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REAER(I) = 24.88*(1.0+</w:t>
            </w:r>
            <w:proofErr w:type="gramStart"/>
            <w:r w:rsidRPr="00D06B8C">
              <w:rPr>
                <w:rFonts w:ascii="Courier New" w:hAnsi="Courier New" w:cs="Courier New"/>
                <w:sz w:val="16"/>
                <w:szCs w:val="16"/>
              </w:rPr>
              <w:t>SQRT(</w:t>
            </w:r>
            <w:proofErr w:type="gramEnd"/>
            <w:r w:rsidRPr="00D06B8C">
              <w:rPr>
                <w:rFonts w:ascii="Courier New" w:hAnsi="Courier New" w:cs="Courier New"/>
                <w:sz w:val="16"/>
                <w:szCs w:val="16"/>
              </w:rPr>
              <w:t>0.176*UAVG/SQRT(ADEPTH)))*USTAR</w:t>
            </w:r>
          </w:p>
          <w:p w14:paraId="21C00D75" w14:textId="77777777" w:rsidR="000A6B49" w:rsidRPr="00995C2A" w:rsidRDefault="000A6B49" w:rsidP="008C4A3D">
            <w:pPr>
              <w:pStyle w:val="TableText0"/>
            </w:pPr>
            <w:r w:rsidRPr="00995C2A">
              <w:t>New code:</w:t>
            </w:r>
          </w:p>
          <w:p w14:paraId="5FD10B9B"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USTAR=SQRT(ADEPTH*SLOPE(JB)*32.2)</w:t>
            </w:r>
          </w:p>
          <w:p w14:paraId="71B72BCC"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REAER(I) = 24.88*(1.0+</w:t>
            </w:r>
            <w:proofErr w:type="gramStart"/>
            <w:r w:rsidRPr="00D06B8C">
              <w:rPr>
                <w:rFonts w:ascii="Courier New" w:hAnsi="Courier New" w:cs="Courier New"/>
                <w:sz w:val="16"/>
                <w:szCs w:val="16"/>
              </w:rPr>
              <w:t>SQRT(</w:t>
            </w:r>
            <w:proofErr w:type="gramEnd"/>
            <w:r w:rsidRPr="00D06B8C">
              <w:rPr>
                <w:rFonts w:ascii="Courier New" w:hAnsi="Courier New" w:cs="Courier New"/>
                <w:sz w:val="16"/>
                <w:szCs w:val="16"/>
              </w:rPr>
              <w:t>0.176*UAVG/SQRT(ADEPTH)))*USTAR/ADEPTH</w:t>
            </w:r>
          </w:p>
          <w:p w14:paraId="69C87BA2" w14:textId="77777777" w:rsidR="008C4A3D" w:rsidRDefault="000A6B49">
            <w:pPr>
              <w:pStyle w:val="TableText0"/>
            </w:pPr>
            <w:r w:rsidRPr="00995C2A">
              <w:t xml:space="preserve">Similar changes were made to the updated </w:t>
            </w:r>
          </w:p>
          <w:p w14:paraId="1B181FEE" w14:textId="1D15D63C" w:rsidR="000A6B49" w:rsidRPr="00995C2A" w:rsidRDefault="000A6B49" w:rsidP="008C4A3D">
            <w:pPr>
              <w:pStyle w:val="TableText0"/>
            </w:pPr>
            <w:proofErr w:type="spellStart"/>
            <w:r w:rsidRPr="00995C2A">
              <w:t>Thackston</w:t>
            </w:r>
            <w:proofErr w:type="spellEnd"/>
            <w:r w:rsidRPr="00995C2A">
              <w:t xml:space="preserve"> model (</w:t>
            </w:r>
            <w:proofErr w:type="spellStart"/>
            <w:r w:rsidRPr="00995C2A">
              <w:t>Eqn</w:t>
            </w:r>
            <w:proofErr w:type="spellEnd"/>
            <w:r w:rsidRPr="00995C2A">
              <w:t xml:space="preserve"> 10)</w:t>
            </w:r>
          </w:p>
        </w:tc>
        <w:tc>
          <w:tcPr>
            <w:tcW w:w="1687" w:type="dxa"/>
          </w:tcPr>
          <w:p w14:paraId="078DB9D1" w14:textId="77777777" w:rsidR="000A6B49" w:rsidRPr="00995C2A" w:rsidRDefault="000A6B49">
            <w:r w:rsidRPr="00995C2A">
              <w:t>5/10/05</w:t>
            </w:r>
          </w:p>
        </w:tc>
      </w:tr>
      <w:tr w:rsidR="000A6B49" w:rsidRPr="00995C2A" w14:paraId="6D92734D" w14:textId="77777777" w:rsidTr="008C4A3D">
        <w:trPr>
          <w:cantSplit/>
        </w:trPr>
        <w:tc>
          <w:tcPr>
            <w:tcW w:w="606" w:type="dxa"/>
          </w:tcPr>
          <w:p w14:paraId="1A3A6D04" w14:textId="77777777" w:rsidR="000A6B49" w:rsidRPr="00995C2A" w:rsidRDefault="000A6B49">
            <w:r w:rsidRPr="00995C2A">
              <w:t>12</w:t>
            </w:r>
          </w:p>
        </w:tc>
        <w:tc>
          <w:tcPr>
            <w:tcW w:w="1240" w:type="dxa"/>
          </w:tcPr>
          <w:p w14:paraId="4E74E39B" w14:textId="77777777" w:rsidR="000A6B49" w:rsidRPr="00995C2A" w:rsidRDefault="000A6B49">
            <w:r w:rsidRPr="00995C2A">
              <w:t>W2</w:t>
            </w:r>
          </w:p>
        </w:tc>
        <w:tc>
          <w:tcPr>
            <w:tcW w:w="1479" w:type="dxa"/>
          </w:tcPr>
          <w:p w14:paraId="754C9124" w14:textId="77777777" w:rsidR="000A6B49" w:rsidRPr="00995C2A" w:rsidRDefault="000A6B49">
            <w:r w:rsidRPr="00995C2A">
              <w:t>Violations NV</w:t>
            </w:r>
          </w:p>
        </w:tc>
        <w:tc>
          <w:tcPr>
            <w:tcW w:w="3893" w:type="dxa"/>
          </w:tcPr>
          <w:p w14:paraId="1568F822" w14:textId="77777777" w:rsidR="000A6B49" w:rsidRPr="00995C2A" w:rsidRDefault="000A6B49" w:rsidP="008C4A3D">
            <w:pPr>
              <w:pStyle w:val="TableText0"/>
            </w:pPr>
            <w:r w:rsidRPr="00995C2A">
              <w:t xml:space="preserve">The variable BI and VOL was not initialized properly during a time-step violation. </w:t>
            </w:r>
          </w:p>
        </w:tc>
        <w:tc>
          <w:tcPr>
            <w:tcW w:w="1687" w:type="dxa"/>
          </w:tcPr>
          <w:p w14:paraId="7703F31C" w14:textId="77777777" w:rsidR="000A6B49" w:rsidRPr="00995C2A" w:rsidRDefault="000A6B49">
            <w:r w:rsidRPr="00995C2A">
              <w:t>8/25/05</w:t>
            </w:r>
          </w:p>
        </w:tc>
      </w:tr>
      <w:tr w:rsidR="000A6B49" w:rsidRPr="00995C2A" w14:paraId="167B734B" w14:textId="77777777" w:rsidTr="008C4A3D">
        <w:trPr>
          <w:cantSplit/>
        </w:trPr>
        <w:tc>
          <w:tcPr>
            <w:tcW w:w="606" w:type="dxa"/>
          </w:tcPr>
          <w:p w14:paraId="265E542D" w14:textId="77777777" w:rsidR="000A6B49" w:rsidRPr="00995C2A" w:rsidRDefault="000A6B49">
            <w:r w:rsidRPr="00995C2A">
              <w:t>13</w:t>
            </w:r>
          </w:p>
        </w:tc>
        <w:tc>
          <w:tcPr>
            <w:tcW w:w="1240" w:type="dxa"/>
          </w:tcPr>
          <w:p w14:paraId="0BCFF7ED" w14:textId="77777777" w:rsidR="000A6B49" w:rsidRPr="00995C2A" w:rsidRDefault="000A6B49">
            <w:r w:rsidRPr="00995C2A">
              <w:t>W2</w:t>
            </w:r>
          </w:p>
        </w:tc>
        <w:tc>
          <w:tcPr>
            <w:tcW w:w="1479" w:type="dxa"/>
          </w:tcPr>
          <w:p w14:paraId="4466EDB4" w14:textId="77777777" w:rsidR="000A6B49" w:rsidRPr="00995C2A" w:rsidRDefault="000A6B49">
            <w:r w:rsidRPr="00995C2A">
              <w:t>ADD a layer</w:t>
            </w:r>
          </w:p>
        </w:tc>
        <w:tc>
          <w:tcPr>
            <w:tcW w:w="3893" w:type="dxa"/>
          </w:tcPr>
          <w:p w14:paraId="3BB9EB7B" w14:textId="77777777" w:rsidR="000A6B49" w:rsidRPr="00995C2A" w:rsidRDefault="000A6B49" w:rsidP="008C4A3D">
            <w:pPr>
              <w:pStyle w:val="TableText0"/>
            </w:pPr>
            <w:r w:rsidRPr="00995C2A">
              <w:t xml:space="preserve">The variable BI was not initialized properly during an ADD layer. </w:t>
            </w:r>
          </w:p>
        </w:tc>
        <w:tc>
          <w:tcPr>
            <w:tcW w:w="1687" w:type="dxa"/>
          </w:tcPr>
          <w:p w14:paraId="668BA666" w14:textId="77777777" w:rsidR="000A6B49" w:rsidRPr="00995C2A" w:rsidRDefault="000A6B49">
            <w:r w:rsidRPr="00995C2A">
              <w:t>8/25/05</w:t>
            </w:r>
          </w:p>
        </w:tc>
      </w:tr>
      <w:tr w:rsidR="000A6B49" w:rsidRPr="00995C2A" w14:paraId="599244FA" w14:textId="77777777" w:rsidTr="008C4A3D">
        <w:trPr>
          <w:cantSplit/>
        </w:trPr>
        <w:tc>
          <w:tcPr>
            <w:tcW w:w="606" w:type="dxa"/>
          </w:tcPr>
          <w:p w14:paraId="1902CEBA" w14:textId="77777777" w:rsidR="000A6B49" w:rsidRPr="00995C2A" w:rsidRDefault="000A6B49">
            <w:r w:rsidRPr="00995C2A">
              <w:t>14</w:t>
            </w:r>
          </w:p>
        </w:tc>
        <w:tc>
          <w:tcPr>
            <w:tcW w:w="1240" w:type="dxa"/>
          </w:tcPr>
          <w:p w14:paraId="1BC17E2E" w14:textId="77777777" w:rsidR="000A6B49" w:rsidRPr="00995C2A" w:rsidRDefault="000A6B49">
            <w:r w:rsidRPr="00995C2A">
              <w:t>W2</w:t>
            </w:r>
          </w:p>
        </w:tc>
        <w:tc>
          <w:tcPr>
            <w:tcW w:w="1479" w:type="dxa"/>
          </w:tcPr>
          <w:p w14:paraId="582F0C07" w14:textId="77777777" w:rsidR="008C4A3D" w:rsidRDefault="000A6B49">
            <w:r w:rsidRPr="00995C2A">
              <w:t xml:space="preserve">TRIDIAG </w:t>
            </w:r>
          </w:p>
          <w:p w14:paraId="69125E8F" w14:textId="03546839" w:rsidR="000A6B49" w:rsidRPr="00995C2A" w:rsidRDefault="000A6B49">
            <w:r w:rsidRPr="00995C2A">
              <w:t>subroutine</w:t>
            </w:r>
          </w:p>
        </w:tc>
        <w:tc>
          <w:tcPr>
            <w:tcW w:w="3893" w:type="dxa"/>
          </w:tcPr>
          <w:p w14:paraId="00C28878" w14:textId="02042349" w:rsidR="000A6B49" w:rsidRPr="00BE6C63" w:rsidRDefault="000A6B49" w:rsidP="008C4A3D">
            <w:pPr>
              <w:pStyle w:val="TableText0"/>
              <w:rPr>
                <w:rFonts w:ascii="Times New Roman" w:hAnsi="Times New Roman"/>
              </w:rPr>
            </w:pPr>
            <w:r w:rsidRPr="00BE6C63">
              <w:t xml:space="preserve">Insert Deallocate Statement in </w:t>
            </w:r>
            <w:proofErr w:type="spellStart"/>
            <w:r w:rsidRPr="00BE6C63">
              <w:t>Tridiag</w:t>
            </w:r>
            <w:proofErr w:type="spellEnd"/>
            <w:r w:rsidR="007D4A89" w:rsidRPr="00BE6C63">
              <w:t>:</w:t>
            </w:r>
          </w:p>
          <w:p w14:paraId="41FA0204" w14:textId="77777777" w:rsidR="000A6B49" w:rsidRPr="008C4A3D" w:rsidRDefault="000A6B49">
            <w:pPr>
              <w:rPr>
                <w:rFonts w:ascii="Times New Roman" w:hAnsi="Times New Roman"/>
                <w:sz w:val="16"/>
                <w:szCs w:val="16"/>
              </w:rPr>
            </w:pPr>
            <w:r w:rsidRPr="008C4A3D">
              <w:rPr>
                <w:rFonts w:ascii="Times New Roman" w:hAnsi="Times New Roman"/>
                <w:sz w:val="16"/>
                <w:szCs w:val="16"/>
              </w:rPr>
              <w:t> </w:t>
            </w:r>
            <w:r w:rsidRPr="008C4A3D">
              <w:rPr>
                <w:rFonts w:ascii="Courier New" w:hAnsi="Courier New" w:cs="Courier New"/>
                <w:sz w:val="16"/>
                <w:szCs w:val="16"/>
              </w:rPr>
              <w:t>SUBROUTINE TRIDIAG(A,V,C,D,S,E,N,U)</w:t>
            </w:r>
            <w:r w:rsidRPr="008C4A3D">
              <w:rPr>
                <w:rFonts w:ascii="Courier New" w:hAnsi="Courier New" w:cs="Courier New"/>
                <w:sz w:val="16"/>
                <w:szCs w:val="16"/>
              </w:rPr>
              <w:br/>
              <w:t>  USE PREC</w:t>
            </w:r>
            <w:r w:rsidRPr="008C4A3D">
              <w:rPr>
                <w:rFonts w:ascii="Courier New" w:hAnsi="Courier New" w:cs="Courier New"/>
                <w:sz w:val="16"/>
                <w:szCs w:val="16"/>
              </w:rPr>
              <w:br/>
              <w:t>  INTEGER,                             INTENT(IN)  :: S, E, N</w:t>
            </w:r>
            <w:r w:rsidRPr="008C4A3D">
              <w:rPr>
                <w:rFonts w:ascii="Courier New" w:hAnsi="Courier New" w:cs="Courier New"/>
                <w:sz w:val="16"/>
                <w:szCs w:val="16"/>
              </w:rPr>
              <w:br/>
              <w:t>  REAL(R8),              DIMENSION(:), INTENT(IN)  :: A(E),V(E),C(E),D(E)</w:t>
            </w:r>
            <w:r w:rsidRPr="008C4A3D">
              <w:rPr>
                <w:rFonts w:ascii="Courier New" w:hAnsi="Courier New" w:cs="Courier New"/>
                <w:sz w:val="16"/>
                <w:szCs w:val="16"/>
              </w:rPr>
              <w:br/>
              <w:t>  REAL,                  DIMENSION(:), INTENT(OUT) :: U(N)</w:t>
            </w:r>
            <w:r w:rsidRPr="008C4A3D">
              <w:rPr>
                <w:rFonts w:ascii="Courier New" w:hAnsi="Courier New" w:cs="Courier New"/>
                <w:sz w:val="16"/>
                <w:szCs w:val="16"/>
              </w:rPr>
              <w:br/>
              <w:t>  REAL(R8), ALLOCATABLE, DIMENSION(:)              :: BTA, GMA</w:t>
            </w:r>
            <w:r w:rsidRPr="008C4A3D">
              <w:rPr>
                <w:rFonts w:ascii="Courier New" w:hAnsi="Courier New" w:cs="Courier New"/>
                <w:sz w:val="16"/>
                <w:szCs w:val="16"/>
              </w:rPr>
              <w:br/>
              <w:t>  ALLOCATE (BTA(N),GMA(N))</w:t>
            </w:r>
          </w:p>
          <w:p w14:paraId="2F2C238E" w14:textId="77777777" w:rsidR="000A6B49" w:rsidRPr="008C4A3D" w:rsidRDefault="000A6B49">
            <w:pPr>
              <w:rPr>
                <w:rFonts w:ascii="Times New Roman" w:hAnsi="Times New Roman"/>
                <w:sz w:val="16"/>
                <w:szCs w:val="16"/>
              </w:rPr>
            </w:pPr>
            <w:r w:rsidRPr="008C4A3D">
              <w:rPr>
                <w:rFonts w:ascii="Times New Roman" w:hAnsi="Times New Roman"/>
                <w:sz w:val="16"/>
                <w:szCs w:val="16"/>
              </w:rPr>
              <w:t> </w:t>
            </w:r>
          </w:p>
          <w:p w14:paraId="4B5CC432" w14:textId="77777777" w:rsidR="000A6B49" w:rsidRPr="008C4A3D" w:rsidRDefault="000A6B49">
            <w:pPr>
              <w:rPr>
                <w:rFonts w:ascii="Times New Roman" w:hAnsi="Times New Roman"/>
                <w:sz w:val="16"/>
                <w:szCs w:val="16"/>
              </w:rPr>
            </w:pPr>
            <w:r w:rsidRPr="008C4A3D">
              <w:rPr>
                <w:rFonts w:ascii="Courier New" w:hAnsi="Courier New" w:cs="Courier New"/>
                <w:sz w:val="16"/>
                <w:szCs w:val="16"/>
              </w:rPr>
              <w:t>  BTA(S) = V(S)</w:t>
            </w:r>
            <w:r w:rsidRPr="008C4A3D">
              <w:rPr>
                <w:rFonts w:ascii="Courier New" w:hAnsi="Courier New" w:cs="Courier New"/>
                <w:sz w:val="16"/>
                <w:szCs w:val="16"/>
              </w:rPr>
              <w:br/>
              <w:t>  GMA(S) = D(S)</w:t>
            </w:r>
            <w:r w:rsidRPr="008C4A3D">
              <w:rPr>
                <w:rFonts w:ascii="Courier New" w:hAnsi="Courier New" w:cs="Courier New"/>
                <w:sz w:val="16"/>
                <w:szCs w:val="16"/>
              </w:rPr>
              <w:br/>
              <w:t>  DO I=S+1,E</w:t>
            </w:r>
            <w:r w:rsidRPr="008C4A3D">
              <w:rPr>
                <w:rFonts w:ascii="Courier New" w:hAnsi="Courier New" w:cs="Courier New"/>
                <w:sz w:val="16"/>
                <w:szCs w:val="16"/>
              </w:rPr>
              <w:br/>
              <w:t>    BTA(I) = V(I)-A(I)/BTA(I-1)*C(I-1)</w:t>
            </w:r>
            <w:r w:rsidRPr="008C4A3D">
              <w:rPr>
                <w:rFonts w:ascii="Courier New" w:hAnsi="Courier New" w:cs="Courier New"/>
                <w:sz w:val="16"/>
                <w:szCs w:val="16"/>
              </w:rPr>
              <w:br/>
              <w:t>    GMA(I) = D(I)-A(I)/BTA(I-1)*GMA(I-1)</w:t>
            </w:r>
            <w:r w:rsidRPr="008C4A3D">
              <w:rPr>
                <w:rFonts w:ascii="Courier New" w:hAnsi="Courier New" w:cs="Courier New"/>
                <w:sz w:val="16"/>
                <w:szCs w:val="16"/>
              </w:rPr>
              <w:br/>
              <w:t>  END DO</w:t>
            </w:r>
            <w:r w:rsidRPr="008C4A3D">
              <w:rPr>
                <w:rFonts w:ascii="Courier New" w:hAnsi="Courier New" w:cs="Courier New"/>
                <w:sz w:val="16"/>
                <w:szCs w:val="16"/>
              </w:rPr>
              <w:br/>
              <w:t>  U(E) = GMA(E)/BTA(E)</w:t>
            </w:r>
            <w:r w:rsidRPr="008C4A3D">
              <w:rPr>
                <w:rFonts w:ascii="Courier New" w:hAnsi="Courier New" w:cs="Courier New"/>
                <w:sz w:val="16"/>
                <w:szCs w:val="16"/>
              </w:rPr>
              <w:br/>
              <w:t>  DO I=E-1,S,-1</w:t>
            </w:r>
            <w:r w:rsidRPr="008C4A3D">
              <w:rPr>
                <w:rFonts w:ascii="Courier New" w:hAnsi="Courier New" w:cs="Courier New"/>
                <w:sz w:val="16"/>
                <w:szCs w:val="16"/>
              </w:rPr>
              <w:br/>
              <w:t>    U(I) = (GMA(I)-C(I)*U(I+1))/BTA(I)</w:t>
            </w:r>
            <w:r w:rsidRPr="008C4A3D">
              <w:rPr>
                <w:rFonts w:ascii="Courier New" w:hAnsi="Courier New" w:cs="Courier New"/>
                <w:sz w:val="16"/>
                <w:szCs w:val="16"/>
              </w:rPr>
              <w:br/>
              <w:t>  END DO</w:t>
            </w:r>
            <w:r w:rsidRPr="008C4A3D">
              <w:rPr>
                <w:rFonts w:ascii="Courier New" w:hAnsi="Courier New" w:cs="Courier New"/>
                <w:sz w:val="16"/>
                <w:szCs w:val="16"/>
              </w:rPr>
              <w:br/>
              <w:t>  Deallocate (BTA, GMA)        &lt;-----                            ! SW 10/17/05</w:t>
            </w:r>
            <w:r w:rsidRPr="008C4A3D">
              <w:rPr>
                <w:rFonts w:ascii="Courier New" w:hAnsi="Courier New" w:cs="Courier New"/>
                <w:sz w:val="16"/>
                <w:szCs w:val="16"/>
              </w:rPr>
              <w:br/>
              <w:t>END SUBROUTINE TRIDIAG</w:t>
            </w:r>
          </w:p>
        </w:tc>
        <w:tc>
          <w:tcPr>
            <w:tcW w:w="1687" w:type="dxa"/>
          </w:tcPr>
          <w:p w14:paraId="40DF8230" w14:textId="77777777" w:rsidR="000A6B49" w:rsidRPr="00995C2A" w:rsidRDefault="000A6B49">
            <w:r w:rsidRPr="00995C2A">
              <w:t>10/17/05</w:t>
            </w:r>
          </w:p>
        </w:tc>
      </w:tr>
      <w:tr w:rsidR="000A6B49" w:rsidRPr="00995C2A" w14:paraId="14AA3AAF" w14:textId="77777777" w:rsidTr="008C4A3D">
        <w:trPr>
          <w:cantSplit/>
        </w:trPr>
        <w:tc>
          <w:tcPr>
            <w:tcW w:w="606" w:type="dxa"/>
          </w:tcPr>
          <w:p w14:paraId="5B6D06FB" w14:textId="77777777" w:rsidR="000A6B49" w:rsidRPr="00995C2A" w:rsidRDefault="000A6B49" w:rsidP="00816E21">
            <w:r w:rsidRPr="00995C2A">
              <w:t>15</w:t>
            </w:r>
          </w:p>
        </w:tc>
        <w:tc>
          <w:tcPr>
            <w:tcW w:w="1240" w:type="dxa"/>
          </w:tcPr>
          <w:p w14:paraId="00B1B510" w14:textId="77777777" w:rsidR="000A6B49" w:rsidRPr="00995C2A" w:rsidRDefault="000A6B49" w:rsidP="00816E21">
            <w:r w:rsidRPr="00995C2A">
              <w:t>W2</w:t>
            </w:r>
          </w:p>
        </w:tc>
        <w:tc>
          <w:tcPr>
            <w:tcW w:w="1479" w:type="dxa"/>
          </w:tcPr>
          <w:p w14:paraId="3C7BCD2D" w14:textId="77777777" w:rsidR="000A6B49" w:rsidRPr="00995C2A" w:rsidRDefault="000A6B49" w:rsidP="00816E21">
            <w:r w:rsidRPr="00995C2A">
              <w:t>SUB layer</w:t>
            </w:r>
          </w:p>
        </w:tc>
        <w:tc>
          <w:tcPr>
            <w:tcW w:w="3893" w:type="dxa"/>
          </w:tcPr>
          <w:p w14:paraId="747B112F" w14:textId="50E2672B" w:rsidR="000A6B49" w:rsidRPr="00995C2A" w:rsidRDefault="000A6B49" w:rsidP="00374866">
            <w:pPr>
              <w:pStyle w:val="TableText0"/>
              <w:rPr>
                <w:rFonts w:ascii="Times New Roman" w:hAnsi="Times New Roman"/>
                <w:szCs w:val="24"/>
              </w:rPr>
            </w:pPr>
            <w:r w:rsidRPr="00995C2A">
              <w:t>In SUB Layer/Sub Seg - eliminate</w:t>
            </w:r>
            <w:r w:rsidR="007D4A89">
              <w:t>d</w:t>
            </w:r>
            <w:r w:rsidRPr="00995C2A">
              <w:t xml:space="preserve"> parentheses which caused a sign error</w:t>
            </w:r>
            <w:r w:rsidR="00816E21">
              <w:t>:</w:t>
            </w:r>
          </w:p>
          <w:p w14:paraId="304F3B93" w14:textId="77777777" w:rsidR="000A6B49" w:rsidRPr="00374866" w:rsidRDefault="000A6B49" w:rsidP="00816E21">
            <w:pPr>
              <w:rPr>
                <w:rFonts w:ascii="Times New Roman" w:hAnsi="Times New Roman"/>
                <w:sz w:val="16"/>
                <w:szCs w:val="16"/>
              </w:rPr>
            </w:pPr>
            <w:r w:rsidRPr="00374866">
              <w:rPr>
                <w:rFonts w:ascii="Arial" w:hAnsi="Arial" w:cs="Arial"/>
                <w:sz w:val="16"/>
                <w:szCs w:val="16"/>
              </w:rPr>
              <w:t> </w:t>
            </w:r>
            <w:r w:rsidRPr="00374866">
              <w:rPr>
                <w:rFonts w:ascii="Courier New" w:hAnsi="Courier New" w:cs="Courier New"/>
                <w:sz w:val="16"/>
                <w:szCs w:val="16"/>
              </w:rPr>
              <w:t xml:space="preserve">           IF </w:t>
            </w:r>
            <w:proofErr w:type="gramStart"/>
            <w:r w:rsidRPr="00374866">
              <w:rPr>
                <w:rFonts w:ascii="Courier New" w:hAnsi="Courier New" w:cs="Courier New"/>
                <w:sz w:val="16"/>
                <w:szCs w:val="16"/>
              </w:rPr>
              <w:t>(.NOT</w:t>
            </w:r>
            <w:proofErr w:type="gramEnd"/>
            <w:r w:rsidRPr="00374866">
              <w:rPr>
                <w:rFonts w:ascii="Courier New" w:hAnsi="Courier New" w:cs="Courier New"/>
                <w:sz w:val="16"/>
                <w:szCs w:val="16"/>
              </w:rPr>
              <w:t>. TRAPEZOIDAL(JW)) THEN</w:t>
            </w:r>
            <w:r w:rsidRPr="00374866">
              <w:rPr>
                <w:rFonts w:ascii="Courier New" w:hAnsi="Courier New" w:cs="Courier New"/>
                <w:sz w:val="16"/>
                <w:szCs w:val="16"/>
              </w:rPr>
              <w:br/>
              <w:t>              BI(KT,IU-1)  = B(KTI(IU-1),I)</w:t>
            </w:r>
            <w:r w:rsidRPr="00374866">
              <w:rPr>
                <w:rFonts w:ascii="Courier New" w:hAnsi="Courier New" w:cs="Courier New"/>
                <w:sz w:val="16"/>
                <w:szCs w:val="16"/>
              </w:rPr>
              <w:br/>
              <w:t>              H1(KT,IU-1)  = H(KT,JW)-Z(IU-1)</w:t>
            </w:r>
            <w:r w:rsidRPr="00374866">
              <w:rPr>
                <w:rFonts w:ascii="Courier New" w:hAnsi="Courier New" w:cs="Courier New"/>
                <w:sz w:val="16"/>
                <w:szCs w:val="16"/>
              </w:rPr>
              <w:br/>
              <w:t>              BH1(KT,IU-1) = B(KTI(IU-1),IU-1)*(EL(KT,IU-1)-EL(KTI(IU-1)+1,IU-1)-Z(IU-</w:t>
            </w:r>
            <w:r w:rsidRPr="00374866">
              <w:rPr>
                <w:rFonts w:ascii="Courier New" w:hAnsi="Courier New" w:cs="Courier New"/>
                <w:sz w:val="16"/>
                <w:szCs w:val="16"/>
              </w:rPr>
              <w:lastRenderedPageBreak/>
              <w:t>1)*COSA(JB))/COSA(JB)       &lt;------   ! SR 10/17/05</w:t>
            </w:r>
            <w:r w:rsidRPr="00374866">
              <w:rPr>
                <w:rFonts w:ascii="Courier New" w:hAnsi="Courier New" w:cs="Courier New"/>
                <w:sz w:val="16"/>
                <w:szCs w:val="16"/>
              </w:rPr>
              <w:br/>
              <w:t>              IF (KT &gt;= KB(IU-1)) BH1(</w:t>
            </w:r>
            <w:proofErr w:type="gramStart"/>
            <w:r w:rsidRPr="00374866">
              <w:rPr>
                <w:rFonts w:ascii="Courier New" w:hAnsi="Courier New" w:cs="Courier New"/>
                <w:sz w:val="16"/>
                <w:szCs w:val="16"/>
              </w:rPr>
              <w:t>KT,IU</w:t>
            </w:r>
            <w:proofErr w:type="gramEnd"/>
            <w:r w:rsidRPr="00374866">
              <w:rPr>
                <w:rFonts w:ascii="Courier New" w:hAnsi="Courier New" w:cs="Courier New"/>
                <w:sz w:val="16"/>
                <w:szCs w:val="16"/>
              </w:rPr>
              <w:t>-1) = B(KT,IU-1)*H1(KT,IU-1)</w:t>
            </w:r>
            <w:r w:rsidRPr="00374866">
              <w:rPr>
                <w:rFonts w:ascii="Courier New" w:hAnsi="Courier New" w:cs="Courier New"/>
                <w:sz w:val="16"/>
                <w:szCs w:val="16"/>
              </w:rPr>
              <w:br/>
              <w:t>              DO K=KTI(IU-1)+1,KT</w:t>
            </w:r>
            <w:r w:rsidRPr="00374866">
              <w:rPr>
                <w:rFonts w:ascii="Courier New" w:hAnsi="Courier New" w:cs="Courier New"/>
                <w:sz w:val="16"/>
                <w:szCs w:val="16"/>
              </w:rPr>
              <w:br/>
              <w:t>                BH1(KT,IU-1) = BH1(KT,IU-1)+BH1(K,IU-1)</w:t>
            </w:r>
            <w:r w:rsidRPr="00374866">
              <w:rPr>
                <w:rFonts w:ascii="Courier New" w:hAnsi="Courier New" w:cs="Courier New"/>
                <w:sz w:val="16"/>
                <w:szCs w:val="16"/>
              </w:rPr>
              <w:br/>
              <w:t>              END DO</w:t>
            </w:r>
            <w:r w:rsidRPr="00374866">
              <w:rPr>
                <w:rFonts w:ascii="Courier New" w:hAnsi="Courier New" w:cs="Courier New"/>
                <w:sz w:val="16"/>
                <w:szCs w:val="16"/>
              </w:rPr>
              <w:br/>
              <w:t>            ELSE</w:t>
            </w:r>
          </w:p>
        </w:tc>
        <w:tc>
          <w:tcPr>
            <w:tcW w:w="1687" w:type="dxa"/>
          </w:tcPr>
          <w:p w14:paraId="6AAD47D9" w14:textId="77777777" w:rsidR="000A6B49" w:rsidRPr="00995C2A" w:rsidRDefault="000A6B49" w:rsidP="00816E21">
            <w:r w:rsidRPr="00995C2A">
              <w:lastRenderedPageBreak/>
              <w:t>10/17/05</w:t>
            </w:r>
          </w:p>
        </w:tc>
      </w:tr>
      <w:tr w:rsidR="000A6B49" w:rsidRPr="00995C2A" w14:paraId="441B516B" w14:textId="77777777" w:rsidTr="008C4A3D">
        <w:trPr>
          <w:cantSplit/>
        </w:trPr>
        <w:tc>
          <w:tcPr>
            <w:tcW w:w="606" w:type="dxa"/>
          </w:tcPr>
          <w:p w14:paraId="6199FFCC" w14:textId="77777777" w:rsidR="000A6B49" w:rsidRPr="00995C2A" w:rsidRDefault="000A6B49" w:rsidP="00816E21">
            <w:r w:rsidRPr="00995C2A">
              <w:t>16</w:t>
            </w:r>
          </w:p>
        </w:tc>
        <w:tc>
          <w:tcPr>
            <w:tcW w:w="1240" w:type="dxa"/>
          </w:tcPr>
          <w:p w14:paraId="6BF72619" w14:textId="77777777" w:rsidR="000A6B49" w:rsidRPr="00995C2A" w:rsidRDefault="000A6B49" w:rsidP="00816E21">
            <w:r w:rsidRPr="00995C2A">
              <w:t>W2</w:t>
            </w:r>
          </w:p>
        </w:tc>
        <w:tc>
          <w:tcPr>
            <w:tcW w:w="1479" w:type="dxa"/>
          </w:tcPr>
          <w:p w14:paraId="25D00C03" w14:textId="77777777" w:rsidR="008C4A3D" w:rsidRDefault="000A6B49" w:rsidP="00816E21">
            <w:r w:rsidRPr="00995C2A">
              <w:t xml:space="preserve">SUB layer for shallow </w:t>
            </w:r>
          </w:p>
          <w:p w14:paraId="037D89FE" w14:textId="2D25FFB8" w:rsidR="000A6B49" w:rsidRPr="00995C2A" w:rsidRDefault="000A6B49" w:rsidP="00816E21">
            <w:r w:rsidRPr="00995C2A">
              <w:t>systems</w:t>
            </w:r>
          </w:p>
        </w:tc>
        <w:tc>
          <w:tcPr>
            <w:tcW w:w="3893" w:type="dxa"/>
          </w:tcPr>
          <w:p w14:paraId="27170CE0" w14:textId="6A05E4B4" w:rsidR="000A6B49" w:rsidRPr="00374866" w:rsidRDefault="000A6B49" w:rsidP="00374866">
            <w:pPr>
              <w:pStyle w:val="TableText0"/>
            </w:pPr>
            <w:r w:rsidRPr="00995C2A">
              <w:t>Layer SUB - improve</w:t>
            </w:r>
            <w:r w:rsidR="007D4A89">
              <w:t>d</w:t>
            </w:r>
            <w:r w:rsidRPr="00995C2A">
              <w:t xml:space="preserve"> model running in shallow segments</w:t>
            </w:r>
            <w:r w:rsidR="00BC67D3">
              <w:t>.</w:t>
            </w:r>
          </w:p>
          <w:p w14:paraId="3A55A6FF"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Water surface minimum thickness</w:t>
            </w:r>
          </w:p>
          <w:p w14:paraId="02F46945"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DO JW=</w:t>
            </w:r>
            <w:proofErr w:type="gramStart"/>
            <w:r w:rsidRPr="00374866">
              <w:rPr>
                <w:rFonts w:ascii="Courier New" w:hAnsi="Courier New" w:cs="Courier New"/>
                <w:sz w:val="16"/>
                <w:szCs w:val="16"/>
              </w:rPr>
              <w:t>1,NWB</w:t>
            </w:r>
            <w:proofErr w:type="gramEnd"/>
            <w:r w:rsidRPr="00374866">
              <w:rPr>
                <w:rFonts w:ascii="Courier New" w:hAnsi="Courier New" w:cs="Courier New"/>
                <w:sz w:val="16"/>
                <w:szCs w:val="16"/>
              </w:rPr>
              <w:br/>
              <w:t>      KT       =  KTWB(JW)</w:t>
            </w:r>
            <w:r w:rsidRPr="00374866">
              <w:rPr>
                <w:rFonts w:ascii="Courier New" w:hAnsi="Courier New" w:cs="Courier New"/>
                <w:sz w:val="16"/>
                <w:szCs w:val="16"/>
              </w:rPr>
              <w:br/>
              <w:t>      ZMIN(JW) = -1000.0</w:t>
            </w:r>
            <w:r w:rsidRPr="00374866">
              <w:rPr>
                <w:rFonts w:ascii="Courier New" w:hAnsi="Courier New" w:cs="Courier New"/>
                <w:sz w:val="16"/>
                <w:szCs w:val="16"/>
              </w:rPr>
              <w:br/>
              <w:t>      KTMAX    =  2  &lt;-----             ! SR 10/17/05</w:t>
            </w:r>
            <w:r w:rsidRPr="00374866">
              <w:rPr>
                <w:rFonts w:ascii="Courier New" w:hAnsi="Courier New" w:cs="Courier New"/>
                <w:sz w:val="16"/>
                <w:szCs w:val="16"/>
              </w:rPr>
              <w:br/>
              <w:t>      DO JB=BS(JW</w:t>
            </w:r>
            <w:proofErr w:type="gramStart"/>
            <w:r w:rsidRPr="00374866">
              <w:rPr>
                <w:rFonts w:ascii="Courier New" w:hAnsi="Courier New" w:cs="Courier New"/>
                <w:sz w:val="16"/>
                <w:szCs w:val="16"/>
              </w:rPr>
              <w:t>),BE</w:t>
            </w:r>
            <w:proofErr w:type="gramEnd"/>
            <w:r w:rsidRPr="00374866">
              <w:rPr>
                <w:rFonts w:ascii="Courier New" w:hAnsi="Courier New" w:cs="Courier New"/>
                <w:sz w:val="16"/>
                <w:szCs w:val="16"/>
              </w:rPr>
              <w:t>(JW)</w:t>
            </w:r>
            <w:r w:rsidRPr="00374866">
              <w:rPr>
                <w:rFonts w:ascii="Courier New" w:hAnsi="Courier New" w:cs="Courier New"/>
                <w:sz w:val="16"/>
                <w:szCs w:val="16"/>
              </w:rPr>
              <w:br/>
              <w:t>        DO I=CUS(JB),DS(JB)</w:t>
            </w:r>
            <w:r w:rsidRPr="00374866">
              <w:rPr>
                <w:rFonts w:ascii="Courier New" w:hAnsi="Courier New" w:cs="Courier New"/>
                <w:sz w:val="16"/>
                <w:szCs w:val="16"/>
              </w:rPr>
              <w:br/>
              <w:t>          IF(KB(I) &gt; KTMAX) KTMAX = KB(I) &lt;-----          ! SR 10/17/05</w:t>
            </w:r>
            <w:r w:rsidRPr="00374866">
              <w:rPr>
                <w:rFonts w:ascii="Courier New" w:hAnsi="Courier New" w:cs="Courier New"/>
                <w:sz w:val="16"/>
                <w:szCs w:val="16"/>
              </w:rPr>
              <w:br/>
              <w:t>          IF (Z(I) &gt; ZMIN(JW)) THEN</w:t>
            </w:r>
            <w:r w:rsidRPr="00374866">
              <w:rPr>
                <w:rFonts w:ascii="Courier New" w:hAnsi="Courier New" w:cs="Courier New"/>
                <w:sz w:val="16"/>
                <w:szCs w:val="16"/>
              </w:rPr>
              <w:br/>
              <w:t>            IZMIN(JW) = I</w:t>
            </w:r>
            <w:r w:rsidRPr="00374866">
              <w:rPr>
                <w:rFonts w:ascii="Courier New" w:hAnsi="Courier New" w:cs="Courier New"/>
                <w:sz w:val="16"/>
                <w:szCs w:val="16"/>
              </w:rPr>
              <w:br/>
              <w:t>            JBIZ      = JB</w:t>
            </w:r>
            <w:r w:rsidRPr="00374866">
              <w:rPr>
                <w:rFonts w:ascii="Courier New" w:hAnsi="Courier New" w:cs="Courier New"/>
                <w:sz w:val="16"/>
                <w:szCs w:val="16"/>
              </w:rPr>
              <w:br/>
              <w:t>          END IF</w:t>
            </w:r>
            <w:r w:rsidRPr="00374866">
              <w:rPr>
                <w:rFonts w:ascii="Courier New" w:hAnsi="Courier New" w:cs="Courier New"/>
                <w:sz w:val="16"/>
                <w:szCs w:val="16"/>
              </w:rPr>
              <w:br/>
              <w:t>          ZMIN(JW) = MAX(ZMIN(JW),Z(I))</w:t>
            </w:r>
            <w:r w:rsidRPr="00374866">
              <w:rPr>
                <w:rFonts w:ascii="Courier New" w:hAnsi="Courier New" w:cs="Courier New"/>
                <w:sz w:val="16"/>
                <w:szCs w:val="16"/>
              </w:rPr>
              <w:br/>
              <w:t>        END DO</w:t>
            </w:r>
            <w:r w:rsidRPr="00374866">
              <w:rPr>
                <w:rFonts w:ascii="Courier New" w:hAnsi="Courier New" w:cs="Courier New"/>
                <w:sz w:val="16"/>
                <w:szCs w:val="16"/>
              </w:rPr>
              <w:br/>
              <w:t>      END DO</w:t>
            </w:r>
            <w:r w:rsidRPr="00374866">
              <w:rPr>
                <w:rFonts w:ascii="Courier New" w:hAnsi="Courier New" w:cs="Courier New"/>
                <w:sz w:val="16"/>
                <w:szCs w:val="16"/>
              </w:rPr>
              <w:br/>
              <w:t>      ADD_LAYER = ZMIN(JW) &lt; -0.85*H(KT-1,JW) .AND. KT /= 2</w:t>
            </w:r>
            <w:r w:rsidRPr="00374866">
              <w:rPr>
                <w:rFonts w:ascii="Courier New" w:hAnsi="Courier New" w:cs="Courier New"/>
                <w:sz w:val="16"/>
                <w:szCs w:val="16"/>
              </w:rPr>
              <w:br/>
              <w:t>      SUB_LAYER = ZMIN(JW) &gt;  0.60*H(KT,JW)   .AND. KT &lt; KTMAX   &lt;-------     ! SR 10/17/05</w:t>
            </w:r>
            <w:r w:rsidRPr="00374866">
              <w:rPr>
                <w:rFonts w:ascii="Courier New" w:hAnsi="Courier New" w:cs="Courier New"/>
                <w:sz w:val="16"/>
                <w:szCs w:val="16"/>
              </w:rPr>
              <w:br/>
              <w:t>....</w:t>
            </w:r>
          </w:p>
          <w:p w14:paraId="75772D5E"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Upstream active segment</w:t>
            </w:r>
          </w:p>
          <w:p w14:paraId="78145CEB"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IUT = US(JB)</w:t>
            </w:r>
            <w:r w:rsidRPr="00374866">
              <w:rPr>
                <w:rFonts w:ascii="Courier New" w:hAnsi="Courier New" w:cs="Courier New"/>
                <w:sz w:val="16"/>
                <w:szCs w:val="16"/>
              </w:rPr>
              <w:br/>
              <w:t>          IF (SLOPE(JB) /= 0.0) THEN</w:t>
            </w:r>
            <w:r w:rsidRPr="00374866">
              <w:rPr>
                <w:rFonts w:ascii="Courier New" w:hAnsi="Courier New" w:cs="Courier New"/>
                <w:sz w:val="16"/>
                <w:szCs w:val="16"/>
              </w:rPr>
              <w:br/>
              <w:t>            DO I=US(JB)-</w:t>
            </w:r>
            <w:proofErr w:type="gramStart"/>
            <w:r w:rsidRPr="00374866">
              <w:rPr>
                <w:rFonts w:ascii="Courier New" w:hAnsi="Courier New" w:cs="Courier New"/>
                <w:sz w:val="16"/>
                <w:szCs w:val="16"/>
              </w:rPr>
              <w:t>1,DS</w:t>
            </w:r>
            <w:proofErr w:type="gramEnd"/>
            <w:r w:rsidRPr="00374866">
              <w:rPr>
                <w:rFonts w:ascii="Courier New" w:hAnsi="Courier New" w:cs="Courier New"/>
                <w:sz w:val="16"/>
                <w:szCs w:val="16"/>
              </w:rPr>
              <w:t>(JB)+1</w:t>
            </w:r>
            <w:r w:rsidRPr="00374866">
              <w:rPr>
                <w:rFonts w:ascii="Courier New" w:hAnsi="Courier New" w:cs="Courier New"/>
                <w:sz w:val="16"/>
                <w:szCs w:val="16"/>
              </w:rPr>
              <w:br/>
              <w:t>              IF (KB(I) &lt; KT )THEN  &lt;-------------------        ! SR 10/17/05</w:t>
            </w:r>
            <w:r w:rsidRPr="00374866">
              <w:rPr>
                <w:rFonts w:ascii="Courier New" w:hAnsi="Courier New" w:cs="Courier New"/>
                <w:sz w:val="16"/>
                <w:szCs w:val="16"/>
              </w:rPr>
              <w:br/>
              <w:t>                KB(I)                 = KT</w:t>
            </w:r>
            <w:r w:rsidRPr="00374866">
              <w:rPr>
                <w:rFonts w:ascii="Courier New" w:hAnsi="Courier New" w:cs="Courier New"/>
                <w:sz w:val="16"/>
                <w:szCs w:val="16"/>
              </w:rPr>
              <w:br/>
              <w:t>                B(KB(I</w:t>
            </w:r>
            <w:proofErr w:type="gramStart"/>
            <w:r w:rsidRPr="00374866">
              <w:rPr>
                <w:rFonts w:ascii="Courier New" w:hAnsi="Courier New" w:cs="Courier New"/>
                <w:sz w:val="16"/>
                <w:szCs w:val="16"/>
              </w:rPr>
              <w:t>),I</w:t>
            </w:r>
            <w:proofErr w:type="gramEnd"/>
            <w:r w:rsidRPr="00374866">
              <w:rPr>
                <w:rFonts w:ascii="Courier New" w:hAnsi="Courier New" w:cs="Courier New"/>
                <w:sz w:val="16"/>
                <w:szCs w:val="16"/>
              </w:rPr>
              <w:t>)            = 0.000001</w:t>
            </w:r>
            <w:r w:rsidRPr="00374866">
              <w:rPr>
                <w:rFonts w:ascii="Courier New" w:hAnsi="Courier New" w:cs="Courier New"/>
                <w:sz w:val="16"/>
                <w:szCs w:val="16"/>
              </w:rPr>
              <w:br/>
              <w:t>                DX(KB(I),I)           = DXI(JW)</w:t>
            </w:r>
            <w:r w:rsidRPr="00374866">
              <w:rPr>
                <w:rFonts w:ascii="Courier New" w:hAnsi="Courier New" w:cs="Courier New"/>
                <w:sz w:val="16"/>
                <w:szCs w:val="16"/>
              </w:rPr>
              <w:br/>
              <w:t>...</w:t>
            </w:r>
          </w:p>
          <w:p w14:paraId="403D982F"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Additional layer subtractions</w:t>
            </w:r>
          </w:p>
          <w:p w14:paraId="160423CF"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ZMIN(JW) = -1000.0</w:t>
            </w:r>
            <w:r w:rsidRPr="00374866">
              <w:rPr>
                <w:rFonts w:ascii="Courier New" w:hAnsi="Courier New" w:cs="Courier New"/>
                <w:sz w:val="16"/>
                <w:szCs w:val="16"/>
              </w:rPr>
              <w:br/>
              <w:t>        DO JB=BS(JW</w:t>
            </w:r>
            <w:proofErr w:type="gramStart"/>
            <w:r w:rsidRPr="00374866">
              <w:rPr>
                <w:rFonts w:ascii="Courier New" w:hAnsi="Courier New" w:cs="Courier New"/>
                <w:sz w:val="16"/>
                <w:szCs w:val="16"/>
              </w:rPr>
              <w:t>),BE</w:t>
            </w:r>
            <w:proofErr w:type="gramEnd"/>
            <w:r w:rsidRPr="00374866">
              <w:rPr>
                <w:rFonts w:ascii="Courier New" w:hAnsi="Courier New" w:cs="Courier New"/>
                <w:sz w:val="16"/>
                <w:szCs w:val="16"/>
              </w:rPr>
              <w:t>(JW)</w:t>
            </w:r>
            <w:r w:rsidRPr="00374866">
              <w:rPr>
                <w:rFonts w:ascii="Courier New" w:hAnsi="Courier New" w:cs="Courier New"/>
                <w:sz w:val="16"/>
                <w:szCs w:val="16"/>
              </w:rPr>
              <w:br/>
              <w:t>          DO I=CUS(JB),DS(JB)</w:t>
            </w:r>
            <w:r w:rsidRPr="00374866">
              <w:rPr>
                <w:rFonts w:ascii="Courier New" w:hAnsi="Courier New" w:cs="Courier New"/>
                <w:sz w:val="16"/>
                <w:szCs w:val="16"/>
              </w:rPr>
              <w:br/>
              <w:t>            ZMIN(JW) = MAX(ZMIN(JW),Z(I))</w:t>
            </w:r>
            <w:r w:rsidRPr="00374866">
              <w:rPr>
                <w:rFonts w:ascii="Courier New" w:hAnsi="Courier New" w:cs="Courier New"/>
                <w:sz w:val="16"/>
                <w:szCs w:val="16"/>
              </w:rPr>
              <w:br/>
              <w:t>          END DO</w:t>
            </w:r>
            <w:r w:rsidRPr="00374866">
              <w:rPr>
                <w:rFonts w:ascii="Courier New" w:hAnsi="Courier New" w:cs="Courier New"/>
                <w:sz w:val="16"/>
                <w:szCs w:val="16"/>
              </w:rPr>
              <w:br/>
              <w:t>        END DO</w:t>
            </w:r>
            <w:r w:rsidRPr="00374866">
              <w:rPr>
                <w:rFonts w:ascii="Courier New" w:hAnsi="Courier New" w:cs="Courier New"/>
                <w:sz w:val="16"/>
                <w:szCs w:val="16"/>
              </w:rPr>
              <w:br/>
              <w:t>        SUB_LAYER = ZMIN(JW) &gt; 0.60*H(KT,JW) .AND. KT &lt; KTMAX   &lt;------  ! SR 10/17/05</w:t>
            </w:r>
            <w:r w:rsidRPr="00374866">
              <w:rPr>
                <w:rFonts w:ascii="Courier New" w:hAnsi="Courier New" w:cs="Courier New"/>
                <w:sz w:val="16"/>
                <w:szCs w:val="16"/>
              </w:rPr>
              <w:br/>
              <w:t>      END DO</w:t>
            </w:r>
            <w:r w:rsidRPr="00374866">
              <w:rPr>
                <w:rFonts w:ascii="Courier New" w:hAnsi="Courier New" w:cs="Courier New"/>
                <w:sz w:val="16"/>
                <w:szCs w:val="16"/>
              </w:rPr>
              <w:br/>
              <w:t>    END DO</w:t>
            </w:r>
          </w:p>
          <w:p w14:paraId="270ED6FE" w14:textId="77777777" w:rsidR="007776B0" w:rsidRDefault="000A6B49" w:rsidP="00374866">
            <w:pPr>
              <w:pStyle w:val="TableText0"/>
              <w:rPr>
                <w:ins w:id="187" w:author="Honnalore Steissberg" w:date="2021-09-10T17:21:00Z"/>
              </w:rPr>
            </w:pPr>
            <w:r w:rsidRPr="00995C2A">
              <w:lastRenderedPageBreak/>
              <w:t xml:space="preserve">Also done for the initial set-up of the branch </w:t>
            </w:r>
          </w:p>
          <w:p w14:paraId="37DE82C8" w14:textId="66BE2142" w:rsidR="000A6B49" w:rsidRPr="00374866" w:rsidRDefault="000A6B49" w:rsidP="00374866">
            <w:pPr>
              <w:pStyle w:val="TableText0"/>
              <w:rPr>
                <w:sz w:val="16"/>
                <w:szCs w:val="16"/>
              </w:rPr>
            </w:pPr>
            <w:r w:rsidRPr="00995C2A">
              <w:t>geometry:</w:t>
            </w:r>
          </w:p>
          <w:p w14:paraId="6E4C108A"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Upstream active segment and single layer</w:t>
            </w:r>
          </w:p>
          <w:p w14:paraId="77236ED2" w14:textId="77777777" w:rsidR="000A6B49" w:rsidRPr="00374866" w:rsidRDefault="000A6B49" w:rsidP="00816E21">
            <w:pPr>
              <w:rPr>
                <w:rFonts w:ascii="Times New Roman" w:hAnsi="Times New Roman"/>
                <w:sz w:val="16"/>
                <w:szCs w:val="16"/>
              </w:rPr>
            </w:pPr>
            <w:r w:rsidRPr="00374866">
              <w:rPr>
                <w:rFonts w:ascii="Times New Roman" w:hAnsi="Times New Roman"/>
                <w:sz w:val="16"/>
                <w:szCs w:val="16"/>
              </w:rPr>
              <w:t> </w:t>
            </w:r>
          </w:p>
          <w:p w14:paraId="5A329D1B" w14:textId="177FA0D7" w:rsidR="000A6B49" w:rsidRPr="00995C2A" w:rsidRDefault="000A6B49" w:rsidP="00816E21">
            <w:r w:rsidRPr="00374866">
              <w:rPr>
                <w:rFonts w:ascii="Courier New" w:hAnsi="Courier New" w:cs="Courier New"/>
                <w:sz w:val="16"/>
                <w:szCs w:val="16"/>
              </w:rPr>
              <w:t>      IF (SLOPE(JB) /= 0.0) THEN</w:t>
            </w:r>
            <w:r w:rsidRPr="00374866">
              <w:rPr>
                <w:rFonts w:ascii="Courier New" w:hAnsi="Courier New" w:cs="Courier New"/>
                <w:sz w:val="16"/>
                <w:szCs w:val="16"/>
              </w:rPr>
              <w:br/>
              <w:t>        DO I=US(JB)-</w:t>
            </w:r>
            <w:proofErr w:type="gramStart"/>
            <w:r w:rsidRPr="00374866">
              <w:rPr>
                <w:rFonts w:ascii="Courier New" w:hAnsi="Courier New" w:cs="Courier New"/>
                <w:sz w:val="16"/>
                <w:szCs w:val="16"/>
              </w:rPr>
              <w:t>1,DS</w:t>
            </w:r>
            <w:proofErr w:type="gramEnd"/>
            <w:r w:rsidRPr="00374866">
              <w:rPr>
                <w:rFonts w:ascii="Courier New" w:hAnsi="Courier New" w:cs="Courier New"/>
                <w:sz w:val="16"/>
                <w:szCs w:val="16"/>
              </w:rPr>
              <w:t>(JB)+1</w:t>
            </w:r>
            <w:r w:rsidRPr="00374866">
              <w:rPr>
                <w:rFonts w:ascii="Courier New" w:hAnsi="Courier New" w:cs="Courier New"/>
                <w:sz w:val="16"/>
                <w:szCs w:val="16"/>
              </w:rPr>
              <w:br/>
              <w:t xml:space="preserve">          IF (KB(I) &lt; KT ) THEN          &lt;-----          ! </w:t>
            </w:r>
            <w:proofErr w:type="gramStart"/>
            <w:r w:rsidRPr="00374866">
              <w:rPr>
                <w:rFonts w:ascii="Courier New" w:hAnsi="Courier New" w:cs="Courier New"/>
                <w:sz w:val="16"/>
                <w:szCs w:val="16"/>
              </w:rPr>
              <w:t>.AND.</w:t>
            </w:r>
            <w:proofErr w:type="gramEnd"/>
            <w:r w:rsidRPr="00374866">
              <w:rPr>
                <w:rFonts w:ascii="Courier New" w:hAnsi="Courier New" w:cs="Courier New"/>
                <w:sz w:val="16"/>
                <w:szCs w:val="16"/>
              </w:rPr>
              <w:t xml:space="preserve"> I /= IZMIN(</w:t>
            </w:r>
            <w:proofErr w:type="gramStart"/>
            <w:r w:rsidRPr="00374866">
              <w:rPr>
                <w:rFonts w:ascii="Courier New" w:hAnsi="Courier New" w:cs="Courier New"/>
                <w:sz w:val="16"/>
                <w:szCs w:val="16"/>
              </w:rPr>
              <w:t>JW)  SW</w:t>
            </w:r>
            <w:proofErr w:type="gramEnd"/>
            <w:r w:rsidRPr="00374866">
              <w:rPr>
                <w:rFonts w:ascii="Courier New" w:hAnsi="Courier New" w:cs="Courier New"/>
                <w:sz w:val="16"/>
                <w:szCs w:val="16"/>
              </w:rPr>
              <w:t xml:space="preserve"> 10/17/05</w:t>
            </w:r>
            <w:r w:rsidRPr="00374866">
              <w:rPr>
                <w:rFonts w:ascii="Courier New" w:hAnsi="Courier New" w:cs="Courier New"/>
                <w:sz w:val="16"/>
                <w:szCs w:val="16"/>
              </w:rPr>
              <w:br/>
              <w:t>            B(KT,I) = 0.000001</w:t>
            </w:r>
          </w:p>
        </w:tc>
        <w:tc>
          <w:tcPr>
            <w:tcW w:w="1687" w:type="dxa"/>
          </w:tcPr>
          <w:p w14:paraId="62C1E92D" w14:textId="77777777" w:rsidR="000A6B49" w:rsidRPr="00995C2A" w:rsidRDefault="000A6B49" w:rsidP="00816E21">
            <w:r w:rsidRPr="00995C2A">
              <w:lastRenderedPageBreak/>
              <w:t>10/17/05</w:t>
            </w:r>
          </w:p>
        </w:tc>
      </w:tr>
      <w:tr w:rsidR="000A6B49" w:rsidRPr="00995C2A" w14:paraId="45A123FA" w14:textId="77777777" w:rsidTr="008C4A3D">
        <w:trPr>
          <w:cantSplit/>
        </w:trPr>
        <w:tc>
          <w:tcPr>
            <w:tcW w:w="606" w:type="dxa"/>
          </w:tcPr>
          <w:p w14:paraId="670F4930" w14:textId="77777777" w:rsidR="000A6B49" w:rsidRPr="00995C2A" w:rsidRDefault="000A6B49" w:rsidP="00816E21">
            <w:r w:rsidRPr="00995C2A">
              <w:t>17</w:t>
            </w:r>
          </w:p>
        </w:tc>
        <w:tc>
          <w:tcPr>
            <w:tcW w:w="1240" w:type="dxa"/>
          </w:tcPr>
          <w:p w14:paraId="5077B60A" w14:textId="77777777" w:rsidR="000A6B49" w:rsidRPr="00995C2A" w:rsidRDefault="000A6B49" w:rsidP="00816E21">
            <w:r w:rsidRPr="00995C2A">
              <w:t>W2</w:t>
            </w:r>
          </w:p>
        </w:tc>
        <w:tc>
          <w:tcPr>
            <w:tcW w:w="1479" w:type="dxa"/>
          </w:tcPr>
          <w:p w14:paraId="7C371F87" w14:textId="77777777" w:rsidR="008C4A3D" w:rsidRDefault="000A6B49" w:rsidP="00816E21">
            <w:r w:rsidRPr="00995C2A">
              <w:t xml:space="preserve">Shade </w:t>
            </w:r>
          </w:p>
          <w:p w14:paraId="1B8F844A" w14:textId="1C622521" w:rsidR="000A6B49" w:rsidRPr="00995C2A" w:rsidRDefault="000A6B49" w:rsidP="00816E21">
            <w:r w:rsidRPr="00995C2A">
              <w:t>algorithm</w:t>
            </w:r>
          </w:p>
        </w:tc>
        <w:tc>
          <w:tcPr>
            <w:tcW w:w="3893" w:type="dxa"/>
          </w:tcPr>
          <w:p w14:paraId="6BD2B883" w14:textId="434BC0F0" w:rsidR="000A6B49" w:rsidRPr="00374866" w:rsidRDefault="000A6B49" w:rsidP="00374866">
            <w:pPr>
              <w:pStyle w:val="TableText0"/>
              <w:rPr>
                <w:szCs w:val="24"/>
              </w:rPr>
            </w:pPr>
            <w:r w:rsidRPr="001A76CD">
              <w:t>No errors</w:t>
            </w:r>
            <w:r w:rsidR="00BC67D3" w:rsidRPr="001A76CD">
              <w:t>;</w:t>
            </w:r>
            <w:r w:rsidRPr="001A76CD">
              <w:t xml:space="preserve"> just an improvement in computational efficiency</w:t>
            </w:r>
            <w:r w:rsidRPr="00374866">
              <w:rPr>
                <w:szCs w:val="24"/>
              </w:rPr>
              <w:t xml:space="preserve">. </w:t>
            </w:r>
          </w:p>
          <w:p w14:paraId="0DFD6B2F" w14:textId="77777777" w:rsidR="000A6B49" w:rsidRPr="00374866" w:rsidRDefault="000A6B49" w:rsidP="00374866">
            <w:pPr>
              <w:pStyle w:val="TableText0"/>
            </w:pPr>
            <w:r w:rsidRPr="001A76CD">
              <w:t>Delete this from the SHADING subroutine:</w:t>
            </w:r>
          </w:p>
          <w:p w14:paraId="4E05ABA3"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Set the angles for which topographic shade data are available</w:t>
            </w:r>
          </w:p>
          <w:p w14:paraId="4A966395"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DO II=</w:t>
            </w:r>
            <w:proofErr w:type="gramStart"/>
            <w:r w:rsidRPr="00374866">
              <w:rPr>
                <w:rFonts w:ascii="Courier New" w:hAnsi="Courier New" w:cs="Courier New"/>
                <w:sz w:val="16"/>
                <w:szCs w:val="16"/>
              </w:rPr>
              <w:t>1,IANG</w:t>
            </w:r>
            <w:proofErr w:type="gramEnd"/>
            <w:r w:rsidRPr="00374866">
              <w:rPr>
                <w:rFonts w:ascii="Courier New" w:hAnsi="Courier New" w:cs="Courier New"/>
                <w:sz w:val="16"/>
                <w:szCs w:val="16"/>
              </w:rPr>
              <w:br/>
              <w:t>ANG(II)=((II-1)*(360.0/FLOAT(IANG)))*PI/180.0</w:t>
            </w:r>
            <w:r w:rsidRPr="00374866">
              <w:rPr>
                <w:rFonts w:ascii="Courier New" w:hAnsi="Courier New" w:cs="Courier New"/>
                <w:sz w:val="16"/>
                <w:szCs w:val="16"/>
              </w:rPr>
              <w:br/>
              <w:t>    END DO</w:t>
            </w:r>
            <w:r w:rsidRPr="00374866">
              <w:rPr>
                <w:rFonts w:ascii="Courier New" w:hAnsi="Courier New" w:cs="Courier New"/>
                <w:sz w:val="16"/>
                <w:szCs w:val="16"/>
              </w:rPr>
              <w:br/>
              <w:t>    GAMMA = (2*PI)/IANG</w:t>
            </w:r>
          </w:p>
          <w:p w14:paraId="06771D08" w14:textId="4A361BCD" w:rsidR="000A6B49" w:rsidRPr="00374866" w:rsidRDefault="00BC67D3" w:rsidP="00374866">
            <w:pPr>
              <w:pStyle w:val="TableText0"/>
            </w:pPr>
            <w:r w:rsidRPr="001A76CD">
              <w:t>A</w:t>
            </w:r>
            <w:r w:rsidR="000A6B49" w:rsidRPr="001A76CD">
              <w:t xml:space="preserve">nd change the occurrences of gamma to </w:t>
            </w:r>
            <w:proofErr w:type="spellStart"/>
            <w:r w:rsidR="000A6B49" w:rsidRPr="001A76CD">
              <w:t>gama</w:t>
            </w:r>
            <w:proofErr w:type="spellEnd"/>
            <w:r w:rsidR="000A6B49" w:rsidRPr="001A76CD">
              <w:t xml:space="preserve"> (only in shading subroutine)</w:t>
            </w:r>
            <w:r w:rsidR="000A6B49" w:rsidRPr="00374866">
              <w:t>:</w:t>
            </w:r>
          </w:p>
          <w:p w14:paraId="22A15D7A" w14:textId="77777777" w:rsidR="000A6B49" w:rsidRPr="00995C2A" w:rsidRDefault="000A6B49" w:rsidP="00374866">
            <w:pPr>
              <w:pStyle w:val="TableText0"/>
              <w:rPr>
                <w:rFonts w:ascii="Arial" w:hAnsi="Arial" w:cs="Arial"/>
              </w:rPr>
            </w:pPr>
            <w:r w:rsidRPr="00374866">
              <w:rPr>
                <w:rFonts w:ascii="Courier New" w:hAnsi="Courier New" w:cs="Courier New"/>
                <w:sz w:val="16"/>
                <w:szCs w:val="16"/>
              </w:rPr>
              <w:t>        ANG2    = (TOPO(</w:t>
            </w:r>
            <w:proofErr w:type="gramStart"/>
            <w:r w:rsidRPr="00374866">
              <w:rPr>
                <w:rFonts w:ascii="Courier New" w:hAnsi="Courier New" w:cs="Courier New"/>
                <w:sz w:val="16"/>
                <w:szCs w:val="16"/>
              </w:rPr>
              <w:t>I,J</w:t>
            </w:r>
            <w:proofErr w:type="gramEnd"/>
            <w:r w:rsidRPr="00374866">
              <w:rPr>
                <w:rFonts w:ascii="Courier New" w:hAnsi="Courier New" w:cs="Courier New"/>
                <w:sz w:val="16"/>
                <w:szCs w:val="16"/>
              </w:rPr>
              <w:t>+1)-TOPO(I,J))/GAMA    &lt;----  ! SW 10/17/05</w:t>
            </w:r>
            <w:r w:rsidRPr="00374866">
              <w:rPr>
                <w:rFonts w:ascii="Courier New" w:hAnsi="Courier New" w:cs="Courier New"/>
                <w:sz w:val="16"/>
                <w:szCs w:val="16"/>
              </w:rPr>
              <w:br/>
              <w:t xml:space="preserve">        TOPOANG </w:t>
            </w:r>
            <w:proofErr w:type="gramStart"/>
            <w:r w:rsidRPr="00374866">
              <w:rPr>
                <w:rFonts w:ascii="Courier New" w:hAnsi="Courier New" w:cs="Courier New"/>
                <w:sz w:val="16"/>
                <w:szCs w:val="16"/>
              </w:rPr>
              <w:t>=  TOPO</w:t>
            </w:r>
            <w:proofErr w:type="gramEnd"/>
            <w:r w:rsidRPr="00374866">
              <w:rPr>
                <w:rFonts w:ascii="Courier New" w:hAnsi="Courier New" w:cs="Courier New"/>
                <w:sz w:val="16"/>
                <w:szCs w:val="16"/>
              </w:rPr>
              <w:t>(I,J)+ANG2*ANG1</w:t>
            </w:r>
            <w:r w:rsidRPr="00374866">
              <w:rPr>
                <w:rFonts w:ascii="Courier New" w:hAnsi="Courier New" w:cs="Courier New"/>
                <w:sz w:val="16"/>
                <w:szCs w:val="16"/>
              </w:rPr>
              <w:br/>
              <w:t>     ENDIF</w:t>
            </w:r>
            <w:r w:rsidRPr="00374866">
              <w:rPr>
                <w:rFonts w:ascii="Courier New" w:hAnsi="Courier New" w:cs="Courier New"/>
                <w:sz w:val="16"/>
                <w:szCs w:val="16"/>
              </w:rPr>
              <w:br/>
              <w:t>    END DO</w:t>
            </w:r>
            <w:r w:rsidRPr="00374866">
              <w:rPr>
                <w:rFonts w:ascii="Courier New" w:hAnsi="Courier New" w:cs="Courier New"/>
                <w:sz w:val="16"/>
                <w:szCs w:val="16"/>
              </w:rPr>
              <w:br/>
              <w:t>    IF (AZ00 &gt; ANG(IANG) .AND. AZ00 &lt;= 2*PI) THEN</w:t>
            </w:r>
            <w:r w:rsidRPr="00374866">
              <w:rPr>
                <w:rFonts w:ascii="Courier New" w:hAnsi="Courier New" w:cs="Courier New"/>
                <w:sz w:val="16"/>
                <w:szCs w:val="16"/>
              </w:rPr>
              <w:br/>
              <w:t>      ANG1    =  AZ00-ANG(IANG)</w:t>
            </w:r>
            <w:r w:rsidRPr="00374866">
              <w:rPr>
                <w:rFonts w:ascii="Courier New" w:hAnsi="Courier New" w:cs="Courier New"/>
                <w:sz w:val="16"/>
                <w:szCs w:val="16"/>
              </w:rPr>
              <w:br/>
              <w:t>      ANG2    = (TOPO(I,1)-TOPO(I,IANG))/GAMA     &lt;----! SW 10/17/05</w:t>
            </w:r>
            <w:r w:rsidRPr="00995C2A">
              <w:rPr>
                <w:rFonts w:ascii="Arial" w:hAnsi="Arial" w:cs="Arial"/>
              </w:rPr>
              <w:br/>
            </w:r>
            <w:r w:rsidRPr="00374866">
              <w:t>ADD a line to the module SHADEC:</w:t>
            </w:r>
            <w:r w:rsidRPr="00374866">
              <w:br/>
            </w:r>
            <w:r w:rsidRPr="00374866">
              <w:rPr>
                <w:rFonts w:ascii="Courier New" w:hAnsi="Courier New" w:cs="Courier New"/>
                <w:sz w:val="16"/>
                <w:szCs w:val="16"/>
              </w:rPr>
              <w:t xml:space="preserve">MODULE SHADEC </w:t>
            </w:r>
            <w:r w:rsidRPr="00374866">
              <w:rPr>
                <w:rFonts w:ascii="Courier New" w:hAnsi="Courier New" w:cs="Courier New"/>
                <w:sz w:val="16"/>
                <w:szCs w:val="16"/>
              </w:rPr>
              <w:br/>
              <w:t xml:space="preserve">  PARAMETER (IANG=18)      </w:t>
            </w:r>
            <w:r w:rsidRPr="00374866">
              <w:rPr>
                <w:rFonts w:ascii="Courier New" w:hAnsi="Courier New" w:cs="Courier New"/>
                <w:sz w:val="16"/>
                <w:szCs w:val="16"/>
              </w:rPr>
              <w:br/>
              <w:t> REAL, PARAMETER               </w:t>
            </w:r>
            <w:proofErr w:type="gramStart"/>
            <w:r w:rsidRPr="00374866">
              <w:rPr>
                <w:rFonts w:ascii="Courier New" w:hAnsi="Courier New" w:cs="Courier New"/>
                <w:sz w:val="16"/>
                <w:szCs w:val="16"/>
              </w:rPr>
              <w:t>  :</w:t>
            </w:r>
            <w:proofErr w:type="gramEnd"/>
            <w:r w:rsidRPr="00374866">
              <w:rPr>
                <w:rFonts w:ascii="Courier New" w:hAnsi="Courier New" w:cs="Courier New"/>
                <w:sz w:val="16"/>
                <w:szCs w:val="16"/>
              </w:rPr>
              <w:t>: GAMA=(3.1415926*2.)/REAL(IANG) &lt;--- ! SW 10/17/05</w:t>
            </w:r>
            <w:r w:rsidRPr="00374866">
              <w:rPr>
                <w:rFonts w:ascii="Courier New" w:hAnsi="Courier New" w:cs="Courier New"/>
                <w:sz w:val="16"/>
                <w:szCs w:val="16"/>
              </w:rPr>
              <w:br/>
              <w:t xml:space="preserve">  REAL,                           </w:t>
            </w:r>
            <w:proofErr w:type="gramStart"/>
            <w:r w:rsidRPr="00374866">
              <w:rPr>
                <w:rFonts w:ascii="Courier New" w:hAnsi="Courier New" w:cs="Courier New"/>
                <w:sz w:val="16"/>
                <w:szCs w:val="16"/>
              </w:rPr>
              <w:t>DIMENSION(</w:t>
            </w:r>
            <w:proofErr w:type="gramEnd"/>
            <w:r w:rsidRPr="00374866">
              <w:rPr>
                <w:rFonts w:ascii="Courier New" w:hAnsi="Courier New" w:cs="Courier New"/>
                <w:sz w:val="16"/>
                <w:szCs w:val="16"/>
              </w:rPr>
              <w:t>IANG):: ANG      &lt;----! SW 10/17/05</w:t>
            </w:r>
            <w:r w:rsidRPr="00374866">
              <w:rPr>
                <w:rFonts w:ascii="Courier New" w:hAnsi="Courier New" w:cs="Courier New"/>
                <w:sz w:val="16"/>
                <w:szCs w:val="16"/>
              </w:rPr>
              <w:br/>
              <w:t xml:space="preserve">  REAL,              ALLOCATABLE, </w:t>
            </w:r>
            <w:proofErr w:type="gramStart"/>
            <w:r w:rsidRPr="00374866">
              <w:rPr>
                <w:rFonts w:ascii="Courier New" w:hAnsi="Courier New" w:cs="Courier New"/>
                <w:sz w:val="16"/>
                <w:szCs w:val="16"/>
              </w:rPr>
              <w:t>DIMENSION(</w:t>
            </w:r>
            <w:proofErr w:type="gramEnd"/>
            <w:r w:rsidRPr="00374866">
              <w:rPr>
                <w:rFonts w:ascii="Courier New" w:hAnsi="Courier New" w:cs="Courier New"/>
                <w:sz w:val="16"/>
                <w:szCs w:val="16"/>
              </w:rPr>
              <w:t>:)   :: A00,    DECL,   HH,     TTLB,   TTRB,   CLLB,   CLRB  &lt;------- ! SW 10/17/05</w:t>
            </w:r>
            <w:r w:rsidRPr="00374866">
              <w:rPr>
                <w:rFonts w:ascii="Courier New" w:hAnsi="Courier New" w:cs="Courier New"/>
                <w:sz w:val="16"/>
                <w:szCs w:val="16"/>
              </w:rPr>
              <w:br/>
              <w:t>  REAL,              ALLOCATABLE, DIMENSION(:)  :: SRLB1,  SRRB1,  SRLB2,  SRRB2,  SRFJD1, SRFJD2,SHADEI</w:t>
            </w:r>
            <w:r w:rsidRPr="00374866">
              <w:rPr>
                <w:rFonts w:ascii="Courier New" w:hAnsi="Courier New" w:cs="Courier New"/>
                <w:sz w:val="16"/>
                <w:szCs w:val="16"/>
              </w:rPr>
              <w:br/>
              <w:t>  REAL,ALLOCATABLE, DIMENSION(:,:) :: TOPO</w:t>
            </w:r>
            <w:r w:rsidRPr="00374866">
              <w:rPr>
                <w:rFonts w:ascii="Courier New" w:hAnsi="Courier New" w:cs="Courier New"/>
                <w:sz w:val="16"/>
                <w:szCs w:val="16"/>
              </w:rPr>
              <w:br/>
              <w:t> LOGICAL,  ALLOCATABLE, DIMENSION(:)   :: DYNAMIC_SHADE</w:t>
            </w:r>
            <w:r w:rsidRPr="00374866">
              <w:rPr>
                <w:rFonts w:ascii="Courier New" w:hAnsi="Courier New" w:cs="Courier New"/>
                <w:sz w:val="16"/>
                <w:szCs w:val="16"/>
              </w:rPr>
              <w:br/>
              <w:t>  DATA ANG  /0.00000, 0.34907, 0.69813, 1.04720, 1.39626, 1.74533, 2.09440, 2.44346,&amp;</w:t>
            </w:r>
            <w:r w:rsidRPr="00374866">
              <w:rPr>
                <w:rFonts w:ascii="Courier New" w:hAnsi="Courier New" w:cs="Courier New"/>
                <w:sz w:val="16"/>
                <w:szCs w:val="16"/>
              </w:rPr>
              <w:br/>
            </w:r>
            <w:r w:rsidRPr="00374866">
              <w:rPr>
                <w:rFonts w:ascii="Courier New" w:hAnsi="Courier New" w:cs="Courier New"/>
                <w:sz w:val="16"/>
                <w:szCs w:val="16"/>
              </w:rPr>
              <w:lastRenderedPageBreak/>
              <w:t>2.79253, 3.14159, 3.49066, 3.83972, 4.18879, 4.53786, 4.88692, 5.23599, 5.58505, 5.93412/   </w:t>
            </w:r>
            <w:r>
              <w:rPr>
                <w:rFonts w:ascii="Courier New" w:hAnsi="Courier New" w:cs="Courier New"/>
                <w:sz w:val="15"/>
                <w:szCs w:val="15"/>
              </w:rPr>
              <w:t>&lt;----- ! SW</w:t>
            </w:r>
            <w:r w:rsidRPr="00995C2A">
              <w:rPr>
                <w:rFonts w:ascii="Courier New" w:hAnsi="Courier New" w:cs="Courier New"/>
                <w:sz w:val="15"/>
                <w:szCs w:val="15"/>
              </w:rPr>
              <w:t>10/17/05</w:t>
            </w:r>
            <w:r w:rsidRPr="00995C2A">
              <w:rPr>
                <w:rFonts w:ascii="Courier New" w:hAnsi="Courier New" w:cs="Courier New"/>
                <w:sz w:val="15"/>
                <w:szCs w:val="15"/>
              </w:rPr>
              <w:br/>
              <w:t>END MODULE SHADEC</w:t>
            </w:r>
          </w:p>
          <w:p w14:paraId="238BD32F" w14:textId="77777777" w:rsidR="000A6B49" w:rsidRPr="00995C2A" w:rsidRDefault="000A6B49" w:rsidP="00374866">
            <w:pPr>
              <w:pStyle w:val="TableText0"/>
              <w:rPr>
                <w:rFonts w:ascii="Times New Roman" w:hAnsi="Times New Roman"/>
              </w:rPr>
            </w:pPr>
            <w:r w:rsidRPr="00995C2A">
              <w:t>Delete allocation statement for ang:</w:t>
            </w:r>
          </w:p>
          <w:p w14:paraId="46317EF3"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ALLOCATE (SRLB1(IMX</w:t>
            </w:r>
            <w:proofErr w:type="gramStart"/>
            <w:r w:rsidRPr="00374866">
              <w:rPr>
                <w:rFonts w:ascii="Courier New" w:hAnsi="Courier New" w:cs="Courier New"/>
                <w:sz w:val="16"/>
                <w:szCs w:val="16"/>
              </w:rPr>
              <w:t>),  SRRB</w:t>
            </w:r>
            <w:proofErr w:type="gramEnd"/>
            <w:r w:rsidRPr="00374866">
              <w:rPr>
                <w:rFonts w:ascii="Courier New" w:hAnsi="Courier New" w:cs="Courier New"/>
                <w:sz w:val="16"/>
                <w:szCs w:val="16"/>
              </w:rPr>
              <w:t>1(IMX),  SRLB2(IMX),  SRRB2(IMX),  SRFJD1(IMX), SHADEI(IMX), SRFJD2(IMX))</w:t>
            </w:r>
            <w:r w:rsidRPr="00374866">
              <w:rPr>
                <w:rFonts w:ascii="Courier New" w:hAnsi="Courier New" w:cs="Courier New"/>
                <w:sz w:val="16"/>
                <w:szCs w:val="16"/>
              </w:rPr>
              <w:br/>
              <w:t>ALLOCATE (TOPO(IMX,IANG))  &lt;----      !SW10/17/05</w:t>
            </w:r>
            <w:r w:rsidRPr="00374866">
              <w:rPr>
                <w:rFonts w:ascii="Courier New" w:hAnsi="Courier New" w:cs="Courier New"/>
                <w:sz w:val="16"/>
                <w:szCs w:val="16"/>
              </w:rPr>
              <w:br/>
              <w:t> ALLOCATE (QSW(KMX,NWDT),  CTR(NCT,NTRT), HPRWBC(NHY,NWB))</w:t>
            </w:r>
          </w:p>
          <w:p w14:paraId="73E0180D" w14:textId="77777777" w:rsidR="000A6B49" w:rsidRPr="00BE6C63" w:rsidRDefault="000A6B49" w:rsidP="00374866">
            <w:pPr>
              <w:pStyle w:val="TableText0"/>
            </w:pPr>
            <w:r w:rsidRPr="00BE6C63">
              <w:t>Delete ang from the deallocate statement:</w:t>
            </w:r>
          </w:p>
          <w:p w14:paraId="77079A83" w14:textId="77777777" w:rsidR="000A6B49" w:rsidRPr="00374866" w:rsidRDefault="000A6B49" w:rsidP="00816E21">
            <w:pPr>
              <w:rPr>
                <w:rFonts w:ascii="Times New Roman" w:hAnsi="Times New Roman"/>
                <w:sz w:val="18"/>
                <w:szCs w:val="18"/>
              </w:rPr>
            </w:pPr>
            <w:r w:rsidRPr="00374866">
              <w:rPr>
                <w:rFonts w:ascii="Courier New" w:hAnsi="Courier New" w:cs="Courier New"/>
                <w:sz w:val="16"/>
                <w:szCs w:val="16"/>
              </w:rPr>
              <w:t> </w:t>
            </w:r>
            <w:proofErr w:type="gramStart"/>
            <w:r w:rsidRPr="00374866">
              <w:rPr>
                <w:rFonts w:ascii="Courier New" w:hAnsi="Courier New" w:cs="Courier New"/>
                <w:sz w:val="16"/>
                <w:szCs w:val="16"/>
              </w:rPr>
              <w:t>DEALLOCATE(</w:t>
            </w:r>
            <w:proofErr w:type="gramEnd"/>
            <w:r w:rsidRPr="00374866">
              <w:rPr>
                <w:rFonts w:ascii="Courier New" w:hAnsi="Courier New" w:cs="Courier New"/>
                <w:sz w:val="16"/>
                <w:szCs w:val="16"/>
              </w:rPr>
              <w:t>TTLB,   TTRB,   CLLB,   SRLB1,  SRRB1,  SRLB2,  SRRB2,  SRFJD1, SHADEI,SRFJD2, TOPO,   QSW,    CTR)    &lt;----! SW 10/17/05</w:t>
            </w:r>
          </w:p>
        </w:tc>
        <w:tc>
          <w:tcPr>
            <w:tcW w:w="1687" w:type="dxa"/>
          </w:tcPr>
          <w:p w14:paraId="79BF9417" w14:textId="77777777" w:rsidR="000A6B49" w:rsidRPr="00995C2A" w:rsidRDefault="000A6B49" w:rsidP="00816E21">
            <w:r w:rsidRPr="00995C2A">
              <w:lastRenderedPageBreak/>
              <w:t>10/17/05</w:t>
            </w:r>
          </w:p>
        </w:tc>
      </w:tr>
      <w:tr w:rsidR="000A6B49" w:rsidRPr="00995C2A" w14:paraId="4D7CA8E3" w14:textId="77777777" w:rsidTr="008C4A3D">
        <w:trPr>
          <w:cantSplit/>
        </w:trPr>
        <w:tc>
          <w:tcPr>
            <w:tcW w:w="606" w:type="dxa"/>
          </w:tcPr>
          <w:p w14:paraId="51EDFDC5" w14:textId="77777777" w:rsidR="000A6B49" w:rsidRPr="00995C2A" w:rsidRDefault="000A6B49" w:rsidP="00816E21">
            <w:r w:rsidRPr="00995C2A">
              <w:t>18</w:t>
            </w:r>
          </w:p>
        </w:tc>
        <w:tc>
          <w:tcPr>
            <w:tcW w:w="1240" w:type="dxa"/>
          </w:tcPr>
          <w:p w14:paraId="322D4123" w14:textId="77777777" w:rsidR="000A6B49" w:rsidRPr="00995C2A" w:rsidRDefault="000A6B49" w:rsidP="00816E21">
            <w:r w:rsidRPr="00995C2A">
              <w:t>W2</w:t>
            </w:r>
          </w:p>
        </w:tc>
        <w:tc>
          <w:tcPr>
            <w:tcW w:w="1479" w:type="dxa"/>
          </w:tcPr>
          <w:p w14:paraId="44C6897D" w14:textId="77777777" w:rsidR="008C4A3D" w:rsidRDefault="000A6B49" w:rsidP="00816E21">
            <w:r w:rsidRPr="00995C2A">
              <w:t xml:space="preserve">Epiphyton </w:t>
            </w:r>
          </w:p>
          <w:p w14:paraId="0D28BC00" w14:textId="7F0D857A" w:rsidR="000A6B49" w:rsidRPr="00995C2A" w:rsidRDefault="000A6B49" w:rsidP="00816E21">
            <w:r w:rsidRPr="00995C2A">
              <w:t>algorithm</w:t>
            </w:r>
          </w:p>
        </w:tc>
        <w:tc>
          <w:tcPr>
            <w:tcW w:w="3893" w:type="dxa"/>
          </w:tcPr>
          <w:p w14:paraId="6EC10F22" w14:textId="3B4796C0" w:rsidR="000A6B49" w:rsidRPr="00995C2A" w:rsidRDefault="000A6B49" w:rsidP="00374866">
            <w:pPr>
              <w:pStyle w:val="TableText0"/>
            </w:pPr>
            <w:r w:rsidRPr="00995C2A">
              <w:t xml:space="preserve">Several changes were made that corrected errors in shallow systems </w:t>
            </w:r>
            <w:proofErr w:type="gramStart"/>
            <w:r w:rsidRPr="00995C2A">
              <w:t>where</w:t>
            </w:r>
            <w:proofErr w:type="gramEnd"/>
            <w:r w:rsidRPr="00995C2A">
              <w:t xml:space="preserve"> adding and subtracting layers did not reinitialize macrophyte layers when the current KT was below KB</w:t>
            </w:r>
            <w:r w:rsidR="00974B8A">
              <w:t>.</w:t>
            </w:r>
            <w:r w:rsidRPr="00995C2A">
              <w:t xml:space="preserve"> </w:t>
            </w:r>
            <w:r w:rsidR="00974B8A">
              <w:t>T</w:t>
            </w:r>
            <w:r w:rsidRPr="00995C2A">
              <w:t>he epiphyton burial rate was greater than specified in the control file</w:t>
            </w:r>
            <w:r w:rsidR="00974B8A">
              <w:t>.</w:t>
            </w:r>
            <w:r w:rsidRPr="00995C2A">
              <w:t xml:space="preserve"> </w:t>
            </w:r>
            <w:r w:rsidR="00974B8A">
              <w:t>E</w:t>
            </w:r>
            <w:r w:rsidRPr="00995C2A">
              <w:t>piphyton that are buried become part of the 1</w:t>
            </w:r>
            <w:r w:rsidRPr="00995C2A">
              <w:rPr>
                <w:vertAlign w:val="superscript"/>
              </w:rPr>
              <w:t>st</w:t>
            </w:r>
            <w:r w:rsidRPr="00995C2A">
              <w:t xml:space="preserve"> order organic sediment (as before)</w:t>
            </w:r>
            <w:r w:rsidR="00974B8A">
              <w:t>.</w:t>
            </w:r>
            <w:r w:rsidRPr="00995C2A">
              <w:t xml:space="preserve"> </w:t>
            </w:r>
            <w:r w:rsidR="00974B8A">
              <w:t>E</w:t>
            </w:r>
            <w:r w:rsidRPr="00995C2A">
              <w:t>piphyton mortality now becomes part of the LPOM pool (based on the EPOM fraction) and is settled and transported downstream rather than going into the organic 1</w:t>
            </w:r>
            <w:r w:rsidRPr="00995C2A">
              <w:rPr>
                <w:vertAlign w:val="superscript"/>
              </w:rPr>
              <w:t>st</w:t>
            </w:r>
            <w:r w:rsidRPr="00995C2A">
              <w:t xml:space="preserve"> order sediment model directly. Currently this is non-photosynthesizing – but </w:t>
            </w:r>
            <w:r w:rsidR="00974B8A">
              <w:t>this</w:t>
            </w:r>
            <w:r w:rsidRPr="00995C2A">
              <w:t xml:space="preserve"> will change in the next version.</w:t>
            </w:r>
          </w:p>
        </w:tc>
        <w:tc>
          <w:tcPr>
            <w:tcW w:w="1687" w:type="dxa"/>
          </w:tcPr>
          <w:p w14:paraId="7F6E81F6" w14:textId="77777777" w:rsidR="000A6B49" w:rsidRPr="00995C2A" w:rsidRDefault="000A6B49" w:rsidP="00816E21">
            <w:r w:rsidRPr="00995C2A">
              <w:t>5/26/06</w:t>
            </w:r>
          </w:p>
        </w:tc>
      </w:tr>
      <w:tr w:rsidR="000A6B49" w:rsidRPr="00995C2A" w14:paraId="2BB6FEF6" w14:textId="77777777" w:rsidTr="008C4A3D">
        <w:trPr>
          <w:cantSplit/>
        </w:trPr>
        <w:tc>
          <w:tcPr>
            <w:tcW w:w="606" w:type="dxa"/>
          </w:tcPr>
          <w:p w14:paraId="4267E34F" w14:textId="77777777" w:rsidR="000A6B49" w:rsidRPr="00995C2A" w:rsidRDefault="000A6B49" w:rsidP="00816E21">
            <w:r w:rsidRPr="00995C2A">
              <w:t>19</w:t>
            </w:r>
          </w:p>
        </w:tc>
        <w:tc>
          <w:tcPr>
            <w:tcW w:w="1240" w:type="dxa"/>
          </w:tcPr>
          <w:p w14:paraId="2688152F" w14:textId="77777777" w:rsidR="000A6B49" w:rsidRPr="00995C2A" w:rsidRDefault="000A6B49" w:rsidP="00816E21">
            <w:r w:rsidRPr="00995C2A">
              <w:t>W2</w:t>
            </w:r>
          </w:p>
        </w:tc>
        <w:tc>
          <w:tcPr>
            <w:tcW w:w="1479" w:type="dxa"/>
          </w:tcPr>
          <w:p w14:paraId="1ABAF0F2" w14:textId="77777777" w:rsidR="008C4A3D" w:rsidRDefault="000A6B49" w:rsidP="00816E21">
            <w:r w:rsidRPr="00995C2A">
              <w:t xml:space="preserve">ADD/SUB </w:t>
            </w:r>
          </w:p>
          <w:p w14:paraId="4DA16A7D" w14:textId="1EFE3EC6" w:rsidR="000A6B49" w:rsidRPr="00995C2A" w:rsidRDefault="000A6B49" w:rsidP="00816E21">
            <w:r w:rsidRPr="00995C2A">
              <w:t>layers</w:t>
            </w:r>
          </w:p>
        </w:tc>
        <w:tc>
          <w:tcPr>
            <w:tcW w:w="3893" w:type="dxa"/>
          </w:tcPr>
          <w:p w14:paraId="447F2303" w14:textId="193FE6D7" w:rsidR="000A6B49" w:rsidRPr="00995C2A" w:rsidRDefault="000A6B49" w:rsidP="00374866">
            <w:pPr>
              <w:pStyle w:val="TableText0"/>
            </w:pPr>
            <w:r w:rsidRPr="00995C2A">
              <w:t>There was a bug in addition and subtraction of layers that led to water quality variables not being initialized correctly during riverine shallow flow</w:t>
            </w:r>
            <w:r w:rsidR="00974B8A">
              <w:t>.</w:t>
            </w:r>
            <w:r w:rsidRPr="00995C2A">
              <w:t xml:space="preserve"> </w:t>
            </w:r>
          </w:p>
        </w:tc>
        <w:tc>
          <w:tcPr>
            <w:tcW w:w="1687" w:type="dxa"/>
          </w:tcPr>
          <w:p w14:paraId="5C6F0F9E" w14:textId="77777777" w:rsidR="000A6B49" w:rsidRPr="00995C2A" w:rsidRDefault="000A6B49" w:rsidP="00816E21">
            <w:r w:rsidRPr="00995C2A">
              <w:t>5/26/06</w:t>
            </w:r>
          </w:p>
        </w:tc>
      </w:tr>
      <w:tr w:rsidR="000A6B49" w:rsidRPr="00995C2A" w14:paraId="03CF51F0" w14:textId="77777777" w:rsidTr="008C4A3D">
        <w:trPr>
          <w:cantSplit/>
        </w:trPr>
        <w:tc>
          <w:tcPr>
            <w:tcW w:w="606" w:type="dxa"/>
          </w:tcPr>
          <w:p w14:paraId="265FDFB0" w14:textId="77777777" w:rsidR="000A6B49" w:rsidRPr="00995C2A" w:rsidRDefault="000A6B49">
            <w:r w:rsidRPr="00995C2A">
              <w:t>20</w:t>
            </w:r>
          </w:p>
        </w:tc>
        <w:tc>
          <w:tcPr>
            <w:tcW w:w="1240" w:type="dxa"/>
          </w:tcPr>
          <w:p w14:paraId="5102AD93" w14:textId="77777777" w:rsidR="00F8651E" w:rsidRDefault="000A6B49">
            <w:r w:rsidRPr="00995C2A">
              <w:t xml:space="preserve">User </w:t>
            </w:r>
          </w:p>
          <w:p w14:paraId="47151EE1" w14:textId="02C4BFE7" w:rsidR="000A6B49" w:rsidRPr="00995C2A" w:rsidRDefault="000A6B49">
            <w:r w:rsidRPr="00995C2A">
              <w:t>Manual</w:t>
            </w:r>
          </w:p>
        </w:tc>
        <w:tc>
          <w:tcPr>
            <w:tcW w:w="1479" w:type="dxa"/>
          </w:tcPr>
          <w:p w14:paraId="2D81BF0F" w14:textId="77777777" w:rsidR="00391691" w:rsidRDefault="000A6B49">
            <w:r w:rsidRPr="00995C2A">
              <w:t xml:space="preserve">Typos </w:t>
            </w:r>
          </w:p>
          <w:p w14:paraId="104E8392" w14:textId="62107C69" w:rsidR="000A6B49" w:rsidRPr="00995C2A" w:rsidRDefault="000A6B49">
            <w:r w:rsidRPr="00995C2A">
              <w:t>corrected</w:t>
            </w:r>
          </w:p>
        </w:tc>
        <w:tc>
          <w:tcPr>
            <w:tcW w:w="3893" w:type="dxa"/>
          </w:tcPr>
          <w:p w14:paraId="2F1A25BF" w14:textId="77777777" w:rsidR="000A6B49" w:rsidRPr="00995C2A" w:rsidRDefault="000A6B49" w:rsidP="00374866">
            <w:pPr>
              <w:pStyle w:val="TableText0"/>
            </w:pPr>
            <w:r w:rsidRPr="00995C2A">
              <w:t>The manual had a few typos that were corrected.</w:t>
            </w:r>
          </w:p>
        </w:tc>
        <w:tc>
          <w:tcPr>
            <w:tcW w:w="1687" w:type="dxa"/>
          </w:tcPr>
          <w:p w14:paraId="1926E296" w14:textId="77777777" w:rsidR="000A6B49" w:rsidRPr="00995C2A" w:rsidRDefault="000A6B49">
            <w:r w:rsidRPr="00995C2A">
              <w:t>6/11/2006</w:t>
            </w:r>
          </w:p>
        </w:tc>
      </w:tr>
      <w:tr w:rsidR="000A6B49" w:rsidRPr="00995C2A" w14:paraId="6B2A6F78" w14:textId="77777777" w:rsidTr="008C4A3D">
        <w:trPr>
          <w:cantSplit/>
        </w:trPr>
        <w:tc>
          <w:tcPr>
            <w:tcW w:w="606" w:type="dxa"/>
          </w:tcPr>
          <w:p w14:paraId="43871591" w14:textId="77777777" w:rsidR="000A6B49" w:rsidRPr="00995C2A" w:rsidRDefault="000A6B49">
            <w:r w:rsidRPr="00995C2A">
              <w:t>21</w:t>
            </w:r>
          </w:p>
        </w:tc>
        <w:tc>
          <w:tcPr>
            <w:tcW w:w="1240" w:type="dxa"/>
          </w:tcPr>
          <w:p w14:paraId="30532A0D" w14:textId="77777777" w:rsidR="000A6B49" w:rsidRPr="00995C2A" w:rsidRDefault="000A6B49">
            <w:r w:rsidRPr="00995C2A">
              <w:t>W2</w:t>
            </w:r>
          </w:p>
        </w:tc>
        <w:tc>
          <w:tcPr>
            <w:tcW w:w="1479" w:type="dxa"/>
          </w:tcPr>
          <w:p w14:paraId="01810E6A" w14:textId="77777777" w:rsidR="000A6B49" w:rsidRPr="00995C2A" w:rsidRDefault="000A6B49">
            <w:r w:rsidRPr="00995C2A">
              <w:t>Waterbody-waterbody connection</w:t>
            </w:r>
          </w:p>
        </w:tc>
        <w:tc>
          <w:tcPr>
            <w:tcW w:w="3893" w:type="dxa"/>
          </w:tcPr>
          <w:p w14:paraId="4F12BC3E" w14:textId="446F10A0" w:rsidR="000A6B49" w:rsidRPr="00995C2A" w:rsidRDefault="000A6B49" w:rsidP="00374866">
            <w:pPr>
              <w:pStyle w:val="TableText0"/>
            </w:pPr>
            <w:r w:rsidRPr="00995C2A">
              <w:t xml:space="preserve">The subroutine </w:t>
            </w:r>
            <w:proofErr w:type="spellStart"/>
            <w:r w:rsidRPr="0086172D">
              <w:rPr>
                <w:i/>
                <w:iCs/>
              </w:rPr>
              <w:t>Upstream_velocity</w:t>
            </w:r>
            <w:proofErr w:type="spellEnd"/>
            <w:r w:rsidRPr="00995C2A">
              <w:t xml:space="preserve"> under specific conditions did not maintain </w:t>
            </w:r>
            <w:r w:rsidR="00AD191E" w:rsidRPr="00995C2A">
              <w:t>flow</w:t>
            </w:r>
            <w:r w:rsidRPr="00995C2A">
              <w:t xml:space="preserve"> continuity across a waterbody-waterbody connection</w:t>
            </w:r>
            <w:r w:rsidR="00AD191E">
              <w:t>.</w:t>
            </w:r>
          </w:p>
        </w:tc>
        <w:tc>
          <w:tcPr>
            <w:tcW w:w="1687" w:type="dxa"/>
          </w:tcPr>
          <w:p w14:paraId="1CCC7829" w14:textId="77777777" w:rsidR="000A6B49" w:rsidRPr="00995C2A" w:rsidRDefault="000A6B49">
            <w:r w:rsidRPr="00995C2A">
              <w:t>6/29/2006</w:t>
            </w:r>
          </w:p>
        </w:tc>
      </w:tr>
      <w:tr w:rsidR="000A6B49" w:rsidRPr="00995C2A" w14:paraId="7BE8E9DE" w14:textId="77777777" w:rsidTr="008C4A3D">
        <w:trPr>
          <w:cantSplit/>
        </w:trPr>
        <w:tc>
          <w:tcPr>
            <w:tcW w:w="606" w:type="dxa"/>
          </w:tcPr>
          <w:p w14:paraId="56033FBC" w14:textId="77777777" w:rsidR="000A6B49" w:rsidRPr="00995C2A" w:rsidRDefault="000A6B49">
            <w:r w:rsidRPr="00995C2A">
              <w:t>22</w:t>
            </w:r>
          </w:p>
        </w:tc>
        <w:tc>
          <w:tcPr>
            <w:tcW w:w="1240" w:type="dxa"/>
          </w:tcPr>
          <w:p w14:paraId="55B0F3ED" w14:textId="77777777" w:rsidR="000A6B49" w:rsidRPr="00995C2A" w:rsidRDefault="000A6B49">
            <w:r w:rsidRPr="00995C2A">
              <w:t>W2</w:t>
            </w:r>
          </w:p>
        </w:tc>
        <w:tc>
          <w:tcPr>
            <w:tcW w:w="1479" w:type="dxa"/>
          </w:tcPr>
          <w:p w14:paraId="008AA2C5" w14:textId="77777777" w:rsidR="000A6B49" w:rsidRPr="00995C2A" w:rsidRDefault="000A6B49">
            <w:r w:rsidRPr="00995C2A">
              <w:t>SNP output</w:t>
            </w:r>
          </w:p>
        </w:tc>
        <w:tc>
          <w:tcPr>
            <w:tcW w:w="3893" w:type="dxa"/>
          </w:tcPr>
          <w:p w14:paraId="6193009C" w14:textId="77777777" w:rsidR="000A6B49" w:rsidRPr="00995C2A" w:rsidRDefault="000A6B49" w:rsidP="00374866">
            <w:pPr>
              <w:pStyle w:val="TableText0"/>
            </w:pPr>
            <w:r w:rsidRPr="00995C2A">
              <w:t xml:space="preserve">The algal limiting nutrient SNP output had a bug under specific conditions in writing out the information. </w:t>
            </w:r>
          </w:p>
        </w:tc>
        <w:tc>
          <w:tcPr>
            <w:tcW w:w="1687" w:type="dxa"/>
          </w:tcPr>
          <w:p w14:paraId="5F8B3E7B" w14:textId="77777777" w:rsidR="000A6B49" w:rsidRPr="00995C2A" w:rsidRDefault="000A6B49">
            <w:r w:rsidRPr="00995C2A">
              <w:t>6/30/2006</w:t>
            </w:r>
          </w:p>
        </w:tc>
      </w:tr>
      <w:tr w:rsidR="000A6B49" w:rsidRPr="00995C2A" w14:paraId="3EEE9DFD" w14:textId="77777777" w:rsidTr="008C4A3D">
        <w:trPr>
          <w:cantSplit/>
        </w:trPr>
        <w:tc>
          <w:tcPr>
            <w:tcW w:w="606" w:type="dxa"/>
          </w:tcPr>
          <w:p w14:paraId="3160ED26" w14:textId="77777777" w:rsidR="000A6B49" w:rsidRPr="00995C2A" w:rsidRDefault="000A6B49">
            <w:r w:rsidRPr="00995C2A">
              <w:t>23</w:t>
            </w:r>
          </w:p>
        </w:tc>
        <w:tc>
          <w:tcPr>
            <w:tcW w:w="1240" w:type="dxa"/>
          </w:tcPr>
          <w:p w14:paraId="6E769C40" w14:textId="77777777" w:rsidR="000A6B49" w:rsidRPr="00995C2A" w:rsidRDefault="000A6B49">
            <w:r w:rsidRPr="00995C2A">
              <w:t>W2</w:t>
            </w:r>
          </w:p>
        </w:tc>
        <w:tc>
          <w:tcPr>
            <w:tcW w:w="1479" w:type="dxa"/>
          </w:tcPr>
          <w:p w14:paraId="04D972A6" w14:textId="77777777" w:rsidR="008C4A3D" w:rsidRDefault="000A6B49">
            <w:r w:rsidRPr="00995C2A">
              <w:t xml:space="preserve">Sediment heating and sediment </w:t>
            </w:r>
          </w:p>
          <w:p w14:paraId="57552E19" w14:textId="7242B9A9" w:rsidR="000A6B49" w:rsidRPr="00995C2A" w:rsidRDefault="000A6B49">
            <w:r w:rsidRPr="00995C2A">
              <w:t>processes</w:t>
            </w:r>
          </w:p>
        </w:tc>
        <w:tc>
          <w:tcPr>
            <w:tcW w:w="3893" w:type="dxa"/>
          </w:tcPr>
          <w:p w14:paraId="60BDB702" w14:textId="078749E5" w:rsidR="000A6B49" w:rsidRPr="00995C2A" w:rsidRDefault="000A6B49" w:rsidP="00374866">
            <w:pPr>
              <w:pStyle w:val="TableText0"/>
            </w:pPr>
            <w:r w:rsidRPr="00995C2A">
              <w:t>If a model added and subtracted layers that resulted in segment addition and subtraction, there was the possibility that sediment fluxes were incorrectly computed.</w:t>
            </w:r>
            <w:r w:rsidR="00F8651E">
              <w:t xml:space="preserve"> </w:t>
            </w:r>
            <w:r w:rsidRPr="00995C2A">
              <w:t>In the NO3 subroutine:</w:t>
            </w:r>
          </w:p>
          <w:p w14:paraId="6922A862" w14:textId="1AFEB45A" w:rsidR="000A6B49" w:rsidRPr="00995C2A" w:rsidRDefault="000A6B49" w:rsidP="00374866">
            <w:pPr>
              <w:pStyle w:val="TableText0"/>
            </w:pPr>
            <w:r w:rsidRPr="00995C2A">
              <w:t>Old code</w:t>
            </w:r>
            <w:r w:rsidR="00F94A75">
              <w:t>:</w:t>
            </w:r>
          </w:p>
          <w:p w14:paraId="068418C7" w14:textId="38599479" w:rsidR="000A6B49" w:rsidRPr="00995C2A" w:rsidRDefault="000A6B49">
            <w:r w:rsidRPr="00374866">
              <w:rPr>
                <w:sz w:val="18"/>
                <w:szCs w:val="18"/>
              </w:rPr>
              <w:t xml:space="preserve">     </w:t>
            </w:r>
            <w:r w:rsidRPr="00374866">
              <w:rPr>
                <w:rFonts w:ascii="Courier New" w:hAnsi="Courier New" w:cs="Courier New"/>
                <w:sz w:val="18"/>
                <w:szCs w:val="18"/>
              </w:rPr>
              <w:t xml:space="preserve"> </w:t>
            </w:r>
            <w:r w:rsidRPr="00D06B8C">
              <w:rPr>
                <w:rFonts w:ascii="Courier New" w:hAnsi="Courier New" w:cs="Courier New"/>
                <w:sz w:val="16"/>
                <w:szCs w:val="16"/>
              </w:rPr>
              <w:t>NO3SED(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NO3(K,I)*NO3S(JW)*NO3TRM(K,I)*(BI(K,I)-BI(K+1,I))/BH2(K,I)</w:t>
            </w:r>
          </w:p>
          <w:p w14:paraId="14B72DE3" w14:textId="5FA1AD23" w:rsidR="000A6B49" w:rsidRPr="00995C2A" w:rsidRDefault="000A6B49" w:rsidP="00374866">
            <w:pPr>
              <w:pStyle w:val="TableText0"/>
            </w:pPr>
            <w:r w:rsidRPr="00995C2A">
              <w:t>New code</w:t>
            </w:r>
            <w:r w:rsidR="00F94A75">
              <w:t>:</w:t>
            </w:r>
          </w:p>
          <w:p w14:paraId="52681BA8" w14:textId="77777777" w:rsidR="000A6B49" w:rsidRPr="00374866" w:rsidRDefault="000A6B49">
            <w:pPr>
              <w:rPr>
                <w:rFonts w:ascii="Courier New" w:hAnsi="Courier New" w:cs="Courier New"/>
                <w:sz w:val="16"/>
                <w:szCs w:val="16"/>
              </w:rPr>
            </w:pPr>
            <w:proofErr w:type="gramStart"/>
            <w:r w:rsidRPr="00374866">
              <w:rPr>
                <w:rFonts w:ascii="Courier New" w:hAnsi="Courier New" w:cs="Courier New"/>
                <w:sz w:val="18"/>
                <w:szCs w:val="18"/>
              </w:rPr>
              <w:t>if</w:t>
            </w:r>
            <w:r w:rsidRPr="00374866">
              <w:rPr>
                <w:rFonts w:ascii="Courier New" w:hAnsi="Courier New" w:cs="Courier New"/>
                <w:sz w:val="16"/>
                <w:szCs w:val="16"/>
              </w:rPr>
              <w:t>(</w:t>
            </w:r>
            <w:proofErr w:type="gramEnd"/>
            <w:r w:rsidRPr="00374866">
              <w:rPr>
                <w:rFonts w:ascii="Courier New" w:hAnsi="Courier New" w:cs="Courier New"/>
                <w:sz w:val="16"/>
                <w:szCs w:val="16"/>
              </w:rPr>
              <w:t>k == kb(</w:t>
            </w:r>
            <w:proofErr w:type="spellStart"/>
            <w:r w:rsidRPr="00374866">
              <w:rPr>
                <w:rFonts w:ascii="Courier New" w:hAnsi="Courier New" w:cs="Courier New"/>
                <w:sz w:val="16"/>
                <w:szCs w:val="16"/>
              </w:rPr>
              <w:t>i</w:t>
            </w:r>
            <w:proofErr w:type="spellEnd"/>
            <w:r w:rsidRPr="00374866">
              <w:rPr>
                <w:rFonts w:ascii="Courier New" w:hAnsi="Courier New" w:cs="Courier New"/>
                <w:sz w:val="16"/>
                <w:szCs w:val="16"/>
              </w:rPr>
              <w:t>)) then</w:t>
            </w:r>
          </w:p>
          <w:p w14:paraId="7EF9CCBA"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lastRenderedPageBreak/>
              <w:tab/>
            </w:r>
            <w:r w:rsidRPr="00374866">
              <w:rPr>
                <w:rFonts w:ascii="Courier New" w:hAnsi="Courier New" w:cs="Courier New"/>
                <w:sz w:val="16"/>
                <w:szCs w:val="16"/>
              </w:rPr>
              <w:tab/>
              <w:t>NO3SED(</w:t>
            </w:r>
            <w:proofErr w:type="gramStart"/>
            <w:r w:rsidRPr="00374866">
              <w:rPr>
                <w:rFonts w:ascii="Courier New" w:hAnsi="Courier New" w:cs="Courier New"/>
                <w:sz w:val="16"/>
                <w:szCs w:val="16"/>
              </w:rPr>
              <w:t>K,I</w:t>
            </w:r>
            <w:proofErr w:type="gramEnd"/>
            <w:r w:rsidRPr="00374866">
              <w:rPr>
                <w:rFonts w:ascii="Courier New" w:hAnsi="Courier New" w:cs="Courier New"/>
                <w:sz w:val="16"/>
                <w:szCs w:val="16"/>
              </w:rPr>
              <w:t>) = NO3(K,I)*NO3S(JW)*NO3TRM(K,I)*(BI(K,I))/BH2(K,I)</w:t>
            </w:r>
          </w:p>
          <w:p w14:paraId="502FED76"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tab/>
              <w:t xml:space="preserve">  else</w:t>
            </w:r>
          </w:p>
          <w:p w14:paraId="59B5A54D"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t xml:space="preserve">      NO3SED(</w:t>
            </w:r>
            <w:proofErr w:type="gramStart"/>
            <w:r w:rsidRPr="00374866">
              <w:rPr>
                <w:rFonts w:ascii="Courier New" w:hAnsi="Courier New" w:cs="Courier New"/>
                <w:sz w:val="16"/>
                <w:szCs w:val="16"/>
              </w:rPr>
              <w:t>K,I</w:t>
            </w:r>
            <w:proofErr w:type="gramEnd"/>
            <w:r w:rsidRPr="00374866">
              <w:rPr>
                <w:rFonts w:ascii="Courier New" w:hAnsi="Courier New" w:cs="Courier New"/>
                <w:sz w:val="16"/>
                <w:szCs w:val="16"/>
              </w:rPr>
              <w:t>) = NO3(K,I)*NO3S(JW)*NO3TRM(K,I)*(BI(K,I)-BI(K+1,I))/BH2(K,I)</w:t>
            </w:r>
          </w:p>
          <w:p w14:paraId="3A11FFBD" w14:textId="587C06FB" w:rsidR="000A6B49" w:rsidRPr="00995C2A" w:rsidRDefault="000A6B49">
            <w:r w:rsidRPr="00374866">
              <w:rPr>
                <w:rFonts w:ascii="Courier New" w:hAnsi="Courier New" w:cs="Courier New"/>
                <w:sz w:val="16"/>
                <w:szCs w:val="16"/>
              </w:rPr>
              <w:tab/>
              <w:t xml:space="preserve">  endif</w:t>
            </w:r>
          </w:p>
          <w:p w14:paraId="5F8CD5DE" w14:textId="77777777" w:rsidR="000A6B49" w:rsidRPr="00995C2A" w:rsidRDefault="000A6B49" w:rsidP="00374866">
            <w:pPr>
              <w:pStyle w:val="TableText0"/>
            </w:pPr>
            <w:r w:rsidRPr="00995C2A">
              <w:t>New code added in sediment routine:</w:t>
            </w:r>
          </w:p>
          <w:p w14:paraId="38F5882E" w14:textId="77777777" w:rsidR="000A6B49" w:rsidRPr="00BE6C63"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BE6C63">
              <w:rPr>
                <w:rFonts w:ascii="Courier New" w:hAnsi="Courier New" w:cs="Courier New"/>
                <w:sz w:val="16"/>
                <w:szCs w:val="16"/>
              </w:rPr>
              <w:t>k == kb(</w:t>
            </w:r>
            <w:proofErr w:type="spellStart"/>
            <w:r w:rsidRPr="00BE6C63">
              <w:rPr>
                <w:rFonts w:ascii="Courier New" w:hAnsi="Courier New" w:cs="Courier New"/>
                <w:sz w:val="16"/>
                <w:szCs w:val="16"/>
              </w:rPr>
              <w:t>i</w:t>
            </w:r>
            <w:proofErr w:type="spellEnd"/>
            <w:r w:rsidRPr="00BE6C63">
              <w:rPr>
                <w:rFonts w:ascii="Courier New" w:hAnsi="Courier New" w:cs="Courier New"/>
                <w:sz w:val="16"/>
                <w:szCs w:val="16"/>
              </w:rPr>
              <w:t>))then     ! SW 4/18/07</w:t>
            </w:r>
          </w:p>
          <w:p w14:paraId="3E762115"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SODD(</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         =  SOD(I)/BH2(K,I)*SODTRM(K,I)*BI(K,I)</w:t>
            </w:r>
          </w:p>
          <w:p w14:paraId="54DFEA56"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else</w:t>
            </w:r>
          </w:p>
          <w:p w14:paraId="2D2DB890"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 xml:space="preserve">      SODD(</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         =  SOD(I)/BH2(K,I)*SODTRM(K,I)*(BI(K,I)-BI(K+1,I))</w:t>
            </w:r>
          </w:p>
          <w:p w14:paraId="4E0E458D"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Endif</w:t>
            </w:r>
          </w:p>
          <w:p w14:paraId="148F18E1" w14:textId="77777777" w:rsidR="000A6B49" w:rsidRPr="00BE6C63" w:rsidRDefault="000A6B49" w:rsidP="00374866">
            <w:pPr>
              <w:pStyle w:val="TableText0"/>
              <w:rPr>
                <w:rFonts w:ascii="Times New Roman" w:hAnsi="Times New Roman"/>
              </w:rPr>
            </w:pPr>
            <w:r w:rsidRPr="00374866">
              <w:t>New code added in suspended solids routine</w:t>
            </w:r>
            <w:r w:rsidRPr="00BE6C63">
              <w:rPr>
                <w:rFonts w:ascii="Times New Roman" w:hAnsi="Times New Roman"/>
              </w:rPr>
              <w:t>:</w:t>
            </w:r>
          </w:p>
          <w:p w14:paraId="50BA1D5E" w14:textId="77777777" w:rsidR="000A6B49" w:rsidRPr="00BE6C63" w:rsidRDefault="000A6B49">
            <w:pPr>
              <w:rPr>
                <w:rFonts w:ascii="Courier New" w:hAnsi="Courier New" w:cs="Courier New"/>
                <w:sz w:val="16"/>
                <w:szCs w:val="16"/>
              </w:rPr>
            </w:pPr>
            <w:proofErr w:type="gramStart"/>
            <w:r w:rsidRPr="00BE6C63">
              <w:rPr>
                <w:rFonts w:ascii="Courier New" w:hAnsi="Courier New" w:cs="Courier New"/>
                <w:sz w:val="16"/>
                <w:szCs w:val="16"/>
              </w:rPr>
              <w:t>if(</w:t>
            </w:r>
            <w:proofErr w:type="gramEnd"/>
            <w:r w:rsidRPr="00BE6C63">
              <w:rPr>
                <w:rFonts w:ascii="Courier New" w:hAnsi="Courier New" w:cs="Courier New"/>
                <w:sz w:val="16"/>
                <w:szCs w:val="16"/>
              </w:rPr>
              <w:t>k == kb(</w:t>
            </w:r>
            <w:proofErr w:type="spellStart"/>
            <w:r w:rsidRPr="00BE6C63">
              <w:rPr>
                <w:rFonts w:ascii="Courier New" w:hAnsi="Courier New" w:cs="Courier New"/>
                <w:sz w:val="16"/>
                <w:szCs w:val="16"/>
              </w:rPr>
              <w:t>i</w:t>
            </w:r>
            <w:proofErr w:type="spellEnd"/>
            <w:r w:rsidRPr="00BE6C63">
              <w:rPr>
                <w:rFonts w:ascii="Courier New" w:hAnsi="Courier New" w:cs="Courier New"/>
                <w:sz w:val="16"/>
                <w:szCs w:val="16"/>
              </w:rPr>
              <w:t>))then</w:t>
            </w:r>
          </w:p>
          <w:p w14:paraId="0F0590BE"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r>
            <w:r w:rsidRPr="00BE6C63">
              <w:rPr>
                <w:rFonts w:ascii="Courier New" w:hAnsi="Courier New" w:cs="Courier New"/>
                <w:sz w:val="16"/>
                <w:szCs w:val="16"/>
              </w:rPr>
              <w:tab/>
              <w:t>SSR = EPSILON*DLX(I)*BI(</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)/VOL(K,I)</w:t>
            </w:r>
          </w:p>
          <w:p w14:paraId="638E8A95"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r>
            <w:r w:rsidRPr="00BE6C63">
              <w:rPr>
                <w:rFonts w:ascii="Courier New" w:hAnsi="Courier New" w:cs="Courier New"/>
                <w:sz w:val="16"/>
                <w:szCs w:val="16"/>
              </w:rPr>
              <w:tab/>
              <w:t>else</w:t>
            </w:r>
          </w:p>
          <w:p w14:paraId="6E6773DB"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 xml:space="preserve">        SSR = EPSILON*DLX(I)*(BI(</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)-BI(K+1,I))/VOL(K,I)</w:t>
            </w:r>
          </w:p>
          <w:p w14:paraId="69E07C70" w14:textId="549B7D5D" w:rsidR="000A6B49" w:rsidRPr="00995C2A" w:rsidRDefault="000A6B49">
            <w:r w:rsidRPr="00BE6C63">
              <w:rPr>
                <w:rFonts w:ascii="Courier New" w:hAnsi="Courier New" w:cs="Courier New"/>
                <w:sz w:val="16"/>
                <w:szCs w:val="16"/>
              </w:rPr>
              <w:tab/>
            </w:r>
            <w:r w:rsidRPr="00BE6C63">
              <w:rPr>
                <w:rFonts w:ascii="Courier New" w:hAnsi="Courier New" w:cs="Courier New"/>
                <w:sz w:val="16"/>
                <w:szCs w:val="16"/>
              </w:rPr>
              <w:tab/>
              <w:t>Endif</w:t>
            </w:r>
          </w:p>
        </w:tc>
        <w:tc>
          <w:tcPr>
            <w:tcW w:w="1687" w:type="dxa"/>
          </w:tcPr>
          <w:p w14:paraId="6412C3CE" w14:textId="77777777" w:rsidR="000A6B49" w:rsidRPr="00995C2A" w:rsidRDefault="000A6B49">
            <w:r w:rsidRPr="00995C2A">
              <w:lastRenderedPageBreak/>
              <w:t>4/18/07</w:t>
            </w:r>
          </w:p>
        </w:tc>
      </w:tr>
      <w:tr w:rsidR="000A6B49" w:rsidRPr="00995C2A" w14:paraId="3664E425" w14:textId="77777777" w:rsidTr="008C4A3D">
        <w:trPr>
          <w:cantSplit/>
        </w:trPr>
        <w:tc>
          <w:tcPr>
            <w:tcW w:w="606" w:type="dxa"/>
          </w:tcPr>
          <w:p w14:paraId="632FB8D1" w14:textId="77777777" w:rsidR="000A6B49" w:rsidRPr="00995C2A" w:rsidRDefault="000A6B49">
            <w:r w:rsidRPr="00995C2A">
              <w:t>23</w:t>
            </w:r>
          </w:p>
        </w:tc>
        <w:tc>
          <w:tcPr>
            <w:tcW w:w="1240" w:type="dxa"/>
          </w:tcPr>
          <w:p w14:paraId="38D215D3" w14:textId="77777777" w:rsidR="000A6B49" w:rsidRPr="00995C2A" w:rsidRDefault="000A6B49">
            <w:r w:rsidRPr="00995C2A">
              <w:t>W2</w:t>
            </w:r>
          </w:p>
        </w:tc>
        <w:tc>
          <w:tcPr>
            <w:tcW w:w="1479" w:type="dxa"/>
          </w:tcPr>
          <w:p w14:paraId="6E9C08B4" w14:textId="6C254129" w:rsidR="000A6B49" w:rsidRPr="00995C2A" w:rsidRDefault="000A6B49">
            <w:r w:rsidRPr="00995C2A">
              <w:t>(</w:t>
            </w:r>
            <w:r w:rsidR="00816E21" w:rsidRPr="00995C2A">
              <w:t>See</w:t>
            </w:r>
            <w:r w:rsidRPr="00995C2A">
              <w:t xml:space="preserve"> above)</w:t>
            </w:r>
          </w:p>
        </w:tc>
        <w:tc>
          <w:tcPr>
            <w:tcW w:w="3893" w:type="dxa"/>
          </w:tcPr>
          <w:p w14:paraId="7306E569" w14:textId="77777777" w:rsidR="000A6B49" w:rsidRPr="00374866" w:rsidRDefault="000A6B49" w:rsidP="00374866">
            <w:pPr>
              <w:pStyle w:val="TableText0"/>
              <w:rPr>
                <w:rFonts w:ascii="Courier New" w:hAnsi="Courier New" w:cs="Courier New"/>
                <w:sz w:val="16"/>
                <w:szCs w:val="16"/>
              </w:rPr>
            </w:pPr>
            <w:r w:rsidRPr="00374866">
              <w:rPr>
                <w:rFonts w:ascii="Courier New" w:hAnsi="Courier New" w:cs="Courier New"/>
                <w:sz w:val="16"/>
                <w:szCs w:val="16"/>
              </w:rPr>
              <w:t>New code added for heat flux to channel bottom:</w:t>
            </w:r>
          </w:p>
          <w:p w14:paraId="6A9BEF71"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kt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7B3DBD74"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SROSED    </w:t>
            </w:r>
            <w:proofErr w:type="gramStart"/>
            <w:r w:rsidRPr="00D06B8C">
              <w:rPr>
                <w:rFonts w:ascii="Courier New" w:hAnsi="Courier New" w:cs="Courier New"/>
                <w:sz w:val="16"/>
                <w:szCs w:val="16"/>
              </w:rPr>
              <w:t>=  SROOUT</w:t>
            </w:r>
            <w:proofErr w:type="gramEnd"/>
            <w:r w:rsidRPr="00D06B8C">
              <w:rPr>
                <w:rFonts w:ascii="Courier New" w:hAnsi="Courier New" w:cs="Courier New"/>
                <w:sz w:val="16"/>
                <w:szCs w:val="16"/>
              </w:rPr>
              <w:t>*TSEDF(JW)</w:t>
            </w:r>
          </w:p>
          <w:p w14:paraId="0A9A119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else</w:t>
            </w:r>
          </w:p>
          <w:p w14:paraId="53A0960E"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SROSED    </w:t>
            </w:r>
            <w:proofErr w:type="gramStart"/>
            <w:r w:rsidRPr="00D06B8C">
              <w:rPr>
                <w:rFonts w:ascii="Courier New" w:hAnsi="Courier New" w:cs="Courier New"/>
                <w:sz w:val="16"/>
                <w:szCs w:val="16"/>
              </w:rPr>
              <w:t>=  SROOUT</w:t>
            </w:r>
            <w:proofErr w:type="gramEnd"/>
            <w:r w:rsidRPr="00D06B8C">
              <w:rPr>
                <w:rFonts w:ascii="Courier New" w:hAnsi="Courier New" w:cs="Courier New"/>
                <w:sz w:val="16"/>
                <w:szCs w:val="16"/>
              </w:rPr>
              <w:t>*(1.0-BI(KT+1,I)/BI(KT,I))*TSEDF(JW)</w:t>
            </w:r>
          </w:p>
          <w:p w14:paraId="4BDF08EE" w14:textId="6C41B3B5"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Endif</w:t>
            </w:r>
          </w:p>
          <w:p w14:paraId="46666D93"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if(k==kb(</w:t>
            </w:r>
            <w:proofErr w:type="spellStart"/>
            <w:r w:rsidRPr="00D06B8C">
              <w:rPr>
                <w:rFonts w:ascii="Courier New" w:hAnsi="Courier New" w:cs="Courier New"/>
                <w:sz w:val="16"/>
                <w:szCs w:val="16"/>
              </w:rPr>
              <w:t>i</w:t>
            </w:r>
            <w:proofErr w:type="spellEnd"/>
            <w:proofErr w:type="gramStart"/>
            <w:r w:rsidRPr="00D06B8C">
              <w:rPr>
                <w:rFonts w:ascii="Courier New" w:hAnsi="Courier New" w:cs="Courier New"/>
                <w:sz w:val="16"/>
                <w:szCs w:val="16"/>
              </w:rPr>
              <w:t>))then</w:t>
            </w:r>
            <w:proofErr w:type="gramEnd"/>
            <w:r w:rsidRPr="00D06B8C">
              <w:rPr>
                <w:rFonts w:ascii="Courier New" w:hAnsi="Courier New" w:cs="Courier New"/>
                <w:sz w:val="16"/>
                <w:szCs w:val="16"/>
              </w:rPr>
              <w:t xml:space="preserve">                ! SW 4/18/07</w:t>
            </w:r>
          </w:p>
          <w:p w14:paraId="62867572"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TFLUX    = CBHE(JW)/RHOWCP*(TSED(JW)-T2(</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))*BI(K,I)*DLX(I)</w:t>
            </w:r>
          </w:p>
          <w:p w14:paraId="5B547679"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else</w:t>
            </w:r>
          </w:p>
          <w:p w14:paraId="5251D48D"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TFLUX    = CBHE(JW)/RHOWCP*(TSED(JW)-T2(</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))*(BI(K,I)-BI(K+1,I))*DLX(I)</w:t>
            </w:r>
          </w:p>
          <w:p w14:paraId="39D735B3" w14:textId="2F9823A9" w:rsidR="000A6B49" w:rsidRPr="00374866" w:rsidRDefault="000A6B49">
            <w:pPr>
              <w:rPr>
                <w:rFonts w:ascii="Courier New" w:hAnsi="Courier New" w:cs="Courier New"/>
                <w:sz w:val="16"/>
                <w:szCs w:val="16"/>
              </w:rPr>
            </w:pPr>
            <w:r w:rsidRPr="00D06B8C">
              <w:rPr>
                <w:rFonts w:ascii="Courier New" w:hAnsi="Courier New" w:cs="Courier New"/>
                <w:sz w:val="16"/>
                <w:szCs w:val="16"/>
              </w:rPr>
              <w:t xml:space="preserve">              endif</w:t>
            </w:r>
          </w:p>
          <w:p w14:paraId="1033EE65" w14:textId="77777777" w:rsidR="000A6B49" w:rsidRPr="00374866" w:rsidRDefault="000A6B49" w:rsidP="00374866">
            <w:pPr>
              <w:pStyle w:val="TableText0"/>
              <w:rPr>
                <w:rFonts w:ascii="Courier New" w:hAnsi="Courier New" w:cs="Courier New"/>
                <w:sz w:val="16"/>
                <w:szCs w:val="16"/>
              </w:rPr>
            </w:pPr>
            <w:r w:rsidRPr="00374866">
              <w:rPr>
                <w:rFonts w:ascii="Courier New" w:hAnsi="Courier New" w:cs="Courier New"/>
                <w:sz w:val="16"/>
                <w:szCs w:val="16"/>
              </w:rPr>
              <w:t>New code added for sediment subroutine:</w:t>
            </w:r>
          </w:p>
          <w:p w14:paraId="334D4E6B"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37C61B6A"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SEDAS(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xml:space="preserve">) = SEDAS(K,I)+MAX(AS(JA),0.0)*ALG(K,I,JA)*BI(K,I)/BH2(K,I)*(1.0-BI(K+1,I)/BI(K,I)) </w:t>
            </w:r>
            <w:r w:rsidRPr="00D06B8C">
              <w:rPr>
                <w:rFonts w:ascii="Courier New" w:hAnsi="Courier New" w:cs="Courier New"/>
                <w:sz w:val="16"/>
                <w:szCs w:val="16"/>
              </w:rPr>
              <w:tab/>
            </w:r>
          </w:p>
          <w:p w14:paraId="4616825B"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else</w:t>
            </w:r>
          </w:p>
          <w:p w14:paraId="6893B685"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SEDAS(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SEDAS(K,I)+MAX(AS(JA),0.0)*ALG(K,I,JA)*BI(K,I)/BH2(K,I)*(1.0-BI(K+1,I)/BI(K,I))</w:t>
            </w:r>
          </w:p>
          <w:p w14:paraId="05CE07E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ab/>
            </w:r>
            <w:r w:rsidRPr="00D06B8C">
              <w:rPr>
                <w:rFonts w:ascii="Courier New" w:hAnsi="Courier New" w:cs="Courier New"/>
                <w:sz w:val="16"/>
                <w:szCs w:val="16"/>
              </w:rPr>
              <w:tab/>
              <w:t>endif</w:t>
            </w:r>
          </w:p>
          <w:p w14:paraId="4C10E402"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3F07ED14"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lastRenderedPageBreak/>
              <w:tab/>
              <w:t xml:space="preserve">  SEDOMS(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POMS(JW)*(LPOM(K,I)+RPOM(K,I))*BI(K,I)/BH2(K,I)</w:t>
            </w:r>
          </w:p>
          <w:p w14:paraId="2E1EF5A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SEDSO       = POMS(JW)*SED(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)*BI(K+1,I)/BH2(K,I)</w:t>
            </w:r>
          </w:p>
          <w:p w14:paraId="74C1E166"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ab/>
              <w:t xml:space="preserve">  else</w:t>
            </w:r>
          </w:p>
          <w:p w14:paraId="4CF103EF"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SEDOMS(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POMS(JW)*(LPOM(K,I)+RPOM(K,I))*BI(K,I)/BH2(K,I)*(1.0-BI(K+1,I)/BI(K,I))</w:t>
            </w:r>
          </w:p>
          <w:p w14:paraId="5530C7A8"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SEDSO       = POMS(JW)*SED(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)*BI(K+1,I)/BH2(K,I)*(1.0-BI(K+1,I)/BI(K,I))</w:t>
            </w:r>
          </w:p>
          <w:p w14:paraId="4B685E15" w14:textId="77777777" w:rsidR="000A6B49" w:rsidRPr="00374866" w:rsidRDefault="000A6B49">
            <w:pPr>
              <w:rPr>
                <w:rFonts w:ascii="Courier New" w:hAnsi="Courier New" w:cs="Courier New"/>
                <w:sz w:val="16"/>
                <w:szCs w:val="16"/>
              </w:rPr>
            </w:pPr>
            <w:r w:rsidRPr="00D06B8C">
              <w:rPr>
                <w:rFonts w:ascii="Courier New" w:hAnsi="Courier New" w:cs="Courier New"/>
                <w:sz w:val="16"/>
                <w:szCs w:val="16"/>
              </w:rPr>
              <w:tab/>
              <w:t xml:space="preserve">  endif</w:t>
            </w:r>
          </w:p>
        </w:tc>
        <w:tc>
          <w:tcPr>
            <w:tcW w:w="1687" w:type="dxa"/>
          </w:tcPr>
          <w:p w14:paraId="7DEE349A" w14:textId="77777777" w:rsidR="000A6B49" w:rsidRPr="00995C2A" w:rsidRDefault="000A6B49">
            <w:r w:rsidRPr="00995C2A">
              <w:lastRenderedPageBreak/>
              <w:t>4/18/07</w:t>
            </w:r>
          </w:p>
        </w:tc>
      </w:tr>
      <w:tr w:rsidR="000A6B49" w:rsidRPr="00995C2A" w14:paraId="6C863911" w14:textId="77777777" w:rsidTr="008C4A3D">
        <w:trPr>
          <w:cantSplit/>
        </w:trPr>
        <w:tc>
          <w:tcPr>
            <w:tcW w:w="606" w:type="dxa"/>
          </w:tcPr>
          <w:p w14:paraId="57911E01" w14:textId="77777777" w:rsidR="000A6B49" w:rsidRPr="00995C2A" w:rsidRDefault="000A6B49">
            <w:r w:rsidRPr="00995C2A">
              <w:t>24</w:t>
            </w:r>
          </w:p>
        </w:tc>
        <w:tc>
          <w:tcPr>
            <w:tcW w:w="1240" w:type="dxa"/>
          </w:tcPr>
          <w:p w14:paraId="7538FFE6" w14:textId="77777777" w:rsidR="000A6B49" w:rsidRPr="00995C2A" w:rsidRDefault="000A6B49">
            <w:r w:rsidRPr="00995C2A">
              <w:t>W2</w:t>
            </w:r>
          </w:p>
        </w:tc>
        <w:tc>
          <w:tcPr>
            <w:tcW w:w="1479" w:type="dxa"/>
          </w:tcPr>
          <w:p w14:paraId="26BE1E35" w14:textId="77777777" w:rsidR="000A6B49" w:rsidRPr="00995C2A" w:rsidRDefault="000A6B49">
            <w:r w:rsidRPr="00995C2A">
              <w:t>Algae</w:t>
            </w:r>
          </w:p>
        </w:tc>
        <w:tc>
          <w:tcPr>
            <w:tcW w:w="3893" w:type="dxa"/>
          </w:tcPr>
          <w:p w14:paraId="66999046" w14:textId="77777777" w:rsidR="000A6B49" w:rsidRPr="00995C2A" w:rsidRDefault="000A6B49" w:rsidP="00374866">
            <w:pPr>
              <w:pStyle w:val="TableText0"/>
            </w:pPr>
            <w:r w:rsidRPr="00995C2A">
              <w:t xml:space="preserve">The logic for negative settling velocities for algae had an error. </w:t>
            </w:r>
          </w:p>
          <w:p w14:paraId="2C40B009" w14:textId="77777777" w:rsidR="000A6B49" w:rsidRPr="00995C2A" w:rsidRDefault="000A6B49" w:rsidP="00374866">
            <w:pPr>
              <w:pStyle w:val="TableText0"/>
            </w:pPr>
            <w:r w:rsidRPr="00995C2A">
              <w:t>Old code:</w:t>
            </w:r>
          </w:p>
          <w:p w14:paraId="48AE249B" w14:textId="77777777" w:rsidR="000A6B49" w:rsidRPr="00995C2A" w:rsidRDefault="000A6B49">
            <w:pPr>
              <w:rPr>
                <w:rFonts w:ascii="Courier New" w:hAnsi="Courier New" w:cs="Courier New"/>
                <w:sz w:val="16"/>
                <w:szCs w:val="16"/>
              </w:rPr>
            </w:pPr>
            <w:r w:rsidRPr="00995C2A">
              <w:rPr>
                <w:rFonts w:ascii="Courier New" w:hAnsi="Courier New" w:cs="Courier New"/>
                <w:sz w:val="16"/>
                <w:szCs w:val="16"/>
              </w:rPr>
              <w:t>!          ASR(</w:t>
            </w:r>
            <w:proofErr w:type="gramStart"/>
            <w:r w:rsidRPr="00995C2A">
              <w:rPr>
                <w:rFonts w:ascii="Courier New" w:hAnsi="Courier New" w:cs="Courier New"/>
                <w:sz w:val="16"/>
                <w:szCs w:val="16"/>
              </w:rPr>
              <w:t>K,I</w:t>
            </w:r>
            <w:proofErr w:type="gramEnd"/>
            <w:r w:rsidRPr="00995C2A">
              <w:rPr>
                <w:rFonts w:ascii="Courier New" w:hAnsi="Courier New" w:cs="Courier New"/>
                <w:sz w:val="16"/>
                <w:szCs w:val="16"/>
              </w:rPr>
              <w:t>,JA) = -AS(JA)*(ALG(K+1,I,JA)*B(K+1,I)/(B(K,I)*H2(K,I))-ALG(K,I,JA))*BI(K,I)/BH2(K,I)</w:t>
            </w:r>
          </w:p>
          <w:p w14:paraId="51DE0FAC" w14:textId="7A9CDC70" w:rsidR="000A6B49" w:rsidRPr="00995C2A" w:rsidRDefault="000A6B49" w:rsidP="00374866">
            <w:pPr>
              <w:pStyle w:val="TableText0"/>
              <w:rPr>
                <w:rFonts w:ascii="Courier New" w:hAnsi="Courier New" w:cs="Courier New"/>
                <w:sz w:val="16"/>
                <w:szCs w:val="16"/>
              </w:rPr>
            </w:pPr>
            <w:r w:rsidRPr="00995C2A">
              <w:t>New code:</w:t>
            </w:r>
          </w:p>
          <w:p w14:paraId="4F0C0F34" w14:textId="77777777" w:rsidR="000A6B49" w:rsidRPr="00995C2A" w:rsidRDefault="000A6B49">
            <w:pPr>
              <w:rPr>
                <w:rFonts w:ascii="Courier New" w:hAnsi="Courier New" w:cs="Courier New"/>
                <w:sz w:val="16"/>
                <w:szCs w:val="16"/>
              </w:rPr>
            </w:pPr>
            <w:r w:rsidRPr="00995C2A">
              <w:rPr>
                <w:rFonts w:ascii="Courier New" w:hAnsi="Courier New" w:cs="Courier New"/>
                <w:sz w:val="16"/>
                <w:szCs w:val="16"/>
              </w:rPr>
              <w:t>ASR(</w:t>
            </w:r>
            <w:proofErr w:type="gramStart"/>
            <w:r w:rsidRPr="00995C2A">
              <w:rPr>
                <w:rFonts w:ascii="Courier New" w:hAnsi="Courier New" w:cs="Courier New"/>
                <w:sz w:val="16"/>
                <w:szCs w:val="16"/>
              </w:rPr>
              <w:t>K,I</w:t>
            </w:r>
            <w:proofErr w:type="gramEnd"/>
            <w:r w:rsidRPr="00995C2A">
              <w:rPr>
                <w:rFonts w:ascii="Courier New" w:hAnsi="Courier New" w:cs="Courier New"/>
                <w:sz w:val="16"/>
                <w:szCs w:val="16"/>
              </w:rPr>
              <w:t>,JA) = -AS(JA)*(ALG(K+1,I,JA)*BI(K+1,I)/BH2(K,I)-ALG(K,I,JA)*BI(K,I)/BH2(K,I))             !SP 8/27/07</w:t>
            </w:r>
          </w:p>
          <w:p w14:paraId="1CB00FF1" w14:textId="77777777" w:rsidR="000A6B49" w:rsidRPr="00995C2A" w:rsidRDefault="000A6B49" w:rsidP="00374866">
            <w:pPr>
              <w:pStyle w:val="TableText0"/>
              <w:rPr>
                <w:rFonts w:ascii="Courier New" w:hAnsi="Courier New" w:cs="Courier New"/>
                <w:sz w:val="16"/>
                <w:szCs w:val="16"/>
              </w:rPr>
            </w:pPr>
            <w:proofErr w:type="spellStart"/>
            <w:r w:rsidRPr="00995C2A">
              <w:t>Shwet</w:t>
            </w:r>
            <w:proofErr w:type="spellEnd"/>
            <w:r w:rsidRPr="00995C2A">
              <w:t xml:space="preserve"> Prakash</w:t>
            </w:r>
          </w:p>
        </w:tc>
        <w:tc>
          <w:tcPr>
            <w:tcW w:w="1687" w:type="dxa"/>
          </w:tcPr>
          <w:p w14:paraId="2960400F" w14:textId="77777777" w:rsidR="000A6B49" w:rsidRPr="00995C2A" w:rsidRDefault="000A6B49">
            <w:r w:rsidRPr="00995C2A">
              <w:t>8/27/07</w:t>
            </w:r>
          </w:p>
        </w:tc>
      </w:tr>
    </w:tbl>
    <w:p w14:paraId="74483529" w14:textId="1A1C0460" w:rsidR="000A6B49" w:rsidRPr="00995C2A" w:rsidRDefault="000A6B49" w:rsidP="000A6B49">
      <w:pPr>
        <w:rPr>
          <w:rFonts w:ascii="Times New Roman" w:hAnsi="Times New Roman"/>
          <w:sz w:val="24"/>
        </w:rPr>
      </w:pPr>
    </w:p>
    <w:p w14:paraId="112C6CFE" w14:textId="5387C1A0" w:rsidR="000A6B49" w:rsidRPr="005845C9" w:rsidRDefault="000A6B49" w:rsidP="000A6B49"/>
    <w:p w14:paraId="705E12EE" w14:textId="77777777" w:rsidR="006D33A0" w:rsidRDefault="006D33A0">
      <w:pPr>
        <w:rPr>
          <w:rFonts w:cs="Arial"/>
          <w:b/>
          <w:bCs/>
          <w:sz w:val="48"/>
        </w:rPr>
      </w:pPr>
    </w:p>
    <w:p w14:paraId="64091950" w14:textId="77777777" w:rsidR="00104FA3" w:rsidRPr="00995214" w:rsidRDefault="00104FA3" w:rsidP="00044ECC">
      <w:pPr>
        <w:pStyle w:val="Citation"/>
        <w:ind w:left="0" w:firstLine="0"/>
      </w:pPr>
    </w:p>
    <w:p w14:paraId="4C1CFEC8" w14:textId="77777777" w:rsidR="00104FA3" w:rsidRPr="005E2061" w:rsidRDefault="00104FA3" w:rsidP="00D616E4">
      <w:pPr>
        <w:pStyle w:val="BodyText"/>
        <w:rPr>
          <w:sz w:val="24"/>
        </w:rPr>
      </w:pPr>
    </w:p>
    <w:sectPr w:rsidR="00104FA3" w:rsidRPr="005E2061" w:rsidSect="000F3CA3">
      <w:headerReference w:type="even" r:id="rId65"/>
      <w:headerReference w:type="default" r:id="rId66"/>
      <w:footerReference w:type="even" r:id="rId67"/>
      <w:endnotePr>
        <w:numFmt w:val="decimal"/>
      </w:endnotePr>
      <w:pgSz w:w="12240" w:h="15840" w:code="1"/>
      <w:pgMar w:top="1728" w:right="1440" w:bottom="1728" w:left="2160" w:header="1008" w:footer="1008" w:gutter="0"/>
      <w:paperSrc w:first="100" w:other="100"/>
      <w:pgNumType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B478" w14:textId="77777777" w:rsidR="00853E18" w:rsidRDefault="00853E18">
      <w:r>
        <w:separator/>
      </w:r>
    </w:p>
    <w:p w14:paraId="24893B15" w14:textId="77777777" w:rsidR="00853E18" w:rsidRDefault="00853E18"/>
    <w:p w14:paraId="3FAC6627" w14:textId="77777777" w:rsidR="00853E18" w:rsidRDefault="00853E18" w:rsidP="00BB4BAC"/>
  </w:endnote>
  <w:endnote w:type="continuationSeparator" w:id="0">
    <w:p w14:paraId="14C5F73B" w14:textId="77777777" w:rsidR="00853E18" w:rsidRDefault="00853E18">
      <w:r>
        <w:continuationSeparator/>
      </w:r>
    </w:p>
    <w:p w14:paraId="09AA5D71" w14:textId="77777777" w:rsidR="00853E18" w:rsidRDefault="00853E18"/>
    <w:p w14:paraId="67CF64B5" w14:textId="77777777" w:rsidR="00853E18" w:rsidRDefault="00853E18" w:rsidP="00BB4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vinion">
    <w:altName w:val="Cambria"/>
    <w:panose1 w:val="020B0604020202020204"/>
    <w:charset w:val="02"/>
    <w:family w:val="swiss"/>
    <w:pitch w:val="variable"/>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7FA0"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7072" w14:textId="77777777" w:rsidR="006F209D" w:rsidRDefault="006F209D">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1D65"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tab/>
    </w: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551F7"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r>
      <w:tab/>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3398E" w14:textId="77777777" w:rsidR="006F209D" w:rsidRDefault="006F209D">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4199" w14:textId="77777777" w:rsidR="006F209D" w:rsidRDefault="006F209D">
    <w:pPr>
      <w:pStyle w:val="Footer"/>
    </w:pPr>
    <w:r>
      <w:t>Model Utilities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106</w:t>
    </w:r>
    <w:r>
      <w:rPr>
        <w:rStyle w:val="PageNumber"/>
      </w:rPr>
      <w:fldChar w:fldCharType="end"/>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B275"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129</w:t>
    </w:r>
    <w:r>
      <w:rPr>
        <w:rStyle w:val="PageNumber"/>
      </w:rPr>
      <w:fldChar w:fldCharType="end"/>
    </w:r>
    <w:r>
      <w:rPr>
        <w:rStyle w:val="PageNumber"/>
      </w:rPr>
      <w:tab/>
      <w:t>Model Utilities</w:t>
    </w:r>
    <w:r>
      <w:rPr>
        <w:rStyle w:val="PageNumber"/>
      </w:rP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848B" w14:textId="77777777" w:rsidR="006F209D" w:rsidRDefault="006F209D">
    <w:pPr>
      <w:pStyle w:val="Footer"/>
    </w:pPr>
    <w:r>
      <w:t>Model Utilities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016E0" w14:textId="77777777" w:rsidR="006F209D" w:rsidRDefault="006F209D">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130</w:t>
    </w:r>
    <w:r>
      <w:rPr>
        <w:rStyle w:val="PageNumber"/>
      </w:rPr>
      <w:fldChar w:fldCharType="end"/>
    </w:r>
  </w:p>
  <w:p w14:paraId="48E39FF3" w14:textId="77777777" w:rsidR="00AE2CEC" w:rsidRDefault="00AE2CEC"/>
  <w:p w14:paraId="3A507E50" w14:textId="77777777" w:rsidR="00AE2CEC" w:rsidRDefault="00AE2CEC" w:rsidP="00BB4B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CBC1" w14:textId="77777777" w:rsidR="00853E18" w:rsidRDefault="00853E18">
      <w:r>
        <w:separator/>
      </w:r>
    </w:p>
    <w:p w14:paraId="3405A3C0" w14:textId="77777777" w:rsidR="00853E18" w:rsidRDefault="00853E18"/>
    <w:p w14:paraId="5767C129" w14:textId="77777777" w:rsidR="00853E18" w:rsidRDefault="00853E18" w:rsidP="00BB4BAC"/>
  </w:footnote>
  <w:footnote w:type="continuationSeparator" w:id="0">
    <w:p w14:paraId="7AC837B3" w14:textId="77777777" w:rsidR="00853E18" w:rsidRDefault="00853E18">
      <w:r>
        <w:continuationSeparator/>
      </w:r>
    </w:p>
    <w:p w14:paraId="6E0DCA8E" w14:textId="77777777" w:rsidR="00853E18" w:rsidRDefault="00853E18"/>
    <w:p w14:paraId="2220A598" w14:textId="77777777" w:rsidR="00853E18" w:rsidRDefault="00853E18" w:rsidP="00BB4B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FE59" w14:textId="77777777" w:rsidR="006F209D" w:rsidRDefault="006F209D">
    <w:pPr>
      <w:pStyle w:val="Header"/>
      <w:rPr>
        <w:b w:val="0"/>
      </w:rPr>
    </w:pPr>
    <w:r>
      <w:t>CONTENTS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01DF8" w14:textId="77777777" w:rsidR="006F209D" w:rsidRDefault="006F209D">
    <w:pPr>
      <w:pStyle w:val="Header"/>
    </w:pPr>
    <w:r>
      <w:tab/>
    </w:r>
  </w:p>
  <w:p w14:paraId="073C567D" w14:textId="77777777" w:rsidR="00AE2CEC" w:rsidRDefault="00AE2CEC"/>
  <w:p w14:paraId="4394926E" w14:textId="77777777" w:rsidR="00AE2CEC" w:rsidRDefault="00AE2CEC" w:rsidP="00BB4B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A1D7" w14:textId="77777777" w:rsidR="006F209D" w:rsidRDefault="006F209D">
    <w:pPr>
      <w:pStyle w:val="Header"/>
    </w:pPr>
    <w:r>
      <w:tab/>
    </w:r>
  </w:p>
  <w:p w14:paraId="309AA640" w14:textId="77777777" w:rsidR="006F209D" w:rsidRDefault="006F209D"/>
  <w:p w14:paraId="6BCE3212" w14:textId="77777777" w:rsidR="00AE2CEC" w:rsidRDefault="00AE2CEC"/>
  <w:p w14:paraId="5BEE3B6A" w14:textId="77777777" w:rsidR="00AE2CEC" w:rsidRDefault="00AE2CEC" w:rsidP="00BB4B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F9157" w14:textId="77777777" w:rsidR="006F209D" w:rsidRDefault="006F209D">
    <w:pPr>
      <w:pStyle w:val="Header"/>
      <w:rPr>
        <w:b w:val="0"/>
      </w:rPr>
    </w:pPr>
    <w:r>
      <w:tab/>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26B7" w14:textId="77777777" w:rsidR="006F209D" w:rsidRDefault="006F209D">
    <w:pPr>
      <w:pStyle w:val="Header"/>
      <w:rPr>
        <w:b w:val="0"/>
      </w:rPr>
    </w:pPr>
    <w:r>
      <w:t>LIST OF FIGURES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9FE8" w14:textId="77777777" w:rsidR="006F209D" w:rsidRDefault="006F209D">
    <w:pPr>
      <w:pStyle w:val="Header"/>
    </w:pPr>
    <w:r>
      <w:tab/>
      <w:t>LIST OF FIGURES</w:t>
    </w:r>
  </w:p>
  <w:p w14:paraId="594E6D55" w14:textId="77777777" w:rsidR="006F209D" w:rsidRDefault="006F209D">
    <w:pPr>
      <w:spacing w:line="240" w:lineRule="exact"/>
      <w:rPr>
        <w:rFonts w:ascii="Arial" w:hAnsi="Arial"/>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3327" w14:textId="77777777" w:rsidR="006F209D" w:rsidRDefault="006F209D">
    <w:pPr>
      <w:pStyle w:val="Header"/>
      <w:rPr>
        <w:b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0D74" w14:textId="77777777" w:rsidR="006F209D" w:rsidRDefault="006F209D">
    <w:pPr>
      <w:pStyle w:val="Header"/>
      <w:rPr>
        <w:b w:val="0"/>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8B09" w14:textId="77777777" w:rsidR="006F209D" w:rsidRDefault="006F20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1886" w14:textId="77777777" w:rsidR="006F209D" w:rsidRDefault="006F209D">
    <w:pPr>
      <w:pStyle w:val="Heade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1BDEA" w14:textId="77777777" w:rsidR="006F209D" w:rsidRDefault="006F20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E03FC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4DA707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0AE699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46C7B6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E0285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A27F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349C7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CC32E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A41D6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B9021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592F55"/>
    <w:multiLevelType w:val="multilevel"/>
    <w:tmpl w:val="AEC0AD4A"/>
    <w:lvl w:ilvl="0">
      <w:start w:val="1"/>
      <w:numFmt w:val="decimal"/>
      <w:lvlText w:val="%1."/>
      <w:lvlJc w:val="left"/>
      <w:pPr>
        <w:ind w:left="893" w:hanging="533"/>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07B256F8"/>
    <w:multiLevelType w:val="hybridMultilevel"/>
    <w:tmpl w:val="E6329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B72AC"/>
    <w:multiLevelType w:val="hybridMultilevel"/>
    <w:tmpl w:val="C6C2BC60"/>
    <w:lvl w:ilvl="0" w:tplc="13866E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0C58"/>
    <w:multiLevelType w:val="hybridMultilevel"/>
    <w:tmpl w:val="FA0EA6B2"/>
    <w:lvl w:ilvl="0" w:tplc="221A8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410C8"/>
    <w:multiLevelType w:val="hybridMultilevel"/>
    <w:tmpl w:val="1AD0F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51DA2"/>
    <w:multiLevelType w:val="hybridMultilevel"/>
    <w:tmpl w:val="FDE853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651DFE"/>
    <w:multiLevelType w:val="hybridMultilevel"/>
    <w:tmpl w:val="A514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C2B1A"/>
    <w:multiLevelType w:val="hybridMultilevel"/>
    <w:tmpl w:val="92821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32D18"/>
    <w:multiLevelType w:val="hybridMultilevel"/>
    <w:tmpl w:val="7F3CB37A"/>
    <w:lvl w:ilvl="0" w:tplc="6B0630A4">
      <w:start w:val="1"/>
      <w:numFmt w:val="upperLetter"/>
      <w:pStyle w:val="Heading8"/>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3258E1"/>
    <w:multiLevelType w:val="hybridMultilevel"/>
    <w:tmpl w:val="CEE83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8394F"/>
    <w:multiLevelType w:val="hybridMultilevel"/>
    <w:tmpl w:val="BB263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6486A"/>
    <w:multiLevelType w:val="hybridMultilevel"/>
    <w:tmpl w:val="0E005AD4"/>
    <w:lvl w:ilvl="0" w:tplc="359AC50C">
      <w:start w:val="1"/>
      <w:numFmt w:val="lowerRoman"/>
      <w:pStyle w:val="RomanNumbered"/>
      <w:lvlText w:val="%1)"/>
      <w:lvlJc w:val="left"/>
      <w:pPr>
        <w:tabs>
          <w:tab w:val="num" w:pos="454"/>
        </w:tabs>
        <w:ind w:left="454" w:hanging="454"/>
      </w:pPr>
      <w:rPr>
        <w:rFonts w:cs="Times New Roman" w:hint="default"/>
      </w:rPr>
    </w:lvl>
    <w:lvl w:ilvl="1" w:tplc="08090019">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5E7B6377"/>
    <w:multiLevelType w:val="multilevel"/>
    <w:tmpl w:val="AEC0AD4A"/>
    <w:lvl w:ilvl="0">
      <w:start w:val="1"/>
      <w:numFmt w:val="decimal"/>
      <w:lvlText w:val="%1."/>
      <w:lvlJc w:val="left"/>
      <w:pPr>
        <w:ind w:left="893" w:hanging="533"/>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94C643E"/>
    <w:multiLevelType w:val="hybridMultilevel"/>
    <w:tmpl w:val="D4E600EE"/>
    <w:lvl w:ilvl="0" w:tplc="E7B6EA80">
      <w:start w:val="2"/>
      <w:numFmt w:val="upperLetter"/>
      <w:pStyle w:val="Heading7"/>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9434177"/>
    <w:multiLevelType w:val="hybridMultilevel"/>
    <w:tmpl w:val="6718A41E"/>
    <w:lvl w:ilvl="0" w:tplc="C6089420">
      <w:start w:val="3"/>
      <w:numFmt w:val="upperLetter"/>
      <w:pStyle w:val="Heading6"/>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455B0E"/>
    <w:multiLevelType w:val="hybridMultilevel"/>
    <w:tmpl w:val="E8FEE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9724140">
    <w:abstractNumId w:val="9"/>
  </w:num>
  <w:num w:numId="2" w16cid:durableId="1742098083">
    <w:abstractNumId w:val="7"/>
  </w:num>
  <w:num w:numId="3" w16cid:durableId="741752983">
    <w:abstractNumId w:val="6"/>
  </w:num>
  <w:num w:numId="4" w16cid:durableId="1164591485">
    <w:abstractNumId w:val="5"/>
  </w:num>
  <w:num w:numId="5" w16cid:durableId="1544244821">
    <w:abstractNumId w:val="4"/>
  </w:num>
  <w:num w:numId="6" w16cid:durableId="1406950851">
    <w:abstractNumId w:val="8"/>
  </w:num>
  <w:num w:numId="7" w16cid:durableId="1031568886">
    <w:abstractNumId w:val="3"/>
  </w:num>
  <w:num w:numId="8" w16cid:durableId="356272765">
    <w:abstractNumId w:val="2"/>
  </w:num>
  <w:num w:numId="9" w16cid:durableId="1241480884">
    <w:abstractNumId w:val="1"/>
  </w:num>
  <w:num w:numId="10" w16cid:durableId="2138254969">
    <w:abstractNumId w:val="0"/>
  </w:num>
  <w:num w:numId="11" w16cid:durableId="1644040045">
    <w:abstractNumId w:val="18"/>
  </w:num>
  <w:num w:numId="12" w16cid:durableId="200553229">
    <w:abstractNumId w:val="23"/>
  </w:num>
  <w:num w:numId="13" w16cid:durableId="1927180468">
    <w:abstractNumId w:val="24"/>
  </w:num>
  <w:num w:numId="14" w16cid:durableId="1490902356">
    <w:abstractNumId w:val="10"/>
  </w:num>
  <w:num w:numId="15" w16cid:durableId="48194628">
    <w:abstractNumId w:val="21"/>
  </w:num>
  <w:num w:numId="16" w16cid:durableId="585303971">
    <w:abstractNumId w:val="16"/>
  </w:num>
  <w:num w:numId="17" w16cid:durableId="2127761">
    <w:abstractNumId w:val="20"/>
  </w:num>
  <w:num w:numId="18" w16cid:durableId="520706966">
    <w:abstractNumId w:val="25"/>
  </w:num>
  <w:num w:numId="19" w16cid:durableId="365981420">
    <w:abstractNumId w:val="12"/>
  </w:num>
  <w:num w:numId="20" w16cid:durableId="1387755485">
    <w:abstractNumId w:val="13"/>
  </w:num>
  <w:num w:numId="21" w16cid:durableId="758526582">
    <w:abstractNumId w:val="11"/>
  </w:num>
  <w:num w:numId="22" w16cid:durableId="1786383037">
    <w:abstractNumId w:val="19"/>
  </w:num>
  <w:num w:numId="23" w16cid:durableId="974986036">
    <w:abstractNumId w:val="22"/>
  </w:num>
  <w:num w:numId="24" w16cid:durableId="510683529">
    <w:abstractNumId w:val="14"/>
  </w:num>
  <w:num w:numId="25" w16cid:durableId="459154012">
    <w:abstractNumId w:val="15"/>
  </w:num>
  <w:num w:numId="26" w16cid:durableId="1874726308">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nnalore Steissberg">
    <w15:presenceInfo w15:providerId="AD" w15:userId="S::hsteissberg@limno.com::37333029-9674-44c8-a006-100939d0682f"/>
  </w15:person>
  <w15:person w15:author="Todd Steissberg">
    <w15:presenceInfo w15:providerId="Windows Live" w15:userId="a4142ee7386867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mirrorMargins/>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CA"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lickAndTypeStyle w:val="Emphasize"/>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7A5"/>
    <w:rsid w:val="0000165E"/>
    <w:rsid w:val="00001DB0"/>
    <w:rsid w:val="00001E25"/>
    <w:rsid w:val="00002C5C"/>
    <w:rsid w:val="00002DAE"/>
    <w:rsid w:val="00002FAE"/>
    <w:rsid w:val="00003908"/>
    <w:rsid w:val="000039F6"/>
    <w:rsid w:val="00004F32"/>
    <w:rsid w:val="000059CE"/>
    <w:rsid w:val="000068CF"/>
    <w:rsid w:val="00006CE8"/>
    <w:rsid w:val="00006D7B"/>
    <w:rsid w:val="00006E62"/>
    <w:rsid w:val="0000709B"/>
    <w:rsid w:val="0000713A"/>
    <w:rsid w:val="000071B0"/>
    <w:rsid w:val="000078CE"/>
    <w:rsid w:val="00007D40"/>
    <w:rsid w:val="00012B35"/>
    <w:rsid w:val="00013686"/>
    <w:rsid w:val="00013E03"/>
    <w:rsid w:val="000154EA"/>
    <w:rsid w:val="00016168"/>
    <w:rsid w:val="00016179"/>
    <w:rsid w:val="000167CF"/>
    <w:rsid w:val="00016F52"/>
    <w:rsid w:val="00017B7B"/>
    <w:rsid w:val="00021F7D"/>
    <w:rsid w:val="00022465"/>
    <w:rsid w:val="000229B7"/>
    <w:rsid w:val="00022DEE"/>
    <w:rsid w:val="0002312E"/>
    <w:rsid w:val="00026212"/>
    <w:rsid w:val="00027A64"/>
    <w:rsid w:val="00030A2F"/>
    <w:rsid w:val="0003257E"/>
    <w:rsid w:val="00032A7C"/>
    <w:rsid w:val="00034576"/>
    <w:rsid w:val="00034578"/>
    <w:rsid w:val="00034F2E"/>
    <w:rsid w:val="00035C6E"/>
    <w:rsid w:val="00035DC1"/>
    <w:rsid w:val="00036CA3"/>
    <w:rsid w:val="00040229"/>
    <w:rsid w:val="000423A2"/>
    <w:rsid w:val="000425E1"/>
    <w:rsid w:val="00042AB5"/>
    <w:rsid w:val="00042EAB"/>
    <w:rsid w:val="00043896"/>
    <w:rsid w:val="00044D73"/>
    <w:rsid w:val="00044ECC"/>
    <w:rsid w:val="00044F8B"/>
    <w:rsid w:val="0004792D"/>
    <w:rsid w:val="00047B0E"/>
    <w:rsid w:val="00050D2F"/>
    <w:rsid w:val="0005182D"/>
    <w:rsid w:val="00051872"/>
    <w:rsid w:val="000527BA"/>
    <w:rsid w:val="00060B20"/>
    <w:rsid w:val="0006229F"/>
    <w:rsid w:val="00063327"/>
    <w:rsid w:val="00066F76"/>
    <w:rsid w:val="000677FC"/>
    <w:rsid w:val="000716D6"/>
    <w:rsid w:val="00071F83"/>
    <w:rsid w:val="00072107"/>
    <w:rsid w:val="00072B4A"/>
    <w:rsid w:val="000740EE"/>
    <w:rsid w:val="00074174"/>
    <w:rsid w:val="000743F6"/>
    <w:rsid w:val="00074DD9"/>
    <w:rsid w:val="000756CD"/>
    <w:rsid w:val="0007571C"/>
    <w:rsid w:val="00075E25"/>
    <w:rsid w:val="000762F1"/>
    <w:rsid w:val="00080526"/>
    <w:rsid w:val="000813CA"/>
    <w:rsid w:val="0008384D"/>
    <w:rsid w:val="000839BD"/>
    <w:rsid w:val="00084431"/>
    <w:rsid w:val="00084940"/>
    <w:rsid w:val="00085F6C"/>
    <w:rsid w:val="000867FF"/>
    <w:rsid w:val="00086C07"/>
    <w:rsid w:val="00087588"/>
    <w:rsid w:val="00090730"/>
    <w:rsid w:val="00093F42"/>
    <w:rsid w:val="00094301"/>
    <w:rsid w:val="0009586A"/>
    <w:rsid w:val="00096B94"/>
    <w:rsid w:val="0009758D"/>
    <w:rsid w:val="000A153E"/>
    <w:rsid w:val="000A1CB1"/>
    <w:rsid w:val="000A24C2"/>
    <w:rsid w:val="000A4ACE"/>
    <w:rsid w:val="000A6B49"/>
    <w:rsid w:val="000A6E33"/>
    <w:rsid w:val="000A6FEB"/>
    <w:rsid w:val="000A74A3"/>
    <w:rsid w:val="000B15C3"/>
    <w:rsid w:val="000B1B14"/>
    <w:rsid w:val="000B1CD5"/>
    <w:rsid w:val="000B2EBB"/>
    <w:rsid w:val="000B3243"/>
    <w:rsid w:val="000B43A9"/>
    <w:rsid w:val="000B55BF"/>
    <w:rsid w:val="000B6F61"/>
    <w:rsid w:val="000C03FD"/>
    <w:rsid w:val="000C096F"/>
    <w:rsid w:val="000C2C42"/>
    <w:rsid w:val="000C3BEF"/>
    <w:rsid w:val="000C451C"/>
    <w:rsid w:val="000C5CEA"/>
    <w:rsid w:val="000C63AA"/>
    <w:rsid w:val="000C722C"/>
    <w:rsid w:val="000D0456"/>
    <w:rsid w:val="000D133C"/>
    <w:rsid w:val="000D1369"/>
    <w:rsid w:val="000D16D3"/>
    <w:rsid w:val="000D248C"/>
    <w:rsid w:val="000D3951"/>
    <w:rsid w:val="000D43DE"/>
    <w:rsid w:val="000D7E8C"/>
    <w:rsid w:val="000E0C98"/>
    <w:rsid w:val="000E1E17"/>
    <w:rsid w:val="000E295B"/>
    <w:rsid w:val="000E5997"/>
    <w:rsid w:val="000E758A"/>
    <w:rsid w:val="000F04CC"/>
    <w:rsid w:val="000F2ECE"/>
    <w:rsid w:val="000F31B8"/>
    <w:rsid w:val="000F3CA3"/>
    <w:rsid w:val="000F4B6D"/>
    <w:rsid w:val="000F4D0A"/>
    <w:rsid w:val="000F55A4"/>
    <w:rsid w:val="000F58CD"/>
    <w:rsid w:val="000F5EF5"/>
    <w:rsid w:val="000F6D77"/>
    <w:rsid w:val="000F7030"/>
    <w:rsid w:val="000F7FEA"/>
    <w:rsid w:val="0010070B"/>
    <w:rsid w:val="0010091E"/>
    <w:rsid w:val="00100CE3"/>
    <w:rsid w:val="00101F8C"/>
    <w:rsid w:val="00103A39"/>
    <w:rsid w:val="001040D4"/>
    <w:rsid w:val="00104FA3"/>
    <w:rsid w:val="001064DA"/>
    <w:rsid w:val="001105CC"/>
    <w:rsid w:val="00111471"/>
    <w:rsid w:val="00113216"/>
    <w:rsid w:val="001135CD"/>
    <w:rsid w:val="00114159"/>
    <w:rsid w:val="001144BB"/>
    <w:rsid w:val="001148C5"/>
    <w:rsid w:val="001150C0"/>
    <w:rsid w:val="00115CA7"/>
    <w:rsid w:val="0012051C"/>
    <w:rsid w:val="00121063"/>
    <w:rsid w:val="0012386F"/>
    <w:rsid w:val="0012605E"/>
    <w:rsid w:val="0013015A"/>
    <w:rsid w:val="00131566"/>
    <w:rsid w:val="001316BA"/>
    <w:rsid w:val="00135CAC"/>
    <w:rsid w:val="00135D3C"/>
    <w:rsid w:val="00135E71"/>
    <w:rsid w:val="001360C0"/>
    <w:rsid w:val="001361C2"/>
    <w:rsid w:val="0013651E"/>
    <w:rsid w:val="00136717"/>
    <w:rsid w:val="0014042C"/>
    <w:rsid w:val="00140B5E"/>
    <w:rsid w:val="0014318E"/>
    <w:rsid w:val="001501AB"/>
    <w:rsid w:val="001510F9"/>
    <w:rsid w:val="00151230"/>
    <w:rsid w:val="001514E9"/>
    <w:rsid w:val="001515E7"/>
    <w:rsid w:val="00151CB6"/>
    <w:rsid w:val="00153046"/>
    <w:rsid w:val="00153BE4"/>
    <w:rsid w:val="0015497D"/>
    <w:rsid w:val="00156989"/>
    <w:rsid w:val="00157D54"/>
    <w:rsid w:val="00157E6C"/>
    <w:rsid w:val="00161E5D"/>
    <w:rsid w:val="0016211C"/>
    <w:rsid w:val="00162B3D"/>
    <w:rsid w:val="001639CA"/>
    <w:rsid w:val="0016403C"/>
    <w:rsid w:val="00165065"/>
    <w:rsid w:val="001656B9"/>
    <w:rsid w:val="0016610E"/>
    <w:rsid w:val="001665C3"/>
    <w:rsid w:val="0016662D"/>
    <w:rsid w:val="00170089"/>
    <w:rsid w:val="0017017B"/>
    <w:rsid w:val="001706FD"/>
    <w:rsid w:val="001730F4"/>
    <w:rsid w:val="0017497A"/>
    <w:rsid w:val="001801FC"/>
    <w:rsid w:val="001804C6"/>
    <w:rsid w:val="001808D1"/>
    <w:rsid w:val="00180C1A"/>
    <w:rsid w:val="001816C3"/>
    <w:rsid w:val="00183667"/>
    <w:rsid w:val="0018392A"/>
    <w:rsid w:val="001860F2"/>
    <w:rsid w:val="001866F9"/>
    <w:rsid w:val="001868A9"/>
    <w:rsid w:val="00187653"/>
    <w:rsid w:val="00187E92"/>
    <w:rsid w:val="00187FD0"/>
    <w:rsid w:val="00190417"/>
    <w:rsid w:val="00190CED"/>
    <w:rsid w:val="00192C38"/>
    <w:rsid w:val="00192D85"/>
    <w:rsid w:val="00193DBE"/>
    <w:rsid w:val="00194C97"/>
    <w:rsid w:val="00195C87"/>
    <w:rsid w:val="00196C39"/>
    <w:rsid w:val="001A4CF0"/>
    <w:rsid w:val="001A6351"/>
    <w:rsid w:val="001A65CF"/>
    <w:rsid w:val="001A6B6B"/>
    <w:rsid w:val="001A76CD"/>
    <w:rsid w:val="001B0B2B"/>
    <w:rsid w:val="001B19CA"/>
    <w:rsid w:val="001B210B"/>
    <w:rsid w:val="001B29CF"/>
    <w:rsid w:val="001B47DD"/>
    <w:rsid w:val="001B5218"/>
    <w:rsid w:val="001B599F"/>
    <w:rsid w:val="001B5E38"/>
    <w:rsid w:val="001B64C8"/>
    <w:rsid w:val="001B64D8"/>
    <w:rsid w:val="001C0F0E"/>
    <w:rsid w:val="001C240B"/>
    <w:rsid w:val="001C2D43"/>
    <w:rsid w:val="001C6882"/>
    <w:rsid w:val="001C6B64"/>
    <w:rsid w:val="001C7F50"/>
    <w:rsid w:val="001D41C8"/>
    <w:rsid w:val="001D4692"/>
    <w:rsid w:val="001D4F9E"/>
    <w:rsid w:val="001D53C4"/>
    <w:rsid w:val="001D5517"/>
    <w:rsid w:val="001E3767"/>
    <w:rsid w:val="001E3B26"/>
    <w:rsid w:val="001E4095"/>
    <w:rsid w:val="001E5A3F"/>
    <w:rsid w:val="001E73F9"/>
    <w:rsid w:val="001F061E"/>
    <w:rsid w:val="001F2E1A"/>
    <w:rsid w:val="001F2FF7"/>
    <w:rsid w:val="001F4240"/>
    <w:rsid w:val="001F4F07"/>
    <w:rsid w:val="001F5D8A"/>
    <w:rsid w:val="001F7096"/>
    <w:rsid w:val="001F75F2"/>
    <w:rsid w:val="002000DD"/>
    <w:rsid w:val="0020028E"/>
    <w:rsid w:val="00200C72"/>
    <w:rsid w:val="00200F24"/>
    <w:rsid w:val="002022A2"/>
    <w:rsid w:val="00202951"/>
    <w:rsid w:val="00202DD4"/>
    <w:rsid w:val="0020318D"/>
    <w:rsid w:val="00203E0F"/>
    <w:rsid w:val="002045AB"/>
    <w:rsid w:val="00204B79"/>
    <w:rsid w:val="00204BAC"/>
    <w:rsid w:val="00204EBD"/>
    <w:rsid w:val="00206362"/>
    <w:rsid w:val="00210E82"/>
    <w:rsid w:val="0021200C"/>
    <w:rsid w:val="00212885"/>
    <w:rsid w:val="00214052"/>
    <w:rsid w:val="0021419C"/>
    <w:rsid w:val="002144EE"/>
    <w:rsid w:val="002146D5"/>
    <w:rsid w:val="00214E17"/>
    <w:rsid w:val="00215B87"/>
    <w:rsid w:val="00215D14"/>
    <w:rsid w:val="002224C2"/>
    <w:rsid w:val="00222926"/>
    <w:rsid w:val="0022381E"/>
    <w:rsid w:val="0022422E"/>
    <w:rsid w:val="00227A00"/>
    <w:rsid w:val="00230E45"/>
    <w:rsid w:val="002320F0"/>
    <w:rsid w:val="002333FC"/>
    <w:rsid w:val="00233EC7"/>
    <w:rsid w:val="0023652C"/>
    <w:rsid w:val="00240102"/>
    <w:rsid w:val="002501A3"/>
    <w:rsid w:val="0025066F"/>
    <w:rsid w:val="00251E81"/>
    <w:rsid w:val="00251EB7"/>
    <w:rsid w:val="002534D0"/>
    <w:rsid w:val="002537A5"/>
    <w:rsid w:val="00255A2E"/>
    <w:rsid w:val="00257AAA"/>
    <w:rsid w:val="00261BD3"/>
    <w:rsid w:val="002622A7"/>
    <w:rsid w:val="00262E2E"/>
    <w:rsid w:val="002631F1"/>
    <w:rsid w:val="002633EA"/>
    <w:rsid w:val="00263F0D"/>
    <w:rsid w:val="00264434"/>
    <w:rsid w:val="00265CA3"/>
    <w:rsid w:val="0026797E"/>
    <w:rsid w:val="0027054A"/>
    <w:rsid w:val="00270977"/>
    <w:rsid w:val="00273001"/>
    <w:rsid w:val="00273140"/>
    <w:rsid w:val="002740E8"/>
    <w:rsid w:val="0027455F"/>
    <w:rsid w:val="0027596A"/>
    <w:rsid w:val="00280A03"/>
    <w:rsid w:val="00282586"/>
    <w:rsid w:val="0028275D"/>
    <w:rsid w:val="00284BC7"/>
    <w:rsid w:val="002900C1"/>
    <w:rsid w:val="00290124"/>
    <w:rsid w:val="002910C7"/>
    <w:rsid w:val="00291EF2"/>
    <w:rsid w:val="002924D3"/>
    <w:rsid w:val="00293D18"/>
    <w:rsid w:val="0029714E"/>
    <w:rsid w:val="002A1580"/>
    <w:rsid w:val="002A2EF6"/>
    <w:rsid w:val="002A38F7"/>
    <w:rsid w:val="002A4548"/>
    <w:rsid w:val="002A48D6"/>
    <w:rsid w:val="002A4994"/>
    <w:rsid w:val="002A5830"/>
    <w:rsid w:val="002A6255"/>
    <w:rsid w:val="002A70F7"/>
    <w:rsid w:val="002B0576"/>
    <w:rsid w:val="002B1864"/>
    <w:rsid w:val="002B7C41"/>
    <w:rsid w:val="002C0BE4"/>
    <w:rsid w:val="002C79F3"/>
    <w:rsid w:val="002D17A1"/>
    <w:rsid w:val="002D20C5"/>
    <w:rsid w:val="002D2B86"/>
    <w:rsid w:val="002D4CD0"/>
    <w:rsid w:val="002D4E2C"/>
    <w:rsid w:val="002D54DE"/>
    <w:rsid w:val="002D5596"/>
    <w:rsid w:val="002D7825"/>
    <w:rsid w:val="002E07E0"/>
    <w:rsid w:val="002E1F45"/>
    <w:rsid w:val="002E229C"/>
    <w:rsid w:val="002E3BE6"/>
    <w:rsid w:val="002E490A"/>
    <w:rsid w:val="002E4C06"/>
    <w:rsid w:val="002E6786"/>
    <w:rsid w:val="002E6A32"/>
    <w:rsid w:val="002F03F3"/>
    <w:rsid w:val="002F125A"/>
    <w:rsid w:val="002F21F9"/>
    <w:rsid w:val="002F2DED"/>
    <w:rsid w:val="002F3A6E"/>
    <w:rsid w:val="002F4543"/>
    <w:rsid w:val="002F464B"/>
    <w:rsid w:val="002F48A7"/>
    <w:rsid w:val="00300AC5"/>
    <w:rsid w:val="00301214"/>
    <w:rsid w:val="00301A56"/>
    <w:rsid w:val="003027B5"/>
    <w:rsid w:val="0030358E"/>
    <w:rsid w:val="00304876"/>
    <w:rsid w:val="003052D4"/>
    <w:rsid w:val="003057ED"/>
    <w:rsid w:val="00306612"/>
    <w:rsid w:val="00307A73"/>
    <w:rsid w:val="003109B5"/>
    <w:rsid w:val="0031111C"/>
    <w:rsid w:val="0031258D"/>
    <w:rsid w:val="00312A87"/>
    <w:rsid w:val="00314B78"/>
    <w:rsid w:val="003151E9"/>
    <w:rsid w:val="00315398"/>
    <w:rsid w:val="0032005F"/>
    <w:rsid w:val="00320632"/>
    <w:rsid w:val="003216EC"/>
    <w:rsid w:val="00321E40"/>
    <w:rsid w:val="003256AB"/>
    <w:rsid w:val="00326A10"/>
    <w:rsid w:val="003276FB"/>
    <w:rsid w:val="003277AF"/>
    <w:rsid w:val="003304C1"/>
    <w:rsid w:val="00332118"/>
    <w:rsid w:val="003334A2"/>
    <w:rsid w:val="0033431E"/>
    <w:rsid w:val="00334B06"/>
    <w:rsid w:val="00337502"/>
    <w:rsid w:val="00337C3B"/>
    <w:rsid w:val="0034065F"/>
    <w:rsid w:val="003410FC"/>
    <w:rsid w:val="00341F07"/>
    <w:rsid w:val="003426E8"/>
    <w:rsid w:val="00343673"/>
    <w:rsid w:val="00343F93"/>
    <w:rsid w:val="003447E8"/>
    <w:rsid w:val="00344AAE"/>
    <w:rsid w:val="00344BE4"/>
    <w:rsid w:val="00344CC0"/>
    <w:rsid w:val="0034522B"/>
    <w:rsid w:val="0034560C"/>
    <w:rsid w:val="00346333"/>
    <w:rsid w:val="00347B99"/>
    <w:rsid w:val="00347DE1"/>
    <w:rsid w:val="003507A2"/>
    <w:rsid w:val="00350CA1"/>
    <w:rsid w:val="00351C55"/>
    <w:rsid w:val="00356576"/>
    <w:rsid w:val="0035661C"/>
    <w:rsid w:val="003568B1"/>
    <w:rsid w:val="003570E3"/>
    <w:rsid w:val="003574E0"/>
    <w:rsid w:val="00357DF3"/>
    <w:rsid w:val="003619A7"/>
    <w:rsid w:val="00366642"/>
    <w:rsid w:val="00366FD3"/>
    <w:rsid w:val="00370039"/>
    <w:rsid w:val="00370C23"/>
    <w:rsid w:val="00371687"/>
    <w:rsid w:val="00372823"/>
    <w:rsid w:val="00373468"/>
    <w:rsid w:val="00373C39"/>
    <w:rsid w:val="00374043"/>
    <w:rsid w:val="00374866"/>
    <w:rsid w:val="00376647"/>
    <w:rsid w:val="00377682"/>
    <w:rsid w:val="00380B18"/>
    <w:rsid w:val="003812AF"/>
    <w:rsid w:val="00381759"/>
    <w:rsid w:val="0038257C"/>
    <w:rsid w:val="0038266B"/>
    <w:rsid w:val="003835EB"/>
    <w:rsid w:val="00383773"/>
    <w:rsid w:val="00384021"/>
    <w:rsid w:val="0038545A"/>
    <w:rsid w:val="0038714B"/>
    <w:rsid w:val="00387230"/>
    <w:rsid w:val="003907EE"/>
    <w:rsid w:val="00391691"/>
    <w:rsid w:val="0039177F"/>
    <w:rsid w:val="00391CA4"/>
    <w:rsid w:val="003927DC"/>
    <w:rsid w:val="0039651E"/>
    <w:rsid w:val="003A1897"/>
    <w:rsid w:val="003A2AEB"/>
    <w:rsid w:val="003A34ED"/>
    <w:rsid w:val="003A3AB1"/>
    <w:rsid w:val="003A4E8A"/>
    <w:rsid w:val="003A55B5"/>
    <w:rsid w:val="003A6701"/>
    <w:rsid w:val="003A7255"/>
    <w:rsid w:val="003A7CAB"/>
    <w:rsid w:val="003A7FFD"/>
    <w:rsid w:val="003B23C6"/>
    <w:rsid w:val="003B24F2"/>
    <w:rsid w:val="003B28F6"/>
    <w:rsid w:val="003B3825"/>
    <w:rsid w:val="003B57F7"/>
    <w:rsid w:val="003B6964"/>
    <w:rsid w:val="003B6AB7"/>
    <w:rsid w:val="003B6B1D"/>
    <w:rsid w:val="003B78DF"/>
    <w:rsid w:val="003B7E39"/>
    <w:rsid w:val="003B7F92"/>
    <w:rsid w:val="003C24A4"/>
    <w:rsid w:val="003C5108"/>
    <w:rsid w:val="003C5A0D"/>
    <w:rsid w:val="003C5AA3"/>
    <w:rsid w:val="003C5E68"/>
    <w:rsid w:val="003C6411"/>
    <w:rsid w:val="003C6BA7"/>
    <w:rsid w:val="003C7675"/>
    <w:rsid w:val="003C7A1B"/>
    <w:rsid w:val="003C7EC5"/>
    <w:rsid w:val="003D116B"/>
    <w:rsid w:val="003D1192"/>
    <w:rsid w:val="003D2128"/>
    <w:rsid w:val="003D2881"/>
    <w:rsid w:val="003D4A67"/>
    <w:rsid w:val="003D6E8D"/>
    <w:rsid w:val="003D74D3"/>
    <w:rsid w:val="003D77C3"/>
    <w:rsid w:val="003D77CB"/>
    <w:rsid w:val="003E03F6"/>
    <w:rsid w:val="003E0858"/>
    <w:rsid w:val="003E098F"/>
    <w:rsid w:val="003E0B06"/>
    <w:rsid w:val="003E2E88"/>
    <w:rsid w:val="003E73FF"/>
    <w:rsid w:val="003E7518"/>
    <w:rsid w:val="003E778D"/>
    <w:rsid w:val="003E7A64"/>
    <w:rsid w:val="003F10C3"/>
    <w:rsid w:val="003F2427"/>
    <w:rsid w:val="003F2577"/>
    <w:rsid w:val="003F370B"/>
    <w:rsid w:val="003F4B4A"/>
    <w:rsid w:val="003F4DD8"/>
    <w:rsid w:val="003F61AA"/>
    <w:rsid w:val="003F661C"/>
    <w:rsid w:val="003F6F54"/>
    <w:rsid w:val="003F7C5B"/>
    <w:rsid w:val="00401C51"/>
    <w:rsid w:val="0041037A"/>
    <w:rsid w:val="004114A9"/>
    <w:rsid w:val="00412BA6"/>
    <w:rsid w:val="00413008"/>
    <w:rsid w:val="00414C46"/>
    <w:rsid w:val="00415415"/>
    <w:rsid w:val="00415A44"/>
    <w:rsid w:val="00420C1C"/>
    <w:rsid w:val="004216FA"/>
    <w:rsid w:val="00424647"/>
    <w:rsid w:val="00425E6E"/>
    <w:rsid w:val="00431B9F"/>
    <w:rsid w:val="004342BA"/>
    <w:rsid w:val="0043449E"/>
    <w:rsid w:val="00434CA6"/>
    <w:rsid w:val="00436128"/>
    <w:rsid w:val="00436B85"/>
    <w:rsid w:val="00437447"/>
    <w:rsid w:val="004378E4"/>
    <w:rsid w:val="0044000E"/>
    <w:rsid w:val="00440503"/>
    <w:rsid w:val="004408A8"/>
    <w:rsid w:val="0044393B"/>
    <w:rsid w:val="0044401B"/>
    <w:rsid w:val="004443D6"/>
    <w:rsid w:val="004444AD"/>
    <w:rsid w:val="00445AE1"/>
    <w:rsid w:val="00446FB1"/>
    <w:rsid w:val="0044727D"/>
    <w:rsid w:val="0045039F"/>
    <w:rsid w:val="0045087C"/>
    <w:rsid w:val="00451E7D"/>
    <w:rsid w:val="0045259D"/>
    <w:rsid w:val="00453591"/>
    <w:rsid w:val="00455C22"/>
    <w:rsid w:val="00455DBB"/>
    <w:rsid w:val="00461140"/>
    <w:rsid w:val="00461464"/>
    <w:rsid w:val="00462269"/>
    <w:rsid w:val="0046338A"/>
    <w:rsid w:val="0046487E"/>
    <w:rsid w:val="004659AB"/>
    <w:rsid w:val="00465D91"/>
    <w:rsid w:val="00470349"/>
    <w:rsid w:val="004716C6"/>
    <w:rsid w:val="00471F96"/>
    <w:rsid w:val="00472093"/>
    <w:rsid w:val="00472766"/>
    <w:rsid w:val="0047455C"/>
    <w:rsid w:val="0047757B"/>
    <w:rsid w:val="00477DE6"/>
    <w:rsid w:val="0048073A"/>
    <w:rsid w:val="00485128"/>
    <w:rsid w:val="0048619A"/>
    <w:rsid w:val="004876C2"/>
    <w:rsid w:val="00487FC9"/>
    <w:rsid w:val="004912BD"/>
    <w:rsid w:val="0049142C"/>
    <w:rsid w:val="00492BEB"/>
    <w:rsid w:val="0049303A"/>
    <w:rsid w:val="004937CF"/>
    <w:rsid w:val="00493FC7"/>
    <w:rsid w:val="0049544F"/>
    <w:rsid w:val="004955E2"/>
    <w:rsid w:val="00497ED6"/>
    <w:rsid w:val="004A2C0C"/>
    <w:rsid w:val="004A2C2C"/>
    <w:rsid w:val="004A31C0"/>
    <w:rsid w:val="004A4784"/>
    <w:rsid w:val="004A5B0F"/>
    <w:rsid w:val="004A7540"/>
    <w:rsid w:val="004B003B"/>
    <w:rsid w:val="004B1E66"/>
    <w:rsid w:val="004B2A8C"/>
    <w:rsid w:val="004B2C24"/>
    <w:rsid w:val="004B32C3"/>
    <w:rsid w:val="004B3B43"/>
    <w:rsid w:val="004B3C46"/>
    <w:rsid w:val="004B5283"/>
    <w:rsid w:val="004B5F63"/>
    <w:rsid w:val="004B6F04"/>
    <w:rsid w:val="004C0109"/>
    <w:rsid w:val="004C0946"/>
    <w:rsid w:val="004C0979"/>
    <w:rsid w:val="004C0B44"/>
    <w:rsid w:val="004C2346"/>
    <w:rsid w:val="004C2438"/>
    <w:rsid w:val="004C4791"/>
    <w:rsid w:val="004C4E94"/>
    <w:rsid w:val="004C55DE"/>
    <w:rsid w:val="004D0742"/>
    <w:rsid w:val="004D07B1"/>
    <w:rsid w:val="004D2092"/>
    <w:rsid w:val="004D271F"/>
    <w:rsid w:val="004D326E"/>
    <w:rsid w:val="004D4E33"/>
    <w:rsid w:val="004D6319"/>
    <w:rsid w:val="004D6A90"/>
    <w:rsid w:val="004D6F20"/>
    <w:rsid w:val="004E0797"/>
    <w:rsid w:val="004E2147"/>
    <w:rsid w:val="004E2153"/>
    <w:rsid w:val="004E3FD4"/>
    <w:rsid w:val="004E4449"/>
    <w:rsid w:val="004E62CA"/>
    <w:rsid w:val="004E6B3B"/>
    <w:rsid w:val="004E6C10"/>
    <w:rsid w:val="004E6C77"/>
    <w:rsid w:val="004F1381"/>
    <w:rsid w:val="004F283C"/>
    <w:rsid w:val="004F3225"/>
    <w:rsid w:val="004F3C69"/>
    <w:rsid w:val="004F4B66"/>
    <w:rsid w:val="004F5F8D"/>
    <w:rsid w:val="004F67D3"/>
    <w:rsid w:val="004F6D3B"/>
    <w:rsid w:val="004F7653"/>
    <w:rsid w:val="004F7944"/>
    <w:rsid w:val="00500BDE"/>
    <w:rsid w:val="0050129A"/>
    <w:rsid w:val="005025A4"/>
    <w:rsid w:val="00503243"/>
    <w:rsid w:val="00503A81"/>
    <w:rsid w:val="005047A6"/>
    <w:rsid w:val="005057C9"/>
    <w:rsid w:val="005078B9"/>
    <w:rsid w:val="00510024"/>
    <w:rsid w:val="00511044"/>
    <w:rsid w:val="005114EB"/>
    <w:rsid w:val="005114F5"/>
    <w:rsid w:val="00512203"/>
    <w:rsid w:val="005124BA"/>
    <w:rsid w:val="00513C9D"/>
    <w:rsid w:val="00513FC2"/>
    <w:rsid w:val="00515060"/>
    <w:rsid w:val="005156D6"/>
    <w:rsid w:val="00515981"/>
    <w:rsid w:val="00516E60"/>
    <w:rsid w:val="00517A5C"/>
    <w:rsid w:val="005246ED"/>
    <w:rsid w:val="00525135"/>
    <w:rsid w:val="00525938"/>
    <w:rsid w:val="00526538"/>
    <w:rsid w:val="005310A2"/>
    <w:rsid w:val="0053160C"/>
    <w:rsid w:val="005316AE"/>
    <w:rsid w:val="00532787"/>
    <w:rsid w:val="0053290A"/>
    <w:rsid w:val="0053366E"/>
    <w:rsid w:val="00533FE2"/>
    <w:rsid w:val="00535007"/>
    <w:rsid w:val="00535080"/>
    <w:rsid w:val="00540148"/>
    <w:rsid w:val="00540D46"/>
    <w:rsid w:val="005428BE"/>
    <w:rsid w:val="00544EFB"/>
    <w:rsid w:val="005451C2"/>
    <w:rsid w:val="0054599A"/>
    <w:rsid w:val="00545F8D"/>
    <w:rsid w:val="0055271C"/>
    <w:rsid w:val="00552B92"/>
    <w:rsid w:val="0055383D"/>
    <w:rsid w:val="00553A17"/>
    <w:rsid w:val="00556688"/>
    <w:rsid w:val="00557746"/>
    <w:rsid w:val="00561E38"/>
    <w:rsid w:val="00561EE8"/>
    <w:rsid w:val="0056200A"/>
    <w:rsid w:val="0056218C"/>
    <w:rsid w:val="00562ADE"/>
    <w:rsid w:val="00563115"/>
    <w:rsid w:val="00563509"/>
    <w:rsid w:val="00563AFC"/>
    <w:rsid w:val="0056430C"/>
    <w:rsid w:val="00565A4A"/>
    <w:rsid w:val="00565D5F"/>
    <w:rsid w:val="00566478"/>
    <w:rsid w:val="005667BB"/>
    <w:rsid w:val="0056733F"/>
    <w:rsid w:val="00567356"/>
    <w:rsid w:val="00567673"/>
    <w:rsid w:val="00570AB2"/>
    <w:rsid w:val="005720E9"/>
    <w:rsid w:val="00572680"/>
    <w:rsid w:val="0057313C"/>
    <w:rsid w:val="00574709"/>
    <w:rsid w:val="00575072"/>
    <w:rsid w:val="005766C2"/>
    <w:rsid w:val="00576A6D"/>
    <w:rsid w:val="005773FF"/>
    <w:rsid w:val="0057742A"/>
    <w:rsid w:val="0057779A"/>
    <w:rsid w:val="00581B07"/>
    <w:rsid w:val="0058371B"/>
    <w:rsid w:val="00586233"/>
    <w:rsid w:val="00587260"/>
    <w:rsid w:val="0059083B"/>
    <w:rsid w:val="00590A71"/>
    <w:rsid w:val="00590AE8"/>
    <w:rsid w:val="00591892"/>
    <w:rsid w:val="00591D6A"/>
    <w:rsid w:val="00592A7E"/>
    <w:rsid w:val="0059324D"/>
    <w:rsid w:val="005948E6"/>
    <w:rsid w:val="005962D9"/>
    <w:rsid w:val="005965C4"/>
    <w:rsid w:val="005A047F"/>
    <w:rsid w:val="005A185B"/>
    <w:rsid w:val="005A28D8"/>
    <w:rsid w:val="005A3E92"/>
    <w:rsid w:val="005A50AB"/>
    <w:rsid w:val="005A523E"/>
    <w:rsid w:val="005A7535"/>
    <w:rsid w:val="005B0688"/>
    <w:rsid w:val="005B0BAA"/>
    <w:rsid w:val="005B390D"/>
    <w:rsid w:val="005B3D0D"/>
    <w:rsid w:val="005B5EE7"/>
    <w:rsid w:val="005B7323"/>
    <w:rsid w:val="005C131A"/>
    <w:rsid w:val="005C1755"/>
    <w:rsid w:val="005C1E24"/>
    <w:rsid w:val="005C246D"/>
    <w:rsid w:val="005C25CE"/>
    <w:rsid w:val="005C50C6"/>
    <w:rsid w:val="005C52C0"/>
    <w:rsid w:val="005C5C45"/>
    <w:rsid w:val="005C5D4F"/>
    <w:rsid w:val="005C6AF9"/>
    <w:rsid w:val="005C6D58"/>
    <w:rsid w:val="005D24DF"/>
    <w:rsid w:val="005D3409"/>
    <w:rsid w:val="005D3AD4"/>
    <w:rsid w:val="005D3D90"/>
    <w:rsid w:val="005D3F05"/>
    <w:rsid w:val="005D4A24"/>
    <w:rsid w:val="005D4C6B"/>
    <w:rsid w:val="005D4E96"/>
    <w:rsid w:val="005D4F67"/>
    <w:rsid w:val="005D60C2"/>
    <w:rsid w:val="005D6794"/>
    <w:rsid w:val="005D7EC0"/>
    <w:rsid w:val="005E0676"/>
    <w:rsid w:val="005E0E1D"/>
    <w:rsid w:val="005E0F5F"/>
    <w:rsid w:val="005E2061"/>
    <w:rsid w:val="005E2731"/>
    <w:rsid w:val="005E317F"/>
    <w:rsid w:val="005E32BC"/>
    <w:rsid w:val="005E43AD"/>
    <w:rsid w:val="005E5819"/>
    <w:rsid w:val="005E581D"/>
    <w:rsid w:val="005E5EB4"/>
    <w:rsid w:val="005E7081"/>
    <w:rsid w:val="005E7ED6"/>
    <w:rsid w:val="005F0159"/>
    <w:rsid w:val="005F031C"/>
    <w:rsid w:val="005F0B9B"/>
    <w:rsid w:val="005F0E26"/>
    <w:rsid w:val="005F14AE"/>
    <w:rsid w:val="005F3C40"/>
    <w:rsid w:val="005F3E63"/>
    <w:rsid w:val="005F5C05"/>
    <w:rsid w:val="005F661B"/>
    <w:rsid w:val="00601C97"/>
    <w:rsid w:val="006020D7"/>
    <w:rsid w:val="006022F8"/>
    <w:rsid w:val="00604324"/>
    <w:rsid w:val="006051B5"/>
    <w:rsid w:val="00606DFC"/>
    <w:rsid w:val="00607760"/>
    <w:rsid w:val="0061050D"/>
    <w:rsid w:val="006111F4"/>
    <w:rsid w:val="00611584"/>
    <w:rsid w:val="0061265E"/>
    <w:rsid w:val="00614266"/>
    <w:rsid w:val="006165C0"/>
    <w:rsid w:val="006166AA"/>
    <w:rsid w:val="0061699F"/>
    <w:rsid w:val="0061792A"/>
    <w:rsid w:val="00617A89"/>
    <w:rsid w:val="0062034B"/>
    <w:rsid w:val="00620527"/>
    <w:rsid w:val="0062125F"/>
    <w:rsid w:val="00621555"/>
    <w:rsid w:val="006239CC"/>
    <w:rsid w:val="006243D2"/>
    <w:rsid w:val="00624B65"/>
    <w:rsid w:val="00625343"/>
    <w:rsid w:val="00626883"/>
    <w:rsid w:val="00626EB5"/>
    <w:rsid w:val="006274F5"/>
    <w:rsid w:val="00627D40"/>
    <w:rsid w:val="0063058B"/>
    <w:rsid w:val="006309BF"/>
    <w:rsid w:val="006310CC"/>
    <w:rsid w:val="00631AB3"/>
    <w:rsid w:val="00632409"/>
    <w:rsid w:val="00633962"/>
    <w:rsid w:val="00633B40"/>
    <w:rsid w:val="00635720"/>
    <w:rsid w:val="00636080"/>
    <w:rsid w:val="00636AF0"/>
    <w:rsid w:val="00637BC1"/>
    <w:rsid w:val="00637EA0"/>
    <w:rsid w:val="00640107"/>
    <w:rsid w:val="0064062F"/>
    <w:rsid w:val="00642538"/>
    <w:rsid w:val="0064266E"/>
    <w:rsid w:val="00642BC1"/>
    <w:rsid w:val="00642BCE"/>
    <w:rsid w:val="0064331E"/>
    <w:rsid w:val="00643871"/>
    <w:rsid w:val="006464F8"/>
    <w:rsid w:val="0064684B"/>
    <w:rsid w:val="00650564"/>
    <w:rsid w:val="0065229E"/>
    <w:rsid w:val="006525D1"/>
    <w:rsid w:val="006525DB"/>
    <w:rsid w:val="0065344C"/>
    <w:rsid w:val="006538AF"/>
    <w:rsid w:val="00656555"/>
    <w:rsid w:val="006569C5"/>
    <w:rsid w:val="006579FE"/>
    <w:rsid w:val="00657EC8"/>
    <w:rsid w:val="00660AEA"/>
    <w:rsid w:val="00664DD3"/>
    <w:rsid w:val="006658B7"/>
    <w:rsid w:val="006674B6"/>
    <w:rsid w:val="00670706"/>
    <w:rsid w:val="00670743"/>
    <w:rsid w:val="00672ACC"/>
    <w:rsid w:val="00672B00"/>
    <w:rsid w:val="00672B06"/>
    <w:rsid w:val="00672B16"/>
    <w:rsid w:val="006745AC"/>
    <w:rsid w:val="00675681"/>
    <w:rsid w:val="00675920"/>
    <w:rsid w:val="0067656C"/>
    <w:rsid w:val="00682900"/>
    <w:rsid w:val="006844DF"/>
    <w:rsid w:val="00684F04"/>
    <w:rsid w:val="006852D4"/>
    <w:rsid w:val="00685681"/>
    <w:rsid w:val="00685B72"/>
    <w:rsid w:val="00686337"/>
    <w:rsid w:val="00686968"/>
    <w:rsid w:val="00686AA4"/>
    <w:rsid w:val="00687B92"/>
    <w:rsid w:val="00687DB8"/>
    <w:rsid w:val="006901E9"/>
    <w:rsid w:val="006908C6"/>
    <w:rsid w:val="00690C98"/>
    <w:rsid w:val="00692241"/>
    <w:rsid w:val="006929E0"/>
    <w:rsid w:val="00694CAC"/>
    <w:rsid w:val="006953C4"/>
    <w:rsid w:val="00697C74"/>
    <w:rsid w:val="006A0945"/>
    <w:rsid w:val="006A17AD"/>
    <w:rsid w:val="006A1F9D"/>
    <w:rsid w:val="006A32AE"/>
    <w:rsid w:val="006A3A1B"/>
    <w:rsid w:val="006A4108"/>
    <w:rsid w:val="006A46D5"/>
    <w:rsid w:val="006A5DA0"/>
    <w:rsid w:val="006B3662"/>
    <w:rsid w:val="006B49DC"/>
    <w:rsid w:val="006B4B70"/>
    <w:rsid w:val="006B6725"/>
    <w:rsid w:val="006B6EDA"/>
    <w:rsid w:val="006B7497"/>
    <w:rsid w:val="006C3F64"/>
    <w:rsid w:val="006C4020"/>
    <w:rsid w:val="006C7F44"/>
    <w:rsid w:val="006D2909"/>
    <w:rsid w:val="006D33A0"/>
    <w:rsid w:val="006D5420"/>
    <w:rsid w:val="006D5B14"/>
    <w:rsid w:val="006D7C07"/>
    <w:rsid w:val="006E0D12"/>
    <w:rsid w:val="006E0FED"/>
    <w:rsid w:val="006E1A4B"/>
    <w:rsid w:val="006E1A84"/>
    <w:rsid w:val="006E36D4"/>
    <w:rsid w:val="006E3DC1"/>
    <w:rsid w:val="006E4EF0"/>
    <w:rsid w:val="006E4F5B"/>
    <w:rsid w:val="006E5DD2"/>
    <w:rsid w:val="006E6C32"/>
    <w:rsid w:val="006E7441"/>
    <w:rsid w:val="006E781E"/>
    <w:rsid w:val="006F0665"/>
    <w:rsid w:val="006F13C5"/>
    <w:rsid w:val="006F209D"/>
    <w:rsid w:val="006F31CD"/>
    <w:rsid w:val="006F3F01"/>
    <w:rsid w:val="006F6C59"/>
    <w:rsid w:val="006F78C2"/>
    <w:rsid w:val="00700D34"/>
    <w:rsid w:val="00701626"/>
    <w:rsid w:val="00701C50"/>
    <w:rsid w:val="00704660"/>
    <w:rsid w:val="00706342"/>
    <w:rsid w:val="00706A6C"/>
    <w:rsid w:val="00710DC1"/>
    <w:rsid w:val="00711089"/>
    <w:rsid w:val="00715C05"/>
    <w:rsid w:val="00721AB7"/>
    <w:rsid w:val="007221FF"/>
    <w:rsid w:val="00724141"/>
    <w:rsid w:val="007247B8"/>
    <w:rsid w:val="0072550D"/>
    <w:rsid w:val="007267D2"/>
    <w:rsid w:val="00726863"/>
    <w:rsid w:val="00727664"/>
    <w:rsid w:val="0073422C"/>
    <w:rsid w:val="0073598E"/>
    <w:rsid w:val="00735A10"/>
    <w:rsid w:val="00735C77"/>
    <w:rsid w:val="00736DD6"/>
    <w:rsid w:val="0073749F"/>
    <w:rsid w:val="00737A50"/>
    <w:rsid w:val="007400D4"/>
    <w:rsid w:val="007403FF"/>
    <w:rsid w:val="00740473"/>
    <w:rsid w:val="00740DDD"/>
    <w:rsid w:val="007413DA"/>
    <w:rsid w:val="00741D2A"/>
    <w:rsid w:val="00741FC1"/>
    <w:rsid w:val="00742915"/>
    <w:rsid w:val="007430D1"/>
    <w:rsid w:val="007439A1"/>
    <w:rsid w:val="00744BAD"/>
    <w:rsid w:val="007465F9"/>
    <w:rsid w:val="007468B9"/>
    <w:rsid w:val="00747062"/>
    <w:rsid w:val="007472ED"/>
    <w:rsid w:val="00750A88"/>
    <w:rsid w:val="007515BC"/>
    <w:rsid w:val="007526F1"/>
    <w:rsid w:val="00752C54"/>
    <w:rsid w:val="007545E6"/>
    <w:rsid w:val="0075593D"/>
    <w:rsid w:val="00756209"/>
    <w:rsid w:val="00757B60"/>
    <w:rsid w:val="00760170"/>
    <w:rsid w:val="0076218B"/>
    <w:rsid w:val="0076235B"/>
    <w:rsid w:val="0076263A"/>
    <w:rsid w:val="00763575"/>
    <w:rsid w:val="007640C7"/>
    <w:rsid w:val="0076504D"/>
    <w:rsid w:val="00766414"/>
    <w:rsid w:val="00766CD5"/>
    <w:rsid w:val="0077066E"/>
    <w:rsid w:val="00770AF8"/>
    <w:rsid w:val="00772419"/>
    <w:rsid w:val="0077252B"/>
    <w:rsid w:val="00772F22"/>
    <w:rsid w:val="00775157"/>
    <w:rsid w:val="007776B0"/>
    <w:rsid w:val="00777EFB"/>
    <w:rsid w:val="0078020B"/>
    <w:rsid w:val="00781BAE"/>
    <w:rsid w:val="00782BBE"/>
    <w:rsid w:val="007835BF"/>
    <w:rsid w:val="007857C5"/>
    <w:rsid w:val="00785AEE"/>
    <w:rsid w:val="00785CB9"/>
    <w:rsid w:val="0078678D"/>
    <w:rsid w:val="00786BF8"/>
    <w:rsid w:val="00786D5C"/>
    <w:rsid w:val="00791B1E"/>
    <w:rsid w:val="007920E0"/>
    <w:rsid w:val="0079235A"/>
    <w:rsid w:val="0079319A"/>
    <w:rsid w:val="00794367"/>
    <w:rsid w:val="00794516"/>
    <w:rsid w:val="0079543B"/>
    <w:rsid w:val="007970E3"/>
    <w:rsid w:val="00797D17"/>
    <w:rsid w:val="007A07D2"/>
    <w:rsid w:val="007A3E9E"/>
    <w:rsid w:val="007A4880"/>
    <w:rsid w:val="007A6068"/>
    <w:rsid w:val="007A6833"/>
    <w:rsid w:val="007A6D81"/>
    <w:rsid w:val="007A7D26"/>
    <w:rsid w:val="007B200F"/>
    <w:rsid w:val="007B2326"/>
    <w:rsid w:val="007B3396"/>
    <w:rsid w:val="007B45F4"/>
    <w:rsid w:val="007B4E2E"/>
    <w:rsid w:val="007B678B"/>
    <w:rsid w:val="007B79C9"/>
    <w:rsid w:val="007B7CBB"/>
    <w:rsid w:val="007C0D49"/>
    <w:rsid w:val="007C240B"/>
    <w:rsid w:val="007C3141"/>
    <w:rsid w:val="007C4C49"/>
    <w:rsid w:val="007C65AF"/>
    <w:rsid w:val="007C7B18"/>
    <w:rsid w:val="007D0D5C"/>
    <w:rsid w:val="007D3758"/>
    <w:rsid w:val="007D393B"/>
    <w:rsid w:val="007D4A89"/>
    <w:rsid w:val="007D513B"/>
    <w:rsid w:val="007D5F70"/>
    <w:rsid w:val="007D742C"/>
    <w:rsid w:val="007D765F"/>
    <w:rsid w:val="007D778F"/>
    <w:rsid w:val="007D7CD6"/>
    <w:rsid w:val="007D7D4B"/>
    <w:rsid w:val="007D7F16"/>
    <w:rsid w:val="007E0A59"/>
    <w:rsid w:val="007E13B3"/>
    <w:rsid w:val="007E1542"/>
    <w:rsid w:val="007E1ABE"/>
    <w:rsid w:val="007E2507"/>
    <w:rsid w:val="007E5F77"/>
    <w:rsid w:val="007E5FD5"/>
    <w:rsid w:val="007E69C8"/>
    <w:rsid w:val="007E7387"/>
    <w:rsid w:val="007E7DEA"/>
    <w:rsid w:val="007F03D4"/>
    <w:rsid w:val="007F0E8A"/>
    <w:rsid w:val="007F0EA0"/>
    <w:rsid w:val="007F1304"/>
    <w:rsid w:val="007F1A5C"/>
    <w:rsid w:val="007F210F"/>
    <w:rsid w:val="007F5311"/>
    <w:rsid w:val="007F5AC7"/>
    <w:rsid w:val="007F68F6"/>
    <w:rsid w:val="0080002A"/>
    <w:rsid w:val="00800124"/>
    <w:rsid w:val="00800943"/>
    <w:rsid w:val="00800FE9"/>
    <w:rsid w:val="008013B3"/>
    <w:rsid w:val="00804145"/>
    <w:rsid w:val="00805F7E"/>
    <w:rsid w:val="00805F8F"/>
    <w:rsid w:val="00806548"/>
    <w:rsid w:val="008072EE"/>
    <w:rsid w:val="008109E3"/>
    <w:rsid w:val="00810F06"/>
    <w:rsid w:val="008118D4"/>
    <w:rsid w:val="00811E96"/>
    <w:rsid w:val="00812E07"/>
    <w:rsid w:val="008130BF"/>
    <w:rsid w:val="0081590B"/>
    <w:rsid w:val="008162A7"/>
    <w:rsid w:val="00816E21"/>
    <w:rsid w:val="00817AD2"/>
    <w:rsid w:val="00820059"/>
    <w:rsid w:val="00822466"/>
    <w:rsid w:val="008228BD"/>
    <w:rsid w:val="008248D1"/>
    <w:rsid w:val="008261D4"/>
    <w:rsid w:val="0082636B"/>
    <w:rsid w:val="00826822"/>
    <w:rsid w:val="0082706E"/>
    <w:rsid w:val="008274C9"/>
    <w:rsid w:val="00827D7F"/>
    <w:rsid w:val="00830BCD"/>
    <w:rsid w:val="008312A1"/>
    <w:rsid w:val="008312C6"/>
    <w:rsid w:val="00831643"/>
    <w:rsid w:val="00831F7D"/>
    <w:rsid w:val="008323FB"/>
    <w:rsid w:val="00832CB3"/>
    <w:rsid w:val="0083325F"/>
    <w:rsid w:val="00833EFC"/>
    <w:rsid w:val="00834029"/>
    <w:rsid w:val="008347DF"/>
    <w:rsid w:val="00834CE8"/>
    <w:rsid w:val="00835B73"/>
    <w:rsid w:val="00837EA7"/>
    <w:rsid w:val="008415CB"/>
    <w:rsid w:val="00841DA8"/>
    <w:rsid w:val="008428E5"/>
    <w:rsid w:val="00843327"/>
    <w:rsid w:val="00843485"/>
    <w:rsid w:val="0084390C"/>
    <w:rsid w:val="00843F2D"/>
    <w:rsid w:val="00847CAF"/>
    <w:rsid w:val="00847F67"/>
    <w:rsid w:val="00851258"/>
    <w:rsid w:val="00851EA8"/>
    <w:rsid w:val="00852733"/>
    <w:rsid w:val="0085331D"/>
    <w:rsid w:val="00853E18"/>
    <w:rsid w:val="0085461F"/>
    <w:rsid w:val="00855F13"/>
    <w:rsid w:val="00857188"/>
    <w:rsid w:val="00857887"/>
    <w:rsid w:val="0086172D"/>
    <w:rsid w:val="0086218B"/>
    <w:rsid w:val="00865CD8"/>
    <w:rsid w:val="008674BE"/>
    <w:rsid w:val="0086790E"/>
    <w:rsid w:val="00867B79"/>
    <w:rsid w:val="00870695"/>
    <w:rsid w:val="00871F23"/>
    <w:rsid w:val="0087208A"/>
    <w:rsid w:val="00873E78"/>
    <w:rsid w:val="00873F66"/>
    <w:rsid w:val="00874C02"/>
    <w:rsid w:val="00874C9B"/>
    <w:rsid w:val="00874D5F"/>
    <w:rsid w:val="008761DD"/>
    <w:rsid w:val="008765D7"/>
    <w:rsid w:val="008807A1"/>
    <w:rsid w:val="00882074"/>
    <w:rsid w:val="00882207"/>
    <w:rsid w:val="0088223A"/>
    <w:rsid w:val="00884317"/>
    <w:rsid w:val="00884690"/>
    <w:rsid w:val="008859F7"/>
    <w:rsid w:val="00885B5C"/>
    <w:rsid w:val="0088668D"/>
    <w:rsid w:val="0088682E"/>
    <w:rsid w:val="00887008"/>
    <w:rsid w:val="00887B5E"/>
    <w:rsid w:val="008964E6"/>
    <w:rsid w:val="00896643"/>
    <w:rsid w:val="00896979"/>
    <w:rsid w:val="00896FA4"/>
    <w:rsid w:val="0089730A"/>
    <w:rsid w:val="008A1F4D"/>
    <w:rsid w:val="008A233B"/>
    <w:rsid w:val="008A290E"/>
    <w:rsid w:val="008A29FE"/>
    <w:rsid w:val="008A46E6"/>
    <w:rsid w:val="008A4986"/>
    <w:rsid w:val="008A622C"/>
    <w:rsid w:val="008A6383"/>
    <w:rsid w:val="008A7833"/>
    <w:rsid w:val="008B53DC"/>
    <w:rsid w:val="008B6FC5"/>
    <w:rsid w:val="008C24B5"/>
    <w:rsid w:val="008C3366"/>
    <w:rsid w:val="008C38DE"/>
    <w:rsid w:val="008C47D2"/>
    <w:rsid w:val="008C4834"/>
    <w:rsid w:val="008C4A3D"/>
    <w:rsid w:val="008C583D"/>
    <w:rsid w:val="008C5A72"/>
    <w:rsid w:val="008C7293"/>
    <w:rsid w:val="008C7D12"/>
    <w:rsid w:val="008C7EF9"/>
    <w:rsid w:val="008D2807"/>
    <w:rsid w:val="008D3601"/>
    <w:rsid w:val="008D3F69"/>
    <w:rsid w:val="008D4FE7"/>
    <w:rsid w:val="008D5340"/>
    <w:rsid w:val="008E296C"/>
    <w:rsid w:val="008E327E"/>
    <w:rsid w:val="008E5380"/>
    <w:rsid w:val="008E54FD"/>
    <w:rsid w:val="008E570F"/>
    <w:rsid w:val="008E6FDC"/>
    <w:rsid w:val="008E6FE6"/>
    <w:rsid w:val="008E7D7A"/>
    <w:rsid w:val="008E7DB0"/>
    <w:rsid w:val="008F3680"/>
    <w:rsid w:val="008F43B8"/>
    <w:rsid w:val="008F5683"/>
    <w:rsid w:val="008F6D0B"/>
    <w:rsid w:val="00900738"/>
    <w:rsid w:val="0090153B"/>
    <w:rsid w:val="00901958"/>
    <w:rsid w:val="00901D18"/>
    <w:rsid w:val="00906804"/>
    <w:rsid w:val="0091000B"/>
    <w:rsid w:val="00911631"/>
    <w:rsid w:val="0091238E"/>
    <w:rsid w:val="00917653"/>
    <w:rsid w:val="0092150A"/>
    <w:rsid w:val="00921F79"/>
    <w:rsid w:val="009228BD"/>
    <w:rsid w:val="00924B3C"/>
    <w:rsid w:val="009252C7"/>
    <w:rsid w:val="00925F4B"/>
    <w:rsid w:val="0092605A"/>
    <w:rsid w:val="00926BC0"/>
    <w:rsid w:val="009310E9"/>
    <w:rsid w:val="00935D40"/>
    <w:rsid w:val="009402C2"/>
    <w:rsid w:val="009414CD"/>
    <w:rsid w:val="009417AD"/>
    <w:rsid w:val="00946F41"/>
    <w:rsid w:val="00947B7C"/>
    <w:rsid w:val="00951460"/>
    <w:rsid w:val="00951EA4"/>
    <w:rsid w:val="00952055"/>
    <w:rsid w:val="009527C1"/>
    <w:rsid w:val="009544C1"/>
    <w:rsid w:val="00954515"/>
    <w:rsid w:val="00954B5C"/>
    <w:rsid w:val="00954F6F"/>
    <w:rsid w:val="009550B2"/>
    <w:rsid w:val="0096049A"/>
    <w:rsid w:val="0096090F"/>
    <w:rsid w:val="00960DBE"/>
    <w:rsid w:val="009619E1"/>
    <w:rsid w:val="0096272E"/>
    <w:rsid w:val="0096402B"/>
    <w:rsid w:val="00965356"/>
    <w:rsid w:val="00966445"/>
    <w:rsid w:val="0096742C"/>
    <w:rsid w:val="00967530"/>
    <w:rsid w:val="009679B3"/>
    <w:rsid w:val="009705EE"/>
    <w:rsid w:val="00970F12"/>
    <w:rsid w:val="00971DE6"/>
    <w:rsid w:val="00971FDD"/>
    <w:rsid w:val="0097318D"/>
    <w:rsid w:val="0097495E"/>
    <w:rsid w:val="00974B8A"/>
    <w:rsid w:val="00974E5C"/>
    <w:rsid w:val="00977BBD"/>
    <w:rsid w:val="00977E02"/>
    <w:rsid w:val="009800C8"/>
    <w:rsid w:val="0098059A"/>
    <w:rsid w:val="0098070C"/>
    <w:rsid w:val="00983A83"/>
    <w:rsid w:val="00983B27"/>
    <w:rsid w:val="00983BAE"/>
    <w:rsid w:val="00984686"/>
    <w:rsid w:val="00984AF2"/>
    <w:rsid w:val="00984E97"/>
    <w:rsid w:val="00985A73"/>
    <w:rsid w:val="00985D25"/>
    <w:rsid w:val="00986877"/>
    <w:rsid w:val="0098688C"/>
    <w:rsid w:val="009875C7"/>
    <w:rsid w:val="009876AF"/>
    <w:rsid w:val="00987E83"/>
    <w:rsid w:val="00990754"/>
    <w:rsid w:val="009925DB"/>
    <w:rsid w:val="009934EF"/>
    <w:rsid w:val="00994D8B"/>
    <w:rsid w:val="00995BE8"/>
    <w:rsid w:val="0099724E"/>
    <w:rsid w:val="009A0732"/>
    <w:rsid w:val="009A1A63"/>
    <w:rsid w:val="009A3971"/>
    <w:rsid w:val="009A45A8"/>
    <w:rsid w:val="009A5005"/>
    <w:rsid w:val="009A682F"/>
    <w:rsid w:val="009A7054"/>
    <w:rsid w:val="009A7057"/>
    <w:rsid w:val="009A7538"/>
    <w:rsid w:val="009B2A6E"/>
    <w:rsid w:val="009B36DF"/>
    <w:rsid w:val="009B38CF"/>
    <w:rsid w:val="009B4090"/>
    <w:rsid w:val="009B4753"/>
    <w:rsid w:val="009C44D6"/>
    <w:rsid w:val="009C487D"/>
    <w:rsid w:val="009C59A3"/>
    <w:rsid w:val="009C683E"/>
    <w:rsid w:val="009C7766"/>
    <w:rsid w:val="009D4088"/>
    <w:rsid w:val="009D4DE4"/>
    <w:rsid w:val="009D68AD"/>
    <w:rsid w:val="009D6F38"/>
    <w:rsid w:val="009D713A"/>
    <w:rsid w:val="009D7C08"/>
    <w:rsid w:val="009E08BE"/>
    <w:rsid w:val="009E20E6"/>
    <w:rsid w:val="009E2642"/>
    <w:rsid w:val="009E5FB3"/>
    <w:rsid w:val="009E6606"/>
    <w:rsid w:val="009E6A0C"/>
    <w:rsid w:val="009E6A64"/>
    <w:rsid w:val="009E7646"/>
    <w:rsid w:val="009F0578"/>
    <w:rsid w:val="009F1DCB"/>
    <w:rsid w:val="009F46C3"/>
    <w:rsid w:val="009F5A3B"/>
    <w:rsid w:val="00A0058C"/>
    <w:rsid w:val="00A01097"/>
    <w:rsid w:val="00A027EE"/>
    <w:rsid w:val="00A06316"/>
    <w:rsid w:val="00A06FE0"/>
    <w:rsid w:val="00A1059F"/>
    <w:rsid w:val="00A1229D"/>
    <w:rsid w:val="00A1320C"/>
    <w:rsid w:val="00A13634"/>
    <w:rsid w:val="00A15CE4"/>
    <w:rsid w:val="00A16269"/>
    <w:rsid w:val="00A16523"/>
    <w:rsid w:val="00A16D51"/>
    <w:rsid w:val="00A1772E"/>
    <w:rsid w:val="00A17DB3"/>
    <w:rsid w:val="00A21225"/>
    <w:rsid w:val="00A2394B"/>
    <w:rsid w:val="00A23DAB"/>
    <w:rsid w:val="00A23F65"/>
    <w:rsid w:val="00A24E3D"/>
    <w:rsid w:val="00A250E6"/>
    <w:rsid w:val="00A25576"/>
    <w:rsid w:val="00A27EA9"/>
    <w:rsid w:val="00A307DE"/>
    <w:rsid w:val="00A30DD4"/>
    <w:rsid w:val="00A3299C"/>
    <w:rsid w:val="00A3441F"/>
    <w:rsid w:val="00A416C8"/>
    <w:rsid w:val="00A41DDB"/>
    <w:rsid w:val="00A42730"/>
    <w:rsid w:val="00A42FA5"/>
    <w:rsid w:val="00A431D1"/>
    <w:rsid w:val="00A43CC9"/>
    <w:rsid w:val="00A44944"/>
    <w:rsid w:val="00A44D9F"/>
    <w:rsid w:val="00A4559C"/>
    <w:rsid w:val="00A47869"/>
    <w:rsid w:val="00A501F5"/>
    <w:rsid w:val="00A506C8"/>
    <w:rsid w:val="00A5097C"/>
    <w:rsid w:val="00A51052"/>
    <w:rsid w:val="00A51F39"/>
    <w:rsid w:val="00A53358"/>
    <w:rsid w:val="00A540CE"/>
    <w:rsid w:val="00A5638E"/>
    <w:rsid w:val="00A5673E"/>
    <w:rsid w:val="00A57FB1"/>
    <w:rsid w:val="00A6040F"/>
    <w:rsid w:val="00A604C7"/>
    <w:rsid w:val="00A620FF"/>
    <w:rsid w:val="00A624E3"/>
    <w:rsid w:val="00A6258D"/>
    <w:rsid w:val="00A628A6"/>
    <w:rsid w:val="00A63C9C"/>
    <w:rsid w:val="00A647DB"/>
    <w:rsid w:val="00A65695"/>
    <w:rsid w:val="00A657CD"/>
    <w:rsid w:val="00A658EC"/>
    <w:rsid w:val="00A67387"/>
    <w:rsid w:val="00A710D1"/>
    <w:rsid w:val="00A71C48"/>
    <w:rsid w:val="00A72F93"/>
    <w:rsid w:val="00A73E62"/>
    <w:rsid w:val="00A80DDA"/>
    <w:rsid w:val="00A815B6"/>
    <w:rsid w:val="00A81AC9"/>
    <w:rsid w:val="00A81E55"/>
    <w:rsid w:val="00A82AE7"/>
    <w:rsid w:val="00A8318C"/>
    <w:rsid w:val="00A8585F"/>
    <w:rsid w:val="00A8739B"/>
    <w:rsid w:val="00A925C4"/>
    <w:rsid w:val="00A9271D"/>
    <w:rsid w:val="00A93E97"/>
    <w:rsid w:val="00A93FCD"/>
    <w:rsid w:val="00A9409C"/>
    <w:rsid w:val="00A9410A"/>
    <w:rsid w:val="00A947B3"/>
    <w:rsid w:val="00A955F4"/>
    <w:rsid w:val="00A95DA3"/>
    <w:rsid w:val="00A96520"/>
    <w:rsid w:val="00A97DAE"/>
    <w:rsid w:val="00A97F87"/>
    <w:rsid w:val="00AA1CB7"/>
    <w:rsid w:val="00AA2D15"/>
    <w:rsid w:val="00AA3F5E"/>
    <w:rsid w:val="00AA4835"/>
    <w:rsid w:val="00AA5D02"/>
    <w:rsid w:val="00AA6265"/>
    <w:rsid w:val="00AA6F6B"/>
    <w:rsid w:val="00AB037C"/>
    <w:rsid w:val="00AB10B2"/>
    <w:rsid w:val="00AB134A"/>
    <w:rsid w:val="00AB4F98"/>
    <w:rsid w:val="00AB5F90"/>
    <w:rsid w:val="00AB655A"/>
    <w:rsid w:val="00AB6875"/>
    <w:rsid w:val="00AB6F9E"/>
    <w:rsid w:val="00AB74D3"/>
    <w:rsid w:val="00AC06A5"/>
    <w:rsid w:val="00AC0865"/>
    <w:rsid w:val="00AC2056"/>
    <w:rsid w:val="00AC37D1"/>
    <w:rsid w:val="00AC37E9"/>
    <w:rsid w:val="00AC384F"/>
    <w:rsid w:val="00AC49E4"/>
    <w:rsid w:val="00AC5BF8"/>
    <w:rsid w:val="00AC609D"/>
    <w:rsid w:val="00AC7BFF"/>
    <w:rsid w:val="00AD0181"/>
    <w:rsid w:val="00AD191E"/>
    <w:rsid w:val="00AD29A5"/>
    <w:rsid w:val="00AD2E4C"/>
    <w:rsid w:val="00AD4376"/>
    <w:rsid w:val="00AD44A1"/>
    <w:rsid w:val="00AD4F8B"/>
    <w:rsid w:val="00AD584C"/>
    <w:rsid w:val="00AD7FE3"/>
    <w:rsid w:val="00AE027C"/>
    <w:rsid w:val="00AE1A19"/>
    <w:rsid w:val="00AE1BA8"/>
    <w:rsid w:val="00AE2CEC"/>
    <w:rsid w:val="00AE504D"/>
    <w:rsid w:val="00AE6165"/>
    <w:rsid w:val="00AE76DF"/>
    <w:rsid w:val="00AF0A0E"/>
    <w:rsid w:val="00AF309A"/>
    <w:rsid w:val="00AF38F5"/>
    <w:rsid w:val="00AF3BE1"/>
    <w:rsid w:val="00AF3CED"/>
    <w:rsid w:val="00AF4155"/>
    <w:rsid w:val="00AF732D"/>
    <w:rsid w:val="00B00B01"/>
    <w:rsid w:val="00B02091"/>
    <w:rsid w:val="00B02BC2"/>
    <w:rsid w:val="00B132EF"/>
    <w:rsid w:val="00B13A1D"/>
    <w:rsid w:val="00B13DF2"/>
    <w:rsid w:val="00B15868"/>
    <w:rsid w:val="00B15BD3"/>
    <w:rsid w:val="00B168C4"/>
    <w:rsid w:val="00B173A8"/>
    <w:rsid w:val="00B17F09"/>
    <w:rsid w:val="00B201EC"/>
    <w:rsid w:val="00B21205"/>
    <w:rsid w:val="00B22623"/>
    <w:rsid w:val="00B226B5"/>
    <w:rsid w:val="00B24100"/>
    <w:rsid w:val="00B27191"/>
    <w:rsid w:val="00B27D0F"/>
    <w:rsid w:val="00B3025A"/>
    <w:rsid w:val="00B30DEE"/>
    <w:rsid w:val="00B31469"/>
    <w:rsid w:val="00B3178A"/>
    <w:rsid w:val="00B32B6A"/>
    <w:rsid w:val="00B338E9"/>
    <w:rsid w:val="00B3665E"/>
    <w:rsid w:val="00B36A86"/>
    <w:rsid w:val="00B36BFB"/>
    <w:rsid w:val="00B40688"/>
    <w:rsid w:val="00B423EF"/>
    <w:rsid w:val="00B439C4"/>
    <w:rsid w:val="00B43D6B"/>
    <w:rsid w:val="00B4668A"/>
    <w:rsid w:val="00B46BF2"/>
    <w:rsid w:val="00B470D0"/>
    <w:rsid w:val="00B47628"/>
    <w:rsid w:val="00B4771E"/>
    <w:rsid w:val="00B50B3E"/>
    <w:rsid w:val="00B51391"/>
    <w:rsid w:val="00B519A0"/>
    <w:rsid w:val="00B52B7C"/>
    <w:rsid w:val="00B539DB"/>
    <w:rsid w:val="00B53A56"/>
    <w:rsid w:val="00B56332"/>
    <w:rsid w:val="00B56743"/>
    <w:rsid w:val="00B57CBE"/>
    <w:rsid w:val="00B61FAC"/>
    <w:rsid w:val="00B6225A"/>
    <w:rsid w:val="00B62581"/>
    <w:rsid w:val="00B6455D"/>
    <w:rsid w:val="00B64F95"/>
    <w:rsid w:val="00B65617"/>
    <w:rsid w:val="00B65842"/>
    <w:rsid w:val="00B67966"/>
    <w:rsid w:val="00B7030B"/>
    <w:rsid w:val="00B70737"/>
    <w:rsid w:val="00B72532"/>
    <w:rsid w:val="00B735C5"/>
    <w:rsid w:val="00B744EF"/>
    <w:rsid w:val="00B74E92"/>
    <w:rsid w:val="00B758B2"/>
    <w:rsid w:val="00B764AE"/>
    <w:rsid w:val="00B7715B"/>
    <w:rsid w:val="00B773D1"/>
    <w:rsid w:val="00B82072"/>
    <w:rsid w:val="00B82375"/>
    <w:rsid w:val="00B82D76"/>
    <w:rsid w:val="00B858A1"/>
    <w:rsid w:val="00B862EB"/>
    <w:rsid w:val="00B877A2"/>
    <w:rsid w:val="00B918F4"/>
    <w:rsid w:val="00B927A2"/>
    <w:rsid w:val="00B92830"/>
    <w:rsid w:val="00B93AF5"/>
    <w:rsid w:val="00B93CBD"/>
    <w:rsid w:val="00B93E68"/>
    <w:rsid w:val="00B95E90"/>
    <w:rsid w:val="00B96810"/>
    <w:rsid w:val="00BA0938"/>
    <w:rsid w:val="00BA0DA8"/>
    <w:rsid w:val="00BA11C6"/>
    <w:rsid w:val="00BA258C"/>
    <w:rsid w:val="00BA3033"/>
    <w:rsid w:val="00BA3EC1"/>
    <w:rsid w:val="00BA42BB"/>
    <w:rsid w:val="00BA4A4F"/>
    <w:rsid w:val="00BA4B40"/>
    <w:rsid w:val="00BA4D15"/>
    <w:rsid w:val="00BA7483"/>
    <w:rsid w:val="00BA74A3"/>
    <w:rsid w:val="00BB1593"/>
    <w:rsid w:val="00BB27BB"/>
    <w:rsid w:val="00BB4BAC"/>
    <w:rsid w:val="00BB510B"/>
    <w:rsid w:val="00BB516A"/>
    <w:rsid w:val="00BB59EB"/>
    <w:rsid w:val="00BB6225"/>
    <w:rsid w:val="00BB6E02"/>
    <w:rsid w:val="00BB7E1D"/>
    <w:rsid w:val="00BC2867"/>
    <w:rsid w:val="00BC3452"/>
    <w:rsid w:val="00BC34D4"/>
    <w:rsid w:val="00BC4E8D"/>
    <w:rsid w:val="00BC4ED2"/>
    <w:rsid w:val="00BC5428"/>
    <w:rsid w:val="00BC5B03"/>
    <w:rsid w:val="00BC67D3"/>
    <w:rsid w:val="00BC6B9B"/>
    <w:rsid w:val="00BC700F"/>
    <w:rsid w:val="00BC71B7"/>
    <w:rsid w:val="00BC7915"/>
    <w:rsid w:val="00BC79B0"/>
    <w:rsid w:val="00BD1BB3"/>
    <w:rsid w:val="00BD1C49"/>
    <w:rsid w:val="00BD2F49"/>
    <w:rsid w:val="00BD3043"/>
    <w:rsid w:val="00BD43D6"/>
    <w:rsid w:val="00BD4A39"/>
    <w:rsid w:val="00BD5D54"/>
    <w:rsid w:val="00BD5FDA"/>
    <w:rsid w:val="00BD6704"/>
    <w:rsid w:val="00BD6803"/>
    <w:rsid w:val="00BD711C"/>
    <w:rsid w:val="00BD797B"/>
    <w:rsid w:val="00BE16AA"/>
    <w:rsid w:val="00BE2112"/>
    <w:rsid w:val="00BE4095"/>
    <w:rsid w:val="00BE5DA7"/>
    <w:rsid w:val="00BE64F4"/>
    <w:rsid w:val="00BE6C63"/>
    <w:rsid w:val="00BF01CF"/>
    <w:rsid w:val="00BF028B"/>
    <w:rsid w:val="00BF0B03"/>
    <w:rsid w:val="00BF3F83"/>
    <w:rsid w:val="00BF5210"/>
    <w:rsid w:val="00BF74D6"/>
    <w:rsid w:val="00BF7B69"/>
    <w:rsid w:val="00C00DA1"/>
    <w:rsid w:val="00C010FE"/>
    <w:rsid w:val="00C02478"/>
    <w:rsid w:val="00C02D32"/>
    <w:rsid w:val="00C02FEB"/>
    <w:rsid w:val="00C03547"/>
    <w:rsid w:val="00C0412E"/>
    <w:rsid w:val="00C04CED"/>
    <w:rsid w:val="00C04F7E"/>
    <w:rsid w:val="00C10936"/>
    <w:rsid w:val="00C11399"/>
    <w:rsid w:val="00C1243E"/>
    <w:rsid w:val="00C15274"/>
    <w:rsid w:val="00C153A3"/>
    <w:rsid w:val="00C1598A"/>
    <w:rsid w:val="00C15D2E"/>
    <w:rsid w:val="00C17129"/>
    <w:rsid w:val="00C179F5"/>
    <w:rsid w:val="00C20272"/>
    <w:rsid w:val="00C20422"/>
    <w:rsid w:val="00C2266E"/>
    <w:rsid w:val="00C2550A"/>
    <w:rsid w:val="00C25BA6"/>
    <w:rsid w:val="00C267CF"/>
    <w:rsid w:val="00C3225C"/>
    <w:rsid w:val="00C3249E"/>
    <w:rsid w:val="00C3250B"/>
    <w:rsid w:val="00C32AE6"/>
    <w:rsid w:val="00C34503"/>
    <w:rsid w:val="00C34F49"/>
    <w:rsid w:val="00C353F2"/>
    <w:rsid w:val="00C35DE6"/>
    <w:rsid w:val="00C360CC"/>
    <w:rsid w:val="00C36653"/>
    <w:rsid w:val="00C37447"/>
    <w:rsid w:val="00C37CF5"/>
    <w:rsid w:val="00C406CA"/>
    <w:rsid w:val="00C40788"/>
    <w:rsid w:val="00C41796"/>
    <w:rsid w:val="00C444FC"/>
    <w:rsid w:val="00C44FE5"/>
    <w:rsid w:val="00C46BAD"/>
    <w:rsid w:val="00C5011F"/>
    <w:rsid w:val="00C5044D"/>
    <w:rsid w:val="00C506D8"/>
    <w:rsid w:val="00C51EC3"/>
    <w:rsid w:val="00C52411"/>
    <w:rsid w:val="00C5508A"/>
    <w:rsid w:val="00C55F5B"/>
    <w:rsid w:val="00C564BA"/>
    <w:rsid w:val="00C56C02"/>
    <w:rsid w:val="00C56DF1"/>
    <w:rsid w:val="00C6503B"/>
    <w:rsid w:val="00C653FA"/>
    <w:rsid w:val="00C65A9A"/>
    <w:rsid w:val="00C6683E"/>
    <w:rsid w:val="00C66D81"/>
    <w:rsid w:val="00C67317"/>
    <w:rsid w:val="00C7021C"/>
    <w:rsid w:val="00C706BD"/>
    <w:rsid w:val="00C70E3E"/>
    <w:rsid w:val="00C71E05"/>
    <w:rsid w:val="00C7278E"/>
    <w:rsid w:val="00C741B1"/>
    <w:rsid w:val="00C7421E"/>
    <w:rsid w:val="00C7540D"/>
    <w:rsid w:val="00C756F9"/>
    <w:rsid w:val="00C76BE0"/>
    <w:rsid w:val="00C801DD"/>
    <w:rsid w:val="00C81C05"/>
    <w:rsid w:val="00C83E4F"/>
    <w:rsid w:val="00C8543B"/>
    <w:rsid w:val="00C87B10"/>
    <w:rsid w:val="00C90EBA"/>
    <w:rsid w:val="00C913FE"/>
    <w:rsid w:val="00C94646"/>
    <w:rsid w:val="00CA228A"/>
    <w:rsid w:val="00CA2631"/>
    <w:rsid w:val="00CA2B60"/>
    <w:rsid w:val="00CA332B"/>
    <w:rsid w:val="00CA35A2"/>
    <w:rsid w:val="00CA64FB"/>
    <w:rsid w:val="00CA6A62"/>
    <w:rsid w:val="00CB008C"/>
    <w:rsid w:val="00CB0B28"/>
    <w:rsid w:val="00CB2FF0"/>
    <w:rsid w:val="00CB3318"/>
    <w:rsid w:val="00CB49FF"/>
    <w:rsid w:val="00CB4C98"/>
    <w:rsid w:val="00CC2870"/>
    <w:rsid w:val="00CC6EBA"/>
    <w:rsid w:val="00CD1C6A"/>
    <w:rsid w:val="00CD1CFE"/>
    <w:rsid w:val="00CD2883"/>
    <w:rsid w:val="00CD2A85"/>
    <w:rsid w:val="00CD2AF4"/>
    <w:rsid w:val="00CD3A42"/>
    <w:rsid w:val="00CD4CEC"/>
    <w:rsid w:val="00CD6291"/>
    <w:rsid w:val="00CD6784"/>
    <w:rsid w:val="00CD6A4C"/>
    <w:rsid w:val="00CD6DDE"/>
    <w:rsid w:val="00CD7462"/>
    <w:rsid w:val="00CD7B48"/>
    <w:rsid w:val="00CE001F"/>
    <w:rsid w:val="00CE1CA8"/>
    <w:rsid w:val="00CE3365"/>
    <w:rsid w:val="00CE4947"/>
    <w:rsid w:val="00CE690B"/>
    <w:rsid w:val="00CE6C31"/>
    <w:rsid w:val="00CE7EC7"/>
    <w:rsid w:val="00CF049E"/>
    <w:rsid w:val="00CF26D6"/>
    <w:rsid w:val="00CF28B6"/>
    <w:rsid w:val="00CF2995"/>
    <w:rsid w:val="00CF394F"/>
    <w:rsid w:val="00CF4E8C"/>
    <w:rsid w:val="00CF6095"/>
    <w:rsid w:val="00D01F91"/>
    <w:rsid w:val="00D02165"/>
    <w:rsid w:val="00D02314"/>
    <w:rsid w:val="00D03372"/>
    <w:rsid w:val="00D05F58"/>
    <w:rsid w:val="00D06B8C"/>
    <w:rsid w:val="00D06F66"/>
    <w:rsid w:val="00D1015F"/>
    <w:rsid w:val="00D1165C"/>
    <w:rsid w:val="00D12796"/>
    <w:rsid w:val="00D13431"/>
    <w:rsid w:val="00D13ADE"/>
    <w:rsid w:val="00D15555"/>
    <w:rsid w:val="00D1583E"/>
    <w:rsid w:val="00D15E9A"/>
    <w:rsid w:val="00D20688"/>
    <w:rsid w:val="00D21633"/>
    <w:rsid w:val="00D21CF3"/>
    <w:rsid w:val="00D23B83"/>
    <w:rsid w:val="00D2726B"/>
    <w:rsid w:val="00D30889"/>
    <w:rsid w:val="00D30AE6"/>
    <w:rsid w:val="00D31DA0"/>
    <w:rsid w:val="00D32702"/>
    <w:rsid w:val="00D32E19"/>
    <w:rsid w:val="00D4023A"/>
    <w:rsid w:val="00D40C63"/>
    <w:rsid w:val="00D41027"/>
    <w:rsid w:val="00D41B6B"/>
    <w:rsid w:val="00D42A6C"/>
    <w:rsid w:val="00D42AA8"/>
    <w:rsid w:val="00D43FC7"/>
    <w:rsid w:val="00D4417A"/>
    <w:rsid w:val="00D447DE"/>
    <w:rsid w:val="00D44975"/>
    <w:rsid w:val="00D456A1"/>
    <w:rsid w:val="00D46162"/>
    <w:rsid w:val="00D464CD"/>
    <w:rsid w:val="00D50B80"/>
    <w:rsid w:val="00D50EA3"/>
    <w:rsid w:val="00D52446"/>
    <w:rsid w:val="00D5549F"/>
    <w:rsid w:val="00D563B6"/>
    <w:rsid w:val="00D60DB3"/>
    <w:rsid w:val="00D614CC"/>
    <w:rsid w:val="00D616E4"/>
    <w:rsid w:val="00D62920"/>
    <w:rsid w:val="00D62B91"/>
    <w:rsid w:val="00D63B55"/>
    <w:rsid w:val="00D63ECB"/>
    <w:rsid w:val="00D64560"/>
    <w:rsid w:val="00D6497A"/>
    <w:rsid w:val="00D66149"/>
    <w:rsid w:val="00D67411"/>
    <w:rsid w:val="00D70AB4"/>
    <w:rsid w:val="00D7153A"/>
    <w:rsid w:val="00D74D7B"/>
    <w:rsid w:val="00D7502D"/>
    <w:rsid w:val="00D75295"/>
    <w:rsid w:val="00D75C04"/>
    <w:rsid w:val="00D762EE"/>
    <w:rsid w:val="00D77651"/>
    <w:rsid w:val="00D776C5"/>
    <w:rsid w:val="00D805C9"/>
    <w:rsid w:val="00D80A97"/>
    <w:rsid w:val="00D80AC7"/>
    <w:rsid w:val="00D81012"/>
    <w:rsid w:val="00D81ADC"/>
    <w:rsid w:val="00D82B42"/>
    <w:rsid w:val="00D84738"/>
    <w:rsid w:val="00D86003"/>
    <w:rsid w:val="00D86E0B"/>
    <w:rsid w:val="00D86F9D"/>
    <w:rsid w:val="00D87540"/>
    <w:rsid w:val="00D90833"/>
    <w:rsid w:val="00D90942"/>
    <w:rsid w:val="00D937C0"/>
    <w:rsid w:val="00D943DA"/>
    <w:rsid w:val="00D95656"/>
    <w:rsid w:val="00DA062D"/>
    <w:rsid w:val="00DA0CC4"/>
    <w:rsid w:val="00DA1CC3"/>
    <w:rsid w:val="00DA26E2"/>
    <w:rsid w:val="00DA2992"/>
    <w:rsid w:val="00DA3C5B"/>
    <w:rsid w:val="00DA3FA5"/>
    <w:rsid w:val="00DA4C5A"/>
    <w:rsid w:val="00DA54CE"/>
    <w:rsid w:val="00DA573C"/>
    <w:rsid w:val="00DA6F8C"/>
    <w:rsid w:val="00DA6FD9"/>
    <w:rsid w:val="00DA7F3E"/>
    <w:rsid w:val="00DB011F"/>
    <w:rsid w:val="00DB036F"/>
    <w:rsid w:val="00DB1462"/>
    <w:rsid w:val="00DB40BA"/>
    <w:rsid w:val="00DB4A7A"/>
    <w:rsid w:val="00DB618C"/>
    <w:rsid w:val="00DB69DD"/>
    <w:rsid w:val="00DB70F4"/>
    <w:rsid w:val="00DC0EA9"/>
    <w:rsid w:val="00DC1DA5"/>
    <w:rsid w:val="00DC26F4"/>
    <w:rsid w:val="00DC2C0E"/>
    <w:rsid w:val="00DC365C"/>
    <w:rsid w:val="00DC3F40"/>
    <w:rsid w:val="00DC417C"/>
    <w:rsid w:val="00DC46F7"/>
    <w:rsid w:val="00DC4DF8"/>
    <w:rsid w:val="00DC6305"/>
    <w:rsid w:val="00DC7FEF"/>
    <w:rsid w:val="00DD1775"/>
    <w:rsid w:val="00DD2A75"/>
    <w:rsid w:val="00DD4ECD"/>
    <w:rsid w:val="00DD5425"/>
    <w:rsid w:val="00DD5C71"/>
    <w:rsid w:val="00DD6D47"/>
    <w:rsid w:val="00DD6E55"/>
    <w:rsid w:val="00DD7D18"/>
    <w:rsid w:val="00DE18E5"/>
    <w:rsid w:val="00DE1C69"/>
    <w:rsid w:val="00DE33B2"/>
    <w:rsid w:val="00DE429A"/>
    <w:rsid w:val="00DE4F59"/>
    <w:rsid w:val="00DE5314"/>
    <w:rsid w:val="00DE648D"/>
    <w:rsid w:val="00DE6893"/>
    <w:rsid w:val="00DF2137"/>
    <w:rsid w:val="00DF27D0"/>
    <w:rsid w:val="00DF389B"/>
    <w:rsid w:val="00DF4AFD"/>
    <w:rsid w:val="00DF50BF"/>
    <w:rsid w:val="00DF617A"/>
    <w:rsid w:val="00DF6473"/>
    <w:rsid w:val="00DF648C"/>
    <w:rsid w:val="00E00640"/>
    <w:rsid w:val="00E01E88"/>
    <w:rsid w:val="00E04140"/>
    <w:rsid w:val="00E045D6"/>
    <w:rsid w:val="00E065FD"/>
    <w:rsid w:val="00E07271"/>
    <w:rsid w:val="00E073AE"/>
    <w:rsid w:val="00E10845"/>
    <w:rsid w:val="00E11763"/>
    <w:rsid w:val="00E16580"/>
    <w:rsid w:val="00E16694"/>
    <w:rsid w:val="00E17288"/>
    <w:rsid w:val="00E17A9A"/>
    <w:rsid w:val="00E20027"/>
    <w:rsid w:val="00E20C86"/>
    <w:rsid w:val="00E22AE5"/>
    <w:rsid w:val="00E24496"/>
    <w:rsid w:val="00E26B3A"/>
    <w:rsid w:val="00E27C87"/>
    <w:rsid w:val="00E30DB6"/>
    <w:rsid w:val="00E31342"/>
    <w:rsid w:val="00E3149E"/>
    <w:rsid w:val="00E31A4A"/>
    <w:rsid w:val="00E31C15"/>
    <w:rsid w:val="00E32571"/>
    <w:rsid w:val="00E329F1"/>
    <w:rsid w:val="00E32DAE"/>
    <w:rsid w:val="00E33377"/>
    <w:rsid w:val="00E34B4F"/>
    <w:rsid w:val="00E35155"/>
    <w:rsid w:val="00E35216"/>
    <w:rsid w:val="00E3585B"/>
    <w:rsid w:val="00E3648B"/>
    <w:rsid w:val="00E4007C"/>
    <w:rsid w:val="00E400A1"/>
    <w:rsid w:val="00E41650"/>
    <w:rsid w:val="00E4386E"/>
    <w:rsid w:val="00E44397"/>
    <w:rsid w:val="00E45438"/>
    <w:rsid w:val="00E458A2"/>
    <w:rsid w:val="00E50270"/>
    <w:rsid w:val="00E51786"/>
    <w:rsid w:val="00E5204E"/>
    <w:rsid w:val="00E550E2"/>
    <w:rsid w:val="00E55D31"/>
    <w:rsid w:val="00E56968"/>
    <w:rsid w:val="00E56CD3"/>
    <w:rsid w:val="00E61A3B"/>
    <w:rsid w:val="00E61D8A"/>
    <w:rsid w:val="00E63C02"/>
    <w:rsid w:val="00E64773"/>
    <w:rsid w:val="00E64C81"/>
    <w:rsid w:val="00E652BA"/>
    <w:rsid w:val="00E657BA"/>
    <w:rsid w:val="00E664F4"/>
    <w:rsid w:val="00E66B6B"/>
    <w:rsid w:val="00E67603"/>
    <w:rsid w:val="00E70E99"/>
    <w:rsid w:val="00E71EA7"/>
    <w:rsid w:val="00E72E4D"/>
    <w:rsid w:val="00E72F24"/>
    <w:rsid w:val="00E731CF"/>
    <w:rsid w:val="00E7618C"/>
    <w:rsid w:val="00E8126B"/>
    <w:rsid w:val="00E81318"/>
    <w:rsid w:val="00E84BE9"/>
    <w:rsid w:val="00E91D92"/>
    <w:rsid w:val="00E93909"/>
    <w:rsid w:val="00E939FD"/>
    <w:rsid w:val="00E94ABD"/>
    <w:rsid w:val="00E95A93"/>
    <w:rsid w:val="00E9666A"/>
    <w:rsid w:val="00E97319"/>
    <w:rsid w:val="00EA16AC"/>
    <w:rsid w:val="00EA1DF1"/>
    <w:rsid w:val="00EA32B7"/>
    <w:rsid w:val="00EA3BDA"/>
    <w:rsid w:val="00EA3CCF"/>
    <w:rsid w:val="00EA3EEA"/>
    <w:rsid w:val="00EA4922"/>
    <w:rsid w:val="00EA5F36"/>
    <w:rsid w:val="00EB2187"/>
    <w:rsid w:val="00EB2D85"/>
    <w:rsid w:val="00EB2F48"/>
    <w:rsid w:val="00EB3819"/>
    <w:rsid w:val="00EB3AB2"/>
    <w:rsid w:val="00EB4398"/>
    <w:rsid w:val="00EB6016"/>
    <w:rsid w:val="00EC2F6E"/>
    <w:rsid w:val="00EC448C"/>
    <w:rsid w:val="00EC61F2"/>
    <w:rsid w:val="00EC6DC6"/>
    <w:rsid w:val="00EC6FA6"/>
    <w:rsid w:val="00ED0386"/>
    <w:rsid w:val="00ED1168"/>
    <w:rsid w:val="00ED18EA"/>
    <w:rsid w:val="00ED1E2E"/>
    <w:rsid w:val="00ED2542"/>
    <w:rsid w:val="00EE0D26"/>
    <w:rsid w:val="00EE1BCF"/>
    <w:rsid w:val="00EE30C1"/>
    <w:rsid w:val="00EE4C6E"/>
    <w:rsid w:val="00EE5BE7"/>
    <w:rsid w:val="00EE615E"/>
    <w:rsid w:val="00EE7EF7"/>
    <w:rsid w:val="00EF0092"/>
    <w:rsid w:val="00EF3D4B"/>
    <w:rsid w:val="00EF41B7"/>
    <w:rsid w:val="00EF6304"/>
    <w:rsid w:val="00EF63A2"/>
    <w:rsid w:val="00EF78D8"/>
    <w:rsid w:val="00EF7DA1"/>
    <w:rsid w:val="00EF7F7F"/>
    <w:rsid w:val="00F02BEB"/>
    <w:rsid w:val="00F06B79"/>
    <w:rsid w:val="00F12205"/>
    <w:rsid w:val="00F12407"/>
    <w:rsid w:val="00F139B3"/>
    <w:rsid w:val="00F14797"/>
    <w:rsid w:val="00F155E5"/>
    <w:rsid w:val="00F212C1"/>
    <w:rsid w:val="00F22CE5"/>
    <w:rsid w:val="00F235A5"/>
    <w:rsid w:val="00F23EEB"/>
    <w:rsid w:val="00F25E32"/>
    <w:rsid w:val="00F26A88"/>
    <w:rsid w:val="00F27518"/>
    <w:rsid w:val="00F27665"/>
    <w:rsid w:val="00F316E1"/>
    <w:rsid w:val="00F31B2B"/>
    <w:rsid w:val="00F330D0"/>
    <w:rsid w:val="00F33BA1"/>
    <w:rsid w:val="00F34209"/>
    <w:rsid w:val="00F34827"/>
    <w:rsid w:val="00F3489F"/>
    <w:rsid w:val="00F34A31"/>
    <w:rsid w:val="00F351E3"/>
    <w:rsid w:val="00F359CD"/>
    <w:rsid w:val="00F40CFC"/>
    <w:rsid w:val="00F40EC8"/>
    <w:rsid w:val="00F42A91"/>
    <w:rsid w:val="00F510D0"/>
    <w:rsid w:val="00F5189E"/>
    <w:rsid w:val="00F52EB1"/>
    <w:rsid w:val="00F5317F"/>
    <w:rsid w:val="00F57C61"/>
    <w:rsid w:val="00F61205"/>
    <w:rsid w:val="00F61C73"/>
    <w:rsid w:val="00F62212"/>
    <w:rsid w:val="00F6393B"/>
    <w:rsid w:val="00F63B7F"/>
    <w:rsid w:val="00F64355"/>
    <w:rsid w:val="00F64B35"/>
    <w:rsid w:val="00F66E94"/>
    <w:rsid w:val="00F7074A"/>
    <w:rsid w:val="00F71298"/>
    <w:rsid w:val="00F71B6F"/>
    <w:rsid w:val="00F71BD0"/>
    <w:rsid w:val="00F728E5"/>
    <w:rsid w:val="00F7313E"/>
    <w:rsid w:val="00F751CB"/>
    <w:rsid w:val="00F75FDA"/>
    <w:rsid w:val="00F760D8"/>
    <w:rsid w:val="00F77235"/>
    <w:rsid w:val="00F77268"/>
    <w:rsid w:val="00F80935"/>
    <w:rsid w:val="00F81C06"/>
    <w:rsid w:val="00F825EA"/>
    <w:rsid w:val="00F82F53"/>
    <w:rsid w:val="00F8639C"/>
    <w:rsid w:val="00F8651E"/>
    <w:rsid w:val="00F86527"/>
    <w:rsid w:val="00F86643"/>
    <w:rsid w:val="00F87598"/>
    <w:rsid w:val="00F90863"/>
    <w:rsid w:val="00F90FD0"/>
    <w:rsid w:val="00F91BCF"/>
    <w:rsid w:val="00F91D1A"/>
    <w:rsid w:val="00F921DC"/>
    <w:rsid w:val="00F92541"/>
    <w:rsid w:val="00F94810"/>
    <w:rsid w:val="00F94A75"/>
    <w:rsid w:val="00F94F48"/>
    <w:rsid w:val="00F95588"/>
    <w:rsid w:val="00F97C6D"/>
    <w:rsid w:val="00FA0A1E"/>
    <w:rsid w:val="00FA1B19"/>
    <w:rsid w:val="00FA4DE0"/>
    <w:rsid w:val="00FA4FF4"/>
    <w:rsid w:val="00FA73C1"/>
    <w:rsid w:val="00FB16E2"/>
    <w:rsid w:val="00FB1EC9"/>
    <w:rsid w:val="00FB23C7"/>
    <w:rsid w:val="00FB26F8"/>
    <w:rsid w:val="00FB3309"/>
    <w:rsid w:val="00FB335F"/>
    <w:rsid w:val="00FB3E8A"/>
    <w:rsid w:val="00FB4598"/>
    <w:rsid w:val="00FB6744"/>
    <w:rsid w:val="00FB7C74"/>
    <w:rsid w:val="00FC04F8"/>
    <w:rsid w:val="00FC26B7"/>
    <w:rsid w:val="00FC404D"/>
    <w:rsid w:val="00FC4A60"/>
    <w:rsid w:val="00FC4BA4"/>
    <w:rsid w:val="00FC52B8"/>
    <w:rsid w:val="00FC5404"/>
    <w:rsid w:val="00FC604A"/>
    <w:rsid w:val="00FC68E6"/>
    <w:rsid w:val="00FC6AB7"/>
    <w:rsid w:val="00FC6C9A"/>
    <w:rsid w:val="00FC71B9"/>
    <w:rsid w:val="00FD16CE"/>
    <w:rsid w:val="00FD1B77"/>
    <w:rsid w:val="00FD1CCB"/>
    <w:rsid w:val="00FD1FA9"/>
    <w:rsid w:val="00FD4E86"/>
    <w:rsid w:val="00FD5140"/>
    <w:rsid w:val="00FD5CBC"/>
    <w:rsid w:val="00FD76B2"/>
    <w:rsid w:val="00FE1504"/>
    <w:rsid w:val="00FE1CAB"/>
    <w:rsid w:val="00FE4E68"/>
    <w:rsid w:val="00FE4FC7"/>
    <w:rsid w:val="00FE5355"/>
    <w:rsid w:val="00FE70E0"/>
    <w:rsid w:val="00FF1667"/>
    <w:rsid w:val="00FF4398"/>
    <w:rsid w:val="00FF4901"/>
    <w:rsid w:val="00FF4A19"/>
    <w:rsid w:val="00FF4AD1"/>
    <w:rsid w:val="00FF4F9A"/>
    <w:rsid w:val="00FF5D35"/>
    <w:rsid w:val="00FF5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AE68EB"/>
  <w15:docId w15:val="{4C5E0AA8-0D1C-4931-A930-9ED9D866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09D"/>
    <w:rPr>
      <w:rFonts w:asciiTheme="minorHAnsi" w:hAnsiTheme="minorHAnsi"/>
      <w:snapToGrid w:val="0"/>
      <w:sz w:val="22"/>
    </w:rPr>
  </w:style>
  <w:style w:type="paragraph" w:styleId="Heading1">
    <w:name w:val="heading 1"/>
    <w:basedOn w:val="Normal"/>
    <w:next w:val="BodyText"/>
    <w:link w:val="Heading1Char"/>
    <w:uiPriority w:val="9"/>
    <w:qFormat/>
    <w:rsid w:val="000F3CA3"/>
    <w:pPr>
      <w:keepNext/>
      <w:spacing w:before="1080" w:after="720"/>
      <w:outlineLvl w:val="0"/>
    </w:pPr>
    <w:rPr>
      <w:rFonts w:ascii="Arial" w:hAnsi="Arial" w:cs="Arial"/>
      <w:b/>
      <w:bCs/>
      <w:sz w:val="48"/>
    </w:rPr>
  </w:style>
  <w:style w:type="paragraph" w:styleId="Heading2">
    <w:name w:val="heading 2"/>
    <w:basedOn w:val="Normal"/>
    <w:next w:val="BodyText"/>
    <w:link w:val="Heading2Char"/>
    <w:uiPriority w:val="9"/>
    <w:qFormat/>
    <w:rsid w:val="000F3CA3"/>
    <w:pPr>
      <w:keepNext/>
      <w:tabs>
        <w:tab w:val="right" w:pos="8640"/>
      </w:tabs>
      <w:spacing w:before="240" w:after="480"/>
      <w:jc w:val="both"/>
      <w:outlineLvl w:val="1"/>
    </w:pPr>
    <w:rPr>
      <w:rFonts w:ascii="Arial" w:hAnsi="Arial" w:cs="Arial"/>
      <w:b/>
      <w:bCs/>
      <w:sz w:val="40"/>
    </w:rPr>
  </w:style>
  <w:style w:type="paragraph" w:styleId="Heading3">
    <w:name w:val="heading 3"/>
    <w:basedOn w:val="Normal"/>
    <w:next w:val="BodyText"/>
    <w:link w:val="Heading3Char"/>
    <w:uiPriority w:val="9"/>
    <w:qFormat/>
    <w:rsid w:val="000F3CA3"/>
    <w:pPr>
      <w:keepNext/>
      <w:spacing w:before="20" w:after="240"/>
      <w:outlineLvl w:val="2"/>
    </w:pPr>
    <w:rPr>
      <w:rFonts w:ascii="Arial" w:hAnsi="Arial" w:cs="Arial"/>
      <w:b/>
      <w:bCs/>
      <w:sz w:val="32"/>
      <w:szCs w:val="26"/>
    </w:rPr>
  </w:style>
  <w:style w:type="paragraph" w:styleId="Heading4">
    <w:name w:val="heading 4"/>
    <w:basedOn w:val="Normal"/>
    <w:next w:val="BodyText"/>
    <w:link w:val="Heading4Char"/>
    <w:uiPriority w:val="9"/>
    <w:qFormat/>
    <w:rsid w:val="000F3CA3"/>
    <w:pPr>
      <w:keepNext/>
      <w:spacing w:before="20" w:after="240"/>
      <w:outlineLvl w:val="3"/>
    </w:pPr>
    <w:rPr>
      <w:rFonts w:ascii="Arial" w:hAnsi="Arial"/>
      <w:b/>
      <w:bCs/>
      <w:szCs w:val="28"/>
    </w:rPr>
  </w:style>
  <w:style w:type="paragraph" w:styleId="Heading5">
    <w:name w:val="heading 5"/>
    <w:basedOn w:val="Normal"/>
    <w:next w:val="BodyText"/>
    <w:link w:val="Heading5Char"/>
    <w:uiPriority w:val="9"/>
    <w:qFormat/>
    <w:rsid w:val="000F3CA3"/>
    <w:pPr>
      <w:keepNext/>
      <w:spacing w:after="240"/>
      <w:outlineLvl w:val="4"/>
    </w:pPr>
    <w:rPr>
      <w:b/>
      <w:bCs/>
      <w:iCs/>
      <w:szCs w:val="26"/>
    </w:rPr>
  </w:style>
  <w:style w:type="paragraph" w:styleId="Heading6">
    <w:name w:val="heading 6"/>
    <w:basedOn w:val="Normal"/>
    <w:next w:val="Normal"/>
    <w:link w:val="Heading6Char"/>
    <w:uiPriority w:val="9"/>
    <w:qFormat/>
    <w:rsid w:val="000F3CA3"/>
    <w:pPr>
      <w:numPr>
        <w:numId w:val="13"/>
      </w:numPr>
      <w:outlineLvl w:val="5"/>
    </w:pPr>
    <w:rPr>
      <w:bCs/>
      <w:szCs w:val="22"/>
    </w:rPr>
  </w:style>
  <w:style w:type="paragraph" w:styleId="Heading7">
    <w:name w:val="heading 7"/>
    <w:basedOn w:val="Normal"/>
    <w:next w:val="Normal"/>
    <w:link w:val="Heading7Char"/>
    <w:uiPriority w:val="9"/>
    <w:qFormat/>
    <w:rsid w:val="000F3CA3"/>
    <w:pPr>
      <w:numPr>
        <w:numId w:val="12"/>
      </w:numPr>
      <w:outlineLvl w:val="6"/>
    </w:pPr>
    <w:rPr>
      <w:szCs w:val="24"/>
    </w:rPr>
  </w:style>
  <w:style w:type="paragraph" w:styleId="Heading8">
    <w:name w:val="heading 8"/>
    <w:basedOn w:val="Normal"/>
    <w:next w:val="Normal"/>
    <w:link w:val="Heading8Char"/>
    <w:uiPriority w:val="9"/>
    <w:qFormat/>
    <w:rsid w:val="000F3CA3"/>
    <w:pPr>
      <w:numPr>
        <w:numId w:val="11"/>
      </w:numPr>
      <w:outlineLvl w:val="7"/>
    </w:pPr>
    <w:rPr>
      <w:iCs/>
      <w:szCs w:val="24"/>
    </w:rPr>
  </w:style>
  <w:style w:type="paragraph" w:styleId="Heading9">
    <w:name w:val="heading 9"/>
    <w:basedOn w:val="Normal"/>
    <w:next w:val="Normal"/>
    <w:link w:val="Heading9Char"/>
    <w:uiPriority w:val="9"/>
    <w:qFormat/>
    <w:rsid w:val="000F3CA3"/>
    <w:pPr>
      <w:spacing w:after="60"/>
      <w:jc w:val="center"/>
      <w:outlineLvl w:val="8"/>
    </w:pPr>
    <w:rPr>
      <w:rFonts w:ascii="Arial" w:hAnsi="Arial"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CA3"/>
    <w:p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220"/>
      <w:jc w:val="both"/>
    </w:pPr>
    <w:rPr>
      <w:color w:val="000000"/>
    </w:rPr>
  </w:style>
  <w:style w:type="character" w:customStyle="1" w:styleId="BodyTextChar">
    <w:name w:val="Body Text Char"/>
    <w:basedOn w:val="DefaultParagraphFont"/>
    <w:link w:val="BodyText"/>
    <w:rsid w:val="00C87B10"/>
    <w:rPr>
      <w:rFonts w:asciiTheme="minorHAnsi" w:hAnsiTheme="minorHAnsi"/>
      <w:snapToGrid w:val="0"/>
      <w:color w:val="000000"/>
      <w:sz w:val="22"/>
    </w:rPr>
  </w:style>
  <w:style w:type="character" w:customStyle="1" w:styleId="Heading1Char">
    <w:name w:val="Heading 1 Char"/>
    <w:basedOn w:val="DefaultParagraphFont"/>
    <w:link w:val="Heading1"/>
    <w:uiPriority w:val="9"/>
    <w:rsid w:val="00C87B10"/>
    <w:rPr>
      <w:rFonts w:ascii="Arial" w:hAnsi="Arial" w:cs="Arial"/>
      <w:b/>
      <w:bCs/>
      <w:snapToGrid w:val="0"/>
      <w:sz w:val="48"/>
    </w:rPr>
  </w:style>
  <w:style w:type="character" w:customStyle="1" w:styleId="Heading2Char">
    <w:name w:val="Heading 2 Char"/>
    <w:basedOn w:val="DefaultParagraphFont"/>
    <w:link w:val="Heading2"/>
    <w:uiPriority w:val="9"/>
    <w:rsid w:val="00C87B10"/>
    <w:rPr>
      <w:rFonts w:ascii="Arial" w:hAnsi="Arial" w:cs="Arial"/>
      <w:b/>
      <w:bCs/>
      <w:snapToGrid w:val="0"/>
      <w:sz w:val="40"/>
    </w:rPr>
  </w:style>
  <w:style w:type="character" w:customStyle="1" w:styleId="Heading3Char">
    <w:name w:val="Heading 3 Char"/>
    <w:basedOn w:val="DefaultParagraphFont"/>
    <w:link w:val="Heading3"/>
    <w:uiPriority w:val="9"/>
    <w:rsid w:val="00C87B10"/>
    <w:rPr>
      <w:rFonts w:ascii="Arial" w:hAnsi="Arial" w:cs="Arial"/>
      <w:b/>
      <w:bCs/>
      <w:snapToGrid w:val="0"/>
      <w:sz w:val="32"/>
      <w:szCs w:val="26"/>
    </w:rPr>
  </w:style>
  <w:style w:type="character" w:customStyle="1" w:styleId="Heading4Char">
    <w:name w:val="Heading 4 Char"/>
    <w:basedOn w:val="DefaultParagraphFont"/>
    <w:link w:val="Heading4"/>
    <w:uiPriority w:val="9"/>
    <w:rsid w:val="00C87B10"/>
    <w:rPr>
      <w:rFonts w:ascii="Arial" w:hAnsi="Arial"/>
      <w:b/>
      <w:bCs/>
      <w:snapToGrid w:val="0"/>
      <w:sz w:val="22"/>
      <w:szCs w:val="28"/>
    </w:rPr>
  </w:style>
  <w:style w:type="character" w:customStyle="1" w:styleId="Heading5Char">
    <w:name w:val="Heading 5 Char"/>
    <w:basedOn w:val="DefaultParagraphFont"/>
    <w:link w:val="Heading5"/>
    <w:uiPriority w:val="9"/>
    <w:rsid w:val="00C87B10"/>
    <w:rPr>
      <w:rFonts w:asciiTheme="minorHAnsi" w:hAnsiTheme="minorHAnsi"/>
      <w:b/>
      <w:bCs/>
      <w:iCs/>
      <w:snapToGrid w:val="0"/>
      <w:sz w:val="22"/>
      <w:szCs w:val="26"/>
    </w:rPr>
  </w:style>
  <w:style w:type="character" w:customStyle="1" w:styleId="Heading6Char">
    <w:name w:val="Heading 6 Char"/>
    <w:basedOn w:val="DefaultParagraphFont"/>
    <w:link w:val="Heading6"/>
    <w:uiPriority w:val="9"/>
    <w:rsid w:val="00C87B10"/>
    <w:rPr>
      <w:rFonts w:asciiTheme="minorHAnsi" w:hAnsiTheme="minorHAnsi"/>
      <w:bCs/>
      <w:snapToGrid w:val="0"/>
      <w:sz w:val="22"/>
      <w:szCs w:val="22"/>
    </w:rPr>
  </w:style>
  <w:style w:type="character" w:customStyle="1" w:styleId="Heading7Char">
    <w:name w:val="Heading 7 Char"/>
    <w:basedOn w:val="DefaultParagraphFont"/>
    <w:link w:val="Heading7"/>
    <w:uiPriority w:val="9"/>
    <w:rsid w:val="00C87B10"/>
    <w:rPr>
      <w:rFonts w:asciiTheme="minorHAnsi" w:hAnsiTheme="minorHAnsi"/>
      <w:snapToGrid w:val="0"/>
      <w:sz w:val="22"/>
      <w:szCs w:val="24"/>
    </w:rPr>
  </w:style>
  <w:style w:type="character" w:customStyle="1" w:styleId="Heading8Char">
    <w:name w:val="Heading 8 Char"/>
    <w:basedOn w:val="DefaultParagraphFont"/>
    <w:link w:val="Heading8"/>
    <w:uiPriority w:val="9"/>
    <w:rsid w:val="00C87B10"/>
    <w:rPr>
      <w:rFonts w:asciiTheme="minorHAnsi" w:hAnsiTheme="minorHAnsi"/>
      <w:iCs/>
      <w:snapToGrid w:val="0"/>
      <w:sz w:val="22"/>
      <w:szCs w:val="24"/>
    </w:rPr>
  </w:style>
  <w:style w:type="character" w:customStyle="1" w:styleId="Heading9Char">
    <w:name w:val="Heading 9 Char"/>
    <w:basedOn w:val="DefaultParagraphFont"/>
    <w:link w:val="Heading9"/>
    <w:uiPriority w:val="9"/>
    <w:rsid w:val="00C87B10"/>
    <w:rPr>
      <w:rFonts w:ascii="Arial" w:hAnsi="Arial" w:cs="Arial"/>
      <w:b/>
      <w:snapToGrid w:val="0"/>
      <w:sz w:val="32"/>
      <w:szCs w:val="22"/>
    </w:rPr>
  </w:style>
  <w:style w:type="paragraph" w:styleId="TOC1">
    <w:name w:val="toc 1"/>
    <w:basedOn w:val="Normal"/>
    <w:next w:val="BodyText"/>
    <w:uiPriority w:val="39"/>
    <w:rsid w:val="000F3CA3"/>
    <w:pPr>
      <w:keepNext/>
      <w:tabs>
        <w:tab w:val="right" w:leader="dot" w:pos="8640"/>
      </w:tabs>
      <w:ind w:left="144" w:right="1008" w:hanging="144"/>
    </w:pPr>
    <w:rPr>
      <w:noProof/>
      <w:color w:val="0000FF"/>
      <w:szCs w:val="48"/>
    </w:rPr>
  </w:style>
  <w:style w:type="character" w:customStyle="1" w:styleId="Hypertext">
    <w:name w:val="Hypertext"/>
    <w:rsid w:val="000F3CA3"/>
    <w:rPr>
      <w:color w:val="0000FF"/>
      <w:u w:val="single"/>
    </w:rPr>
  </w:style>
  <w:style w:type="paragraph" w:styleId="List">
    <w:name w:val="List"/>
    <w:basedOn w:val="Normal"/>
    <w:rsid w:val="000F3CA3"/>
    <w:pPr>
      <w:ind w:left="392" w:hanging="392"/>
    </w:pPr>
  </w:style>
  <w:style w:type="character" w:customStyle="1" w:styleId="Emphasize">
    <w:name w:val="Emphasize"/>
    <w:rsid w:val="000F3CA3"/>
    <w:rPr>
      <w:rFonts w:ascii="Times New Roman" w:hAnsi="Times New Roman"/>
      <w:b/>
      <w:i/>
    </w:rPr>
  </w:style>
  <w:style w:type="paragraph" w:styleId="Caption">
    <w:name w:val="caption"/>
    <w:basedOn w:val="Normal"/>
    <w:next w:val="Normal"/>
    <w:link w:val="CaptionChar"/>
    <w:uiPriority w:val="35"/>
    <w:qFormat/>
    <w:rsid w:val="00C756F9"/>
    <w:pPr>
      <w:spacing w:after="220"/>
      <w:jc w:val="center"/>
      <w:pPrChange w:id="0" w:author="Honnalore Steissberg" w:date="2021-09-14T11:38:00Z">
        <w:pPr>
          <w:jc w:val="center"/>
        </w:pPr>
      </w:pPrChange>
    </w:pPr>
    <w:rPr>
      <w:b/>
      <w:snapToGrid/>
      <w:rPrChange w:id="0" w:author="Honnalore Steissberg" w:date="2021-09-14T11:38:00Z">
        <w:rPr>
          <w:rFonts w:asciiTheme="minorHAnsi" w:hAnsiTheme="minorHAnsi"/>
          <w:b/>
          <w:sz w:val="22"/>
          <w:lang w:val="en-US" w:eastAsia="en-US" w:bidi="ar-SA"/>
        </w:rPr>
      </w:rPrChange>
    </w:rPr>
  </w:style>
  <w:style w:type="character" w:customStyle="1" w:styleId="CaptionChar">
    <w:name w:val="Caption Char"/>
    <w:basedOn w:val="DefaultParagraphFont"/>
    <w:link w:val="Caption"/>
    <w:uiPriority w:val="35"/>
    <w:rsid w:val="00C756F9"/>
    <w:rPr>
      <w:rFonts w:asciiTheme="minorHAnsi" w:hAnsiTheme="minorHAnsi"/>
      <w:b/>
      <w:sz w:val="22"/>
    </w:rPr>
  </w:style>
  <w:style w:type="paragraph" w:customStyle="1" w:styleId="Numberedlist">
    <w:name w:val="Numbered list"/>
    <w:basedOn w:val="Normal"/>
    <w:rsid w:val="000F3CA3"/>
    <w:pPr>
      <w:tabs>
        <w:tab w:val="left" w:pos="-1440"/>
        <w:tab w:val="left" w:pos="-917"/>
        <w:tab w:val="left" w:pos="-394"/>
        <w:tab w:val="left" w:pos="270"/>
        <w:tab w:val="left" w:pos="720"/>
        <w:tab w:val="left" w:pos="900"/>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ind w:left="720" w:right="576" w:hanging="360"/>
      <w:jc w:val="both"/>
    </w:pPr>
    <w:rPr>
      <w:color w:val="000000"/>
    </w:rPr>
  </w:style>
  <w:style w:type="paragraph" w:customStyle="1" w:styleId="Tablecaption">
    <w:name w:val="Table caption"/>
    <w:basedOn w:val="Caption"/>
    <w:rsid w:val="000F3CA3"/>
    <w:pPr>
      <w:keepNext/>
      <w:keepLines/>
      <w:tabs>
        <w:tab w:val="center" w:pos="4680"/>
        <w:tab w:val="center" w:pos="5040"/>
        <w:tab w:val="left" w:pos="5361"/>
        <w:tab w:val="left" w:pos="5884"/>
        <w:tab w:val="left" w:pos="6408"/>
        <w:tab w:val="left" w:pos="6931"/>
        <w:tab w:val="left" w:pos="7454"/>
      </w:tabs>
      <w:spacing w:after="60"/>
    </w:pPr>
    <w:rPr>
      <w:rFonts w:ascii="Arial" w:hAnsi="Arial"/>
      <w:color w:val="000000"/>
    </w:rPr>
  </w:style>
  <w:style w:type="paragraph" w:customStyle="1" w:styleId="Figurecaption">
    <w:name w:val="Figure caption"/>
    <w:basedOn w:val="Caption"/>
    <w:next w:val="BodyText"/>
    <w:rsid w:val="000F3CA3"/>
    <w:pPr>
      <w:spacing w:before="60" w:after="240"/>
    </w:pPr>
  </w:style>
  <w:style w:type="paragraph" w:customStyle="1" w:styleId="Graph">
    <w:name w:val="Graph"/>
    <w:basedOn w:val="Normal"/>
    <w:rsid w:val="000F3CA3"/>
    <w:pPr>
      <w:keepNext/>
      <w:tabs>
        <w:tab w:val="left" w:pos="-1152"/>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center" w:pos="5220"/>
        <w:tab w:val="left" w:pos="5884"/>
        <w:tab w:val="left" w:pos="6408"/>
        <w:tab w:val="left" w:pos="6931"/>
        <w:tab w:val="left" w:pos="7454"/>
      </w:tabs>
      <w:spacing w:after="60"/>
      <w:jc w:val="center"/>
    </w:pPr>
    <w:rPr>
      <w:color w:val="000000"/>
    </w:rPr>
  </w:style>
  <w:style w:type="paragraph" w:customStyle="1" w:styleId="equation">
    <w:name w:val="equation"/>
    <w:rsid w:val="000F3CA3"/>
    <w:pPr>
      <w:tabs>
        <w:tab w:val="center" w:pos="4320"/>
        <w:tab w:val="right" w:pos="8640"/>
      </w:tabs>
      <w:spacing w:after="240"/>
      <w:jc w:val="center"/>
    </w:pPr>
    <w:rPr>
      <w:sz w:val="22"/>
    </w:rPr>
  </w:style>
  <w:style w:type="paragraph" w:styleId="TOC2">
    <w:name w:val="toc 2"/>
    <w:basedOn w:val="Normal"/>
    <w:next w:val="Normal"/>
    <w:autoRedefine/>
    <w:uiPriority w:val="39"/>
    <w:rsid w:val="000F3CA3"/>
    <w:pPr>
      <w:keepNext/>
      <w:tabs>
        <w:tab w:val="right" w:leader="dot" w:pos="8640"/>
      </w:tabs>
      <w:ind w:left="360" w:right="576" w:hanging="144"/>
    </w:pPr>
    <w:rPr>
      <w:noProof/>
      <w:color w:val="0000FF"/>
      <w:szCs w:val="40"/>
    </w:rPr>
  </w:style>
  <w:style w:type="paragraph" w:styleId="TOC3">
    <w:name w:val="toc 3"/>
    <w:basedOn w:val="Normal"/>
    <w:next w:val="Normal"/>
    <w:autoRedefine/>
    <w:uiPriority w:val="39"/>
    <w:rsid w:val="000F3CA3"/>
    <w:pPr>
      <w:keepNext/>
      <w:tabs>
        <w:tab w:val="right" w:leader="dot" w:pos="8640"/>
      </w:tabs>
      <w:ind w:left="576" w:right="576" w:hanging="144"/>
    </w:pPr>
    <w:rPr>
      <w:noProof/>
      <w:color w:val="0000FF"/>
      <w:szCs w:val="32"/>
    </w:rPr>
  </w:style>
  <w:style w:type="paragraph" w:styleId="Header">
    <w:name w:val="header"/>
    <w:basedOn w:val="Normal"/>
    <w:link w:val="HeaderChar"/>
    <w:rsid w:val="000F3CA3"/>
    <w:pPr>
      <w:tabs>
        <w:tab w:val="right" w:pos="8640"/>
      </w:tabs>
    </w:pPr>
    <w:rPr>
      <w:rFonts w:ascii="Arial" w:hAnsi="Arial"/>
      <w:b/>
      <w:sz w:val="24"/>
    </w:rPr>
  </w:style>
  <w:style w:type="character" w:customStyle="1" w:styleId="HeaderChar">
    <w:name w:val="Header Char"/>
    <w:basedOn w:val="DefaultParagraphFont"/>
    <w:link w:val="Header"/>
    <w:rsid w:val="00C87B10"/>
    <w:rPr>
      <w:rFonts w:ascii="Arial" w:hAnsi="Arial"/>
      <w:b/>
      <w:snapToGrid w:val="0"/>
      <w:sz w:val="24"/>
    </w:rPr>
  </w:style>
  <w:style w:type="paragraph" w:styleId="Footer">
    <w:name w:val="footer"/>
    <w:basedOn w:val="Normal"/>
    <w:link w:val="FooterChar"/>
    <w:rsid w:val="000F3CA3"/>
    <w:pPr>
      <w:tabs>
        <w:tab w:val="right" w:pos="8640"/>
      </w:tabs>
    </w:pPr>
  </w:style>
  <w:style w:type="character" w:customStyle="1" w:styleId="FooterChar">
    <w:name w:val="Footer Char"/>
    <w:basedOn w:val="DefaultParagraphFont"/>
    <w:link w:val="Footer"/>
    <w:rsid w:val="00455C22"/>
    <w:rPr>
      <w:snapToGrid w:val="0"/>
      <w:sz w:val="22"/>
    </w:rPr>
  </w:style>
  <w:style w:type="character" w:styleId="PageNumber">
    <w:name w:val="page number"/>
    <w:basedOn w:val="DefaultParagraphFont"/>
    <w:rsid w:val="000F3CA3"/>
  </w:style>
  <w:style w:type="character" w:styleId="CommentReference">
    <w:name w:val="annotation reference"/>
    <w:basedOn w:val="DefaultParagraphFont"/>
    <w:uiPriority w:val="99"/>
    <w:semiHidden/>
    <w:rsid w:val="000F3CA3"/>
    <w:rPr>
      <w:sz w:val="16"/>
      <w:szCs w:val="16"/>
    </w:rPr>
  </w:style>
  <w:style w:type="paragraph" w:styleId="CommentText">
    <w:name w:val="annotation text"/>
    <w:basedOn w:val="Normal"/>
    <w:link w:val="CommentTextChar"/>
    <w:semiHidden/>
    <w:rsid w:val="000F3CA3"/>
    <w:rPr>
      <w:sz w:val="20"/>
    </w:rPr>
  </w:style>
  <w:style w:type="character" w:customStyle="1" w:styleId="CommentTextChar">
    <w:name w:val="Comment Text Char"/>
    <w:basedOn w:val="DefaultParagraphFont"/>
    <w:link w:val="CommentText"/>
    <w:semiHidden/>
    <w:rsid w:val="00C87B10"/>
    <w:rPr>
      <w:rFonts w:asciiTheme="minorHAnsi" w:hAnsiTheme="minorHAnsi"/>
      <w:snapToGrid w:val="0"/>
    </w:rPr>
  </w:style>
  <w:style w:type="paragraph" w:styleId="TOC4">
    <w:name w:val="toc 4"/>
    <w:basedOn w:val="TOC3"/>
    <w:next w:val="BodyText"/>
    <w:uiPriority w:val="39"/>
    <w:rsid w:val="000F3CA3"/>
    <w:pPr>
      <w:ind w:left="792"/>
      <w:outlineLvl w:val="3"/>
    </w:pPr>
  </w:style>
  <w:style w:type="paragraph" w:styleId="TOC5">
    <w:name w:val="toc 5"/>
    <w:basedOn w:val="TOC4"/>
    <w:next w:val="BodyText"/>
    <w:uiPriority w:val="39"/>
    <w:rsid w:val="000F3CA3"/>
    <w:pPr>
      <w:ind w:left="1008"/>
      <w:outlineLvl w:val="4"/>
    </w:pPr>
  </w:style>
  <w:style w:type="character" w:styleId="Hyperlink">
    <w:name w:val="Hyperlink"/>
    <w:basedOn w:val="DefaultParagraphFont"/>
    <w:uiPriority w:val="99"/>
    <w:rsid w:val="000F3CA3"/>
    <w:rPr>
      <w:rFonts w:ascii="Arial" w:hAnsi="Arial"/>
      <w:b/>
      <w:color w:val="0000FF"/>
      <w:sz w:val="20"/>
      <w:u w:val="single"/>
    </w:rPr>
  </w:style>
  <w:style w:type="paragraph" w:styleId="TableofFigures">
    <w:name w:val="table of figures"/>
    <w:basedOn w:val="Normal"/>
    <w:next w:val="Normal"/>
    <w:uiPriority w:val="99"/>
    <w:rsid w:val="000F3CA3"/>
    <w:pPr>
      <w:ind w:left="440" w:hanging="440"/>
    </w:pPr>
    <w:rPr>
      <w:color w:val="0000FF"/>
    </w:rPr>
  </w:style>
  <w:style w:type="paragraph" w:customStyle="1" w:styleId="Citation">
    <w:name w:val="Citation"/>
    <w:basedOn w:val="Normal"/>
    <w:rsid w:val="000F3CA3"/>
    <w:pPr>
      <w:keepLines/>
      <w:tabs>
        <w:tab w:val="left" w:pos="-1440"/>
        <w:tab w:val="left" w:pos="-720"/>
        <w:tab w:val="left" w:pos="0"/>
        <w:tab w:val="left" w:pos="261"/>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59" w:hanging="259"/>
      <w:jc w:val="both"/>
    </w:pPr>
    <w:rPr>
      <w:snapToGrid/>
    </w:rPr>
  </w:style>
  <w:style w:type="character" w:customStyle="1" w:styleId="EquationCaption">
    <w:name w:val="_Equation Caption"/>
    <w:rsid w:val="000F3CA3"/>
    <w:rPr>
      <w:rFonts w:ascii="Times New Roman" w:hAnsi="Times New Roman"/>
      <w:b/>
      <w:sz w:val="22"/>
    </w:rPr>
  </w:style>
  <w:style w:type="paragraph" w:customStyle="1" w:styleId="variabledefinitionChar">
    <w:name w:val="variable definition Char"/>
    <w:basedOn w:val="Normal"/>
    <w:rsid w:val="000F3CA3"/>
    <w:pPr>
      <w:keepLines/>
      <w:tabs>
        <w:tab w:val="right" w:pos="630"/>
        <w:tab w:val="left" w:pos="720"/>
        <w:tab w:val="left" w:pos="900"/>
        <w:tab w:val="right" w:pos="7920"/>
      </w:tabs>
      <w:ind w:left="907" w:hanging="907"/>
      <w:jc w:val="both"/>
    </w:pPr>
    <w:rPr>
      <w:snapToGrid/>
    </w:rPr>
  </w:style>
  <w:style w:type="paragraph" w:customStyle="1" w:styleId="tablebody">
    <w:name w:val="table body"/>
    <w:basedOn w:val="Normal"/>
    <w:rsid w:val="000F3CA3"/>
    <w:pPr>
      <w:tabs>
        <w:tab w:val="right" w:pos="7920"/>
      </w:tabs>
    </w:pPr>
    <w:rPr>
      <w:rFonts w:ascii="Arial" w:hAnsi="Arial"/>
      <w:snapToGrid/>
      <w:sz w:val="16"/>
    </w:rPr>
  </w:style>
  <w:style w:type="character" w:customStyle="1" w:styleId="Inlineequation">
    <w:name w:val="Inline equation"/>
    <w:basedOn w:val="DefaultParagraphFont"/>
    <w:rsid w:val="000F3CA3"/>
    <w:rPr>
      <w:rFonts w:ascii="Times New Roman" w:hAnsi="Times New Roman"/>
      <w:position w:val="-6"/>
      <w:sz w:val="22"/>
      <w:bdr w:val="none" w:sz="0" w:space="0" w:color="auto"/>
    </w:rPr>
  </w:style>
  <w:style w:type="paragraph" w:customStyle="1" w:styleId="Tablevariabledefinition">
    <w:name w:val="Table variable definition"/>
    <w:basedOn w:val="tablebody"/>
    <w:rsid w:val="000F3CA3"/>
    <w:pPr>
      <w:tabs>
        <w:tab w:val="right" w:pos="342"/>
        <w:tab w:val="left" w:pos="432"/>
        <w:tab w:val="left" w:pos="612"/>
      </w:tabs>
      <w:ind w:left="612" w:hanging="612"/>
    </w:pPr>
  </w:style>
  <w:style w:type="character" w:customStyle="1" w:styleId="Subscript">
    <w:name w:val="Subscript"/>
    <w:basedOn w:val="DefaultParagraphFont"/>
    <w:rsid w:val="000F3CA3"/>
    <w:rPr>
      <w:rFonts w:ascii="Times New Roman" w:hAnsi="Times New Roman"/>
      <w:dstrike w:val="0"/>
      <w:sz w:val="22"/>
      <w:vertAlign w:val="subscript"/>
    </w:rPr>
  </w:style>
  <w:style w:type="character" w:customStyle="1" w:styleId="Superscript">
    <w:name w:val="Superscript"/>
    <w:basedOn w:val="Subscript"/>
    <w:rsid w:val="000F3CA3"/>
    <w:rPr>
      <w:rFonts w:ascii="Times New Roman" w:hAnsi="Times New Roman"/>
      <w:dstrike w:val="0"/>
      <w:sz w:val="22"/>
      <w:vertAlign w:val="superscript"/>
    </w:rPr>
  </w:style>
  <w:style w:type="paragraph" w:customStyle="1" w:styleId="Tabletext">
    <w:name w:val="Table text"/>
    <w:basedOn w:val="Normal"/>
    <w:autoRedefine/>
    <w:rsid w:val="00544EFB"/>
    <w:pPr>
      <w:tabs>
        <w:tab w:val="left" w:pos="900"/>
        <w:tab w:val="center" w:pos="3960"/>
        <w:tab w:val="right" w:pos="7920"/>
      </w:tabs>
      <w:overflowPunct w:val="0"/>
      <w:autoSpaceDE w:val="0"/>
      <w:autoSpaceDN w:val="0"/>
      <w:adjustRightInd w:val="0"/>
      <w:textAlignment w:val="baseline"/>
    </w:pPr>
    <w:rPr>
      <w:rFonts w:ascii="Arial" w:hAnsi="Arial"/>
      <w:snapToGrid/>
      <w:sz w:val="16"/>
    </w:rPr>
  </w:style>
  <w:style w:type="paragraph" w:customStyle="1" w:styleId="Diagram">
    <w:name w:val="Diagram"/>
    <w:rsid w:val="000F3CA3"/>
    <w:pPr>
      <w:keepNext/>
      <w:spacing w:after="120"/>
      <w:jc w:val="center"/>
    </w:pPr>
  </w:style>
  <w:style w:type="paragraph" w:customStyle="1" w:styleId="Equation0">
    <w:name w:val="Equation"/>
    <w:basedOn w:val="Normal"/>
    <w:next w:val="BodyText"/>
    <w:rsid w:val="000F3CA3"/>
    <w:pPr>
      <w:pBdr>
        <w:top w:val="single" w:sz="6" w:space="0" w:color="FFFFFF"/>
        <w:left w:val="single" w:sz="6" w:space="0" w:color="FFFFFF"/>
        <w:bottom w:val="single" w:sz="6" w:space="0" w:color="FFFFFF"/>
        <w:right w:val="single" w:sz="6" w:space="0" w:color="FFFFFF"/>
      </w:pBdr>
      <w:tabs>
        <w:tab w:val="center" w:pos="4320"/>
        <w:tab w:val="right" w:pos="8640"/>
      </w:tabs>
      <w:overflowPunct w:val="0"/>
      <w:autoSpaceDE w:val="0"/>
      <w:autoSpaceDN w:val="0"/>
      <w:adjustRightInd w:val="0"/>
      <w:spacing w:after="240"/>
      <w:jc w:val="center"/>
      <w:textAlignment w:val="baseline"/>
    </w:pPr>
    <w:rPr>
      <w:snapToGrid/>
    </w:rPr>
  </w:style>
  <w:style w:type="paragraph" w:customStyle="1" w:styleId="graph0">
    <w:name w:val="graph"/>
    <w:basedOn w:val="Normal"/>
    <w:rsid w:val="000F3CA3"/>
    <w:pPr>
      <w:keepNext/>
      <w:keepLines/>
      <w:overflowPunct w:val="0"/>
      <w:autoSpaceDE w:val="0"/>
      <w:autoSpaceDN w:val="0"/>
      <w:adjustRightInd w:val="0"/>
      <w:jc w:val="center"/>
      <w:textAlignment w:val="baseline"/>
    </w:pPr>
    <w:rPr>
      <w:snapToGrid/>
    </w:rPr>
  </w:style>
  <w:style w:type="paragraph" w:customStyle="1" w:styleId="Relatedcards">
    <w:name w:val="Related cards"/>
    <w:basedOn w:val="Normal"/>
    <w:rsid w:val="000F3CA3"/>
    <w:pPr>
      <w:autoSpaceDE w:val="0"/>
      <w:autoSpaceDN w:val="0"/>
      <w:adjustRightInd w:val="0"/>
    </w:pPr>
    <w:rPr>
      <w:rFonts w:ascii="Arial" w:hAnsi="Arial"/>
      <w:b/>
      <w:snapToGrid/>
      <w:color w:val="0000FF"/>
      <w:sz w:val="20"/>
      <w:szCs w:val="24"/>
      <w:u w:val="single" w:color="0000FF"/>
    </w:rPr>
  </w:style>
  <w:style w:type="paragraph" w:customStyle="1" w:styleId="Variabledefinition">
    <w:name w:val="Variable definition"/>
    <w:basedOn w:val="Normal"/>
    <w:rsid w:val="000F3CA3"/>
    <w:pPr>
      <w:tabs>
        <w:tab w:val="right" w:pos="540"/>
        <w:tab w:val="left" w:pos="630"/>
        <w:tab w:val="left" w:pos="810"/>
      </w:tabs>
      <w:autoSpaceDE w:val="0"/>
      <w:autoSpaceDN w:val="0"/>
      <w:adjustRightInd w:val="0"/>
      <w:ind w:left="806" w:hanging="806"/>
      <w:jc w:val="both"/>
    </w:pPr>
    <w:rPr>
      <w:snapToGrid/>
      <w:szCs w:val="24"/>
    </w:rPr>
  </w:style>
  <w:style w:type="paragraph" w:customStyle="1" w:styleId="Variableformat">
    <w:name w:val="Variable format"/>
    <w:basedOn w:val="Normal"/>
    <w:rsid w:val="000F3CA3"/>
    <w:pPr>
      <w:tabs>
        <w:tab w:val="left" w:pos="450"/>
        <w:tab w:val="center" w:pos="4770"/>
        <w:tab w:val="center" w:pos="5760"/>
      </w:tabs>
      <w:autoSpaceDE w:val="0"/>
      <w:autoSpaceDN w:val="0"/>
      <w:adjustRightInd w:val="0"/>
      <w:jc w:val="both"/>
    </w:pPr>
    <w:rPr>
      <w:snapToGrid/>
      <w:szCs w:val="24"/>
    </w:rPr>
  </w:style>
  <w:style w:type="paragraph" w:customStyle="1" w:styleId="Variableformatheader">
    <w:name w:val="Variable format header"/>
    <w:basedOn w:val="Variableformat"/>
    <w:rsid w:val="000F3CA3"/>
    <w:rPr>
      <w:rFonts w:ascii="Arial" w:hAnsi="Arial" w:cs="Arial"/>
      <w:b/>
      <w:bCs/>
    </w:rPr>
  </w:style>
  <w:style w:type="paragraph" w:customStyle="1" w:styleId="Fields1">
    <w:name w:val="Fields 1"/>
    <w:rsid w:val="000F3CA3"/>
    <w:pPr>
      <w:tabs>
        <w:tab w:val="left" w:pos="810"/>
        <w:tab w:val="left" w:pos="1890"/>
        <w:tab w:val="left" w:pos="3060"/>
      </w:tabs>
    </w:pPr>
    <w:rPr>
      <w:rFonts w:ascii="Arial" w:hAnsi="Arial" w:cs="Arial"/>
      <w:b/>
      <w:bCs/>
      <w:szCs w:val="22"/>
    </w:rPr>
  </w:style>
  <w:style w:type="paragraph" w:customStyle="1" w:styleId="Carddescr01">
    <w:name w:val="Card descr01"/>
    <w:rsid w:val="000F3CA3"/>
    <w:rPr>
      <w:rFonts w:ascii="Arial" w:hAnsi="Arial" w:cs="Arial"/>
    </w:rPr>
  </w:style>
  <w:style w:type="paragraph" w:customStyle="1" w:styleId="Example1">
    <w:name w:val="Example1"/>
    <w:next w:val="Examplebody"/>
    <w:rsid w:val="000F3CA3"/>
    <w:pPr>
      <w:keepNext/>
      <w:spacing w:after="220"/>
    </w:pPr>
    <w:rPr>
      <w:rFonts w:ascii="Arial" w:hAnsi="Arial" w:cs="Arial"/>
      <w:b/>
      <w:bCs/>
      <w:szCs w:val="22"/>
    </w:rPr>
  </w:style>
  <w:style w:type="paragraph" w:customStyle="1" w:styleId="Examplebody">
    <w:name w:val="Example body"/>
    <w:next w:val="Normal"/>
    <w:rsid w:val="000F3CA3"/>
    <w:rPr>
      <w:rFonts w:ascii="Courier New" w:hAnsi="Courier New" w:cs="Courier New"/>
      <w:sz w:val="16"/>
      <w:szCs w:val="16"/>
    </w:rPr>
  </w:style>
  <w:style w:type="character" w:customStyle="1" w:styleId="Cardtitle1">
    <w:name w:val="Card title1"/>
    <w:rsid w:val="000F3CA3"/>
    <w:rPr>
      <w:rFonts w:ascii="Arial" w:hAnsi="Arial" w:cs="Arial"/>
      <w:b/>
      <w:bCs/>
      <w:sz w:val="32"/>
      <w:szCs w:val="32"/>
    </w:rPr>
  </w:style>
  <w:style w:type="paragraph" w:customStyle="1" w:styleId="Relatedcard1">
    <w:name w:val="Related card1"/>
    <w:rsid w:val="000F3CA3"/>
    <w:pPr>
      <w:keepNext/>
      <w:spacing w:before="240" w:after="240"/>
    </w:pPr>
    <w:rPr>
      <w:rFonts w:ascii="Arial" w:hAnsi="Arial" w:cs="Arial"/>
      <w:b/>
      <w:bCs/>
    </w:rPr>
  </w:style>
  <w:style w:type="character" w:customStyle="1" w:styleId="Cardexample1">
    <w:name w:val="Card example1"/>
    <w:rsid w:val="000F3CA3"/>
    <w:rPr>
      <w:rFonts w:ascii="Courier New" w:hAnsi="Courier New" w:cs="Courier New"/>
      <w:sz w:val="16"/>
      <w:szCs w:val="16"/>
    </w:rPr>
  </w:style>
  <w:style w:type="character" w:customStyle="1" w:styleId="CardReferen1">
    <w:name w:val="Card Referen1"/>
    <w:rsid w:val="000F3CA3"/>
    <w:rPr>
      <w:rFonts w:ascii="Arial" w:hAnsi="Arial" w:cs="Arial"/>
      <w:b/>
      <w:bCs/>
    </w:rPr>
  </w:style>
  <w:style w:type="character" w:customStyle="1" w:styleId="CardReferen">
    <w:name w:val="Card Referen"/>
    <w:rsid w:val="000F3CA3"/>
    <w:rPr>
      <w:rFonts w:ascii="Arial" w:hAnsi="Arial" w:cs="Arial"/>
      <w:b/>
      <w:bCs/>
    </w:rPr>
  </w:style>
  <w:style w:type="character" w:customStyle="1" w:styleId="Hypertext1">
    <w:name w:val="Hypertext1"/>
    <w:rsid w:val="000F3CA3"/>
    <w:rPr>
      <w:color w:val="0000FF"/>
      <w:u w:val="single"/>
    </w:rPr>
  </w:style>
  <w:style w:type="paragraph" w:customStyle="1" w:styleId="tabledata">
    <w:name w:val="table data"/>
    <w:rsid w:val="000F3CA3"/>
    <w:rPr>
      <w:rFonts w:ascii="Arial" w:hAnsi="Arial"/>
      <w:sz w:val="16"/>
    </w:rPr>
  </w:style>
  <w:style w:type="paragraph" w:customStyle="1" w:styleId="W2messages">
    <w:name w:val="W2 messages"/>
    <w:basedOn w:val="BodyText"/>
    <w:next w:val="BodyText"/>
    <w:rsid w:val="000F3CA3"/>
    <w:pPr>
      <w:tabs>
        <w:tab w:val="clear" w:pos="652"/>
        <w:tab w:val="left" w:pos="270"/>
      </w:tabs>
      <w:spacing w:after="0"/>
    </w:pPr>
    <w:rPr>
      <w:i/>
      <w:iCs/>
    </w:rPr>
  </w:style>
  <w:style w:type="character" w:styleId="FootnoteReference">
    <w:name w:val="footnote reference"/>
    <w:basedOn w:val="DefaultParagraphFont"/>
    <w:uiPriority w:val="99"/>
    <w:semiHidden/>
    <w:rsid w:val="000F3CA3"/>
    <w:rPr>
      <w:vertAlign w:val="superscript"/>
    </w:rPr>
  </w:style>
  <w:style w:type="paragraph" w:styleId="TOC6">
    <w:name w:val="toc 6"/>
    <w:basedOn w:val="Normal"/>
    <w:next w:val="Normal"/>
    <w:autoRedefine/>
    <w:uiPriority w:val="39"/>
    <w:rsid w:val="000F3CA3"/>
    <w:pPr>
      <w:ind w:left="1200"/>
    </w:pPr>
    <w:rPr>
      <w:snapToGrid/>
      <w:sz w:val="24"/>
      <w:szCs w:val="24"/>
    </w:rPr>
  </w:style>
  <w:style w:type="paragraph" w:styleId="TOC7">
    <w:name w:val="toc 7"/>
    <w:basedOn w:val="Normal"/>
    <w:next w:val="Normal"/>
    <w:autoRedefine/>
    <w:uiPriority w:val="39"/>
    <w:rsid w:val="000F3CA3"/>
    <w:pPr>
      <w:ind w:left="1440"/>
    </w:pPr>
    <w:rPr>
      <w:snapToGrid/>
      <w:sz w:val="24"/>
      <w:szCs w:val="24"/>
    </w:rPr>
  </w:style>
  <w:style w:type="paragraph" w:styleId="TOC8">
    <w:name w:val="toc 8"/>
    <w:basedOn w:val="Normal"/>
    <w:next w:val="Normal"/>
    <w:autoRedefine/>
    <w:uiPriority w:val="39"/>
    <w:rsid w:val="000F3CA3"/>
    <w:pPr>
      <w:ind w:left="1680"/>
    </w:pPr>
    <w:rPr>
      <w:snapToGrid/>
      <w:sz w:val="24"/>
      <w:szCs w:val="24"/>
    </w:rPr>
  </w:style>
  <w:style w:type="paragraph" w:styleId="TOC9">
    <w:name w:val="toc 9"/>
    <w:basedOn w:val="Normal"/>
    <w:next w:val="Normal"/>
    <w:autoRedefine/>
    <w:uiPriority w:val="39"/>
    <w:rsid w:val="000F3CA3"/>
    <w:pPr>
      <w:ind w:left="1920"/>
    </w:pPr>
    <w:rPr>
      <w:snapToGrid/>
      <w:sz w:val="24"/>
      <w:szCs w:val="24"/>
    </w:rPr>
  </w:style>
  <w:style w:type="character" w:styleId="FollowedHyperlink">
    <w:name w:val="FollowedHyperlink"/>
    <w:basedOn w:val="DefaultParagraphFont"/>
    <w:rsid w:val="000F3CA3"/>
    <w:rPr>
      <w:rFonts w:ascii="Arial" w:hAnsi="Arial"/>
      <w:b/>
      <w:color w:val="800080"/>
      <w:sz w:val="20"/>
      <w:u w:val="single"/>
    </w:rPr>
  </w:style>
  <w:style w:type="paragraph" w:customStyle="1" w:styleId="Headerlandscape">
    <w:name w:val="Header landscape"/>
    <w:basedOn w:val="Header"/>
    <w:rsid w:val="000F3CA3"/>
    <w:pPr>
      <w:tabs>
        <w:tab w:val="clear" w:pos="8640"/>
        <w:tab w:val="right" w:pos="12240"/>
      </w:tabs>
    </w:pPr>
  </w:style>
  <w:style w:type="paragraph" w:customStyle="1" w:styleId="Footerlandscape">
    <w:name w:val="Footer landscape"/>
    <w:basedOn w:val="Footer"/>
    <w:rsid w:val="000F3CA3"/>
    <w:pPr>
      <w:tabs>
        <w:tab w:val="clear" w:pos="8640"/>
        <w:tab w:val="right" w:pos="12240"/>
      </w:tabs>
    </w:pPr>
  </w:style>
  <w:style w:type="paragraph" w:styleId="Closing">
    <w:name w:val="Closing"/>
    <w:basedOn w:val="Normal"/>
    <w:link w:val="ClosingChar"/>
    <w:rsid w:val="000F3CA3"/>
    <w:pPr>
      <w:ind w:left="4320"/>
    </w:pPr>
  </w:style>
  <w:style w:type="character" w:customStyle="1" w:styleId="ClosingChar">
    <w:name w:val="Closing Char"/>
    <w:basedOn w:val="DefaultParagraphFont"/>
    <w:link w:val="Closing"/>
    <w:rsid w:val="00C87B10"/>
    <w:rPr>
      <w:rFonts w:asciiTheme="minorHAnsi" w:hAnsiTheme="minorHAnsi"/>
      <w:snapToGrid w:val="0"/>
      <w:sz w:val="22"/>
    </w:rPr>
  </w:style>
  <w:style w:type="paragraph" w:styleId="Date">
    <w:name w:val="Date"/>
    <w:basedOn w:val="Normal"/>
    <w:next w:val="Normal"/>
    <w:link w:val="DateChar"/>
    <w:rsid w:val="000F3CA3"/>
  </w:style>
  <w:style w:type="character" w:customStyle="1" w:styleId="DateChar">
    <w:name w:val="Date Char"/>
    <w:basedOn w:val="DefaultParagraphFont"/>
    <w:link w:val="Date"/>
    <w:rsid w:val="00C87B10"/>
    <w:rPr>
      <w:rFonts w:asciiTheme="minorHAnsi" w:hAnsiTheme="minorHAnsi"/>
      <w:snapToGrid w:val="0"/>
      <w:sz w:val="22"/>
    </w:rPr>
  </w:style>
  <w:style w:type="paragraph" w:styleId="DocumentMap">
    <w:name w:val="Document Map"/>
    <w:basedOn w:val="Normal"/>
    <w:link w:val="DocumentMapChar"/>
    <w:semiHidden/>
    <w:rsid w:val="000F3CA3"/>
    <w:pPr>
      <w:shd w:val="clear" w:color="auto" w:fill="000080"/>
    </w:pPr>
    <w:rPr>
      <w:rFonts w:ascii="Tahoma" w:hAnsi="Tahoma" w:cs="Tahoma"/>
    </w:rPr>
  </w:style>
  <w:style w:type="character" w:customStyle="1" w:styleId="DocumentMapChar">
    <w:name w:val="Document Map Char"/>
    <w:basedOn w:val="DefaultParagraphFont"/>
    <w:link w:val="DocumentMap"/>
    <w:semiHidden/>
    <w:rsid w:val="00C87B10"/>
    <w:rPr>
      <w:rFonts w:ascii="Tahoma" w:hAnsi="Tahoma" w:cs="Tahoma"/>
      <w:snapToGrid w:val="0"/>
      <w:sz w:val="22"/>
      <w:shd w:val="clear" w:color="auto" w:fill="000080"/>
    </w:rPr>
  </w:style>
  <w:style w:type="paragraph" w:styleId="EndnoteText">
    <w:name w:val="endnote text"/>
    <w:basedOn w:val="Normal"/>
    <w:link w:val="EndnoteTextChar"/>
    <w:semiHidden/>
    <w:rsid w:val="000F3CA3"/>
    <w:rPr>
      <w:sz w:val="20"/>
    </w:rPr>
  </w:style>
  <w:style w:type="character" w:customStyle="1" w:styleId="EndnoteTextChar">
    <w:name w:val="Endnote Text Char"/>
    <w:basedOn w:val="DefaultParagraphFont"/>
    <w:link w:val="EndnoteText"/>
    <w:semiHidden/>
    <w:rsid w:val="00C87B10"/>
    <w:rPr>
      <w:rFonts w:asciiTheme="minorHAnsi" w:hAnsiTheme="minorHAnsi"/>
      <w:snapToGrid w:val="0"/>
    </w:rPr>
  </w:style>
  <w:style w:type="paragraph" w:styleId="EnvelopeAddress">
    <w:name w:val="envelope address"/>
    <w:basedOn w:val="Normal"/>
    <w:rsid w:val="000F3CA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F3CA3"/>
    <w:rPr>
      <w:rFonts w:ascii="Arial" w:hAnsi="Arial" w:cs="Arial"/>
      <w:sz w:val="20"/>
    </w:rPr>
  </w:style>
  <w:style w:type="paragraph" w:styleId="FootnoteText">
    <w:name w:val="footnote text"/>
    <w:basedOn w:val="Normal"/>
    <w:link w:val="FootnoteTextChar"/>
    <w:semiHidden/>
    <w:rsid w:val="000F3CA3"/>
    <w:rPr>
      <w:sz w:val="20"/>
    </w:rPr>
  </w:style>
  <w:style w:type="character" w:customStyle="1" w:styleId="FootnoteTextChar">
    <w:name w:val="Footnote Text Char"/>
    <w:basedOn w:val="DefaultParagraphFont"/>
    <w:link w:val="FootnoteText"/>
    <w:semiHidden/>
    <w:rsid w:val="00C87B10"/>
    <w:rPr>
      <w:rFonts w:asciiTheme="minorHAnsi" w:hAnsiTheme="minorHAnsi"/>
      <w:snapToGrid w:val="0"/>
    </w:rPr>
  </w:style>
  <w:style w:type="paragraph" w:styleId="HTMLAddress">
    <w:name w:val="HTML Address"/>
    <w:basedOn w:val="Normal"/>
    <w:link w:val="HTMLAddressChar"/>
    <w:rsid w:val="000F3CA3"/>
    <w:rPr>
      <w:i/>
      <w:iCs/>
    </w:rPr>
  </w:style>
  <w:style w:type="character" w:customStyle="1" w:styleId="HTMLAddressChar">
    <w:name w:val="HTML Address Char"/>
    <w:basedOn w:val="DefaultParagraphFont"/>
    <w:link w:val="HTMLAddress"/>
    <w:rsid w:val="00C87B10"/>
    <w:rPr>
      <w:rFonts w:asciiTheme="minorHAnsi" w:hAnsiTheme="minorHAnsi"/>
      <w:i/>
      <w:iCs/>
      <w:snapToGrid w:val="0"/>
      <w:sz w:val="22"/>
    </w:rPr>
  </w:style>
  <w:style w:type="paragraph" w:styleId="HTMLPreformatted">
    <w:name w:val="HTML Preformatted"/>
    <w:basedOn w:val="Normal"/>
    <w:link w:val="HTMLPreformattedChar"/>
    <w:rsid w:val="000F3CA3"/>
    <w:rPr>
      <w:rFonts w:ascii="Courier New" w:hAnsi="Courier New" w:cs="Courier New"/>
      <w:sz w:val="20"/>
    </w:rPr>
  </w:style>
  <w:style w:type="character" w:customStyle="1" w:styleId="HTMLPreformattedChar">
    <w:name w:val="HTML Preformatted Char"/>
    <w:basedOn w:val="DefaultParagraphFont"/>
    <w:link w:val="HTMLPreformatted"/>
    <w:rsid w:val="00C87B10"/>
    <w:rPr>
      <w:rFonts w:ascii="Courier New" w:hAnsi="Courier New" w:cs="Courier New"/>
      <w:snapToGrid w:val="0"/>
    </w:rPr>
  </w:style>
  <w:style w:type="paragraph" w:styleId="Index1">
    <w:name w:val="index 1"/>
    <w:basedOn w:val="Normal"/>
    <w:next w:val="Normal"/>
    <w:autoRedefine/>
    <w:semiHidden/>
    <w:rsid w:val="000F3CA3"/>
    <w:pPr>
      <w:ind w:left="220" w:hanging="220"/>
    </w:pPr>
  </w:style>
  <w:style w:type="paragraph" w:styleId="Index2">
    <w:name w:val="index 2"/>
    <w:basedOn w:val="Normal"/>
    <w:next w:val="Normal"/>
    <w:autoRedefine/>
    <w:semiHidden/>
    <w:rsid w:val="000F3CA3"/>
    <w:pPr>
      <w:ind w:left="440" w:hanging="220"/>
    </w:pPr>
  </w:style>
  <w:style w:type="paragraph" w:styleId="Index3">
    <w:name w:val="index 3"/>
    <w:basedOn w:val="Normal"/>
    <w:next w:val="Normal"/>
    <w:autoRedefine/>
    <w:semiHidden/>
    <w:rsid w:val="000F3CA3"/>
    <w:pPr>
      <w:ind w:left="660" w:hanging="220"/>
    </w:pPr>
  </w:style>
  <w:style w:type="paragraph" w:styleId="Index4">
    <w:name w:val="index 4"/>
    <w:basedOn w:val="Normal"/>
    <w:next w:val="Normal"/>
    <w:autoRedefine/>
    <w:semiHidden/>
    <w:rsid w:val="000F3CA3"/>
    <w:pPr>
      <w:ind w:left="880" w:hanging="220"/>
    </w:pPr>
  </w:style>
  <w:style w:type="paragraph" w:styleId="Index5">
    <w:name w:val="index 5"/>
    <w:basedOn w:val="Normal"/>
    <w:next w:val="Normal"/>
    <w:autoRedefine/>
    <w:semiHidden/>
    <w:rsid w:val="000F3CA3"/>
    <w:pPr>
      <w:ind w:left="1100" w:hanging="220"/>
    </w:pPr>
  </w:style>
  <w:style w:type="paragraph" w:styleId="Index6">
    <w:name w:val="index 6"/>
    <w:basedOn w:val="Normal"/>
    <w:next w:val="Normal"/>
    <w:autoRedefine/>
    <w:semiHidden/>
    <w:rsid w:val="000F3CA3"/>
    <w:pPr>
      <w:ind w:left="1320" w:hanging="220"/>
    </w:pPr>
  </w:style>
  <w:style w:type="paragraph" w:styleId="Index7">
    <w:name w:val="index 7"/>
    <w:basedOn w:val="Normal"/>
    <w:next w:val="Normal"/>
    <w:autoRedefine/>
    <w:semiHidden/>
    <w:rsid w:val="000F3CA3"/>
    <w:pPr>
      <w:ind w:left="1540" w:hanging="220"/>
    </w:pPr>
  </w:style>
  <w:style w:type="paragraph" w:styleId="Index8">
    <w:name w:val="index 8"/>
    <w:basedOn w:val="Normal"/>
    <w:next w:val="Normal"/>
    <w:autoRedefine/>
    <w:semiHidden/>
    <w:rsid w:val="000F3CA3"/>
    <w:pPr>
      <w:ind w:left="1760" w:hanging="220"/>
    </w:pPr>
  </w:style>
  <w:style w:type="paragraph" w:styleId="Index9">
    <w:name w:val="index 9"/>
    <w:basedOn w:val="Normal"/>
    <w:next w:val="Normal"/>
    <w:autoRedefine/>
    <w:semiHidden/>
    <w:rsid w:val="000F3CA3"/>
    <w:pPr>
      <w:ind w:left="1980" w:hanging="220"/>
    </w:pPr>
  </w:style>
  <w:style w:type="paragraph" w:styleId="IndexHeading">
    <w:name w:val="index heading"/>
    <w:basedOn w:val="Normal"/>
    <w:next w:val="Index1"/>
    <w:semiHidden/>
    <w:rsid w:val="000F3CA3"/>
    <w:rPr>
      <w:rFonts w:ascii="Arial" w:hAnsi="Arial" w:cs="Arial"/>
      <w:b/>
      <w:bCs/>
    </w:rPr>
  </w:style>
  <w:style w:type="paragraph" w:styleId="List2">
    <w:name w:val="List 2"/>
    <w:basedOn w:val="Normal"/>
    <w:rsid w:val="000F3CA3"/>
    <w:pPr>
      <w:ind w:left="720" w:hanging="360"/>
    </w:pPr>
  </w:style>
  <w:style w:type="paragraph" w:styleId="List3">
    <w:name w:val="List 3"/>
    <w:basedOn w:val="Normal"/>
    <w:rsid w:val="000F3CA3"/>
    <w:pPr>
      <w:ind w:left="1080" w:hanging="360"/>
    </w:pPr>
  </w:style>
  <w:style w:type="paragraph" w:styleId="List4">
    <w:name w:val="List 4"/>
    <w:basedOn w:val="Normal"/>
    <w:rsid w:val="000F3CA3"/>
    <w:pPr>
      <w:ind w:left="1440" w:hanging="360"/>
    </w:pPr>
  </w:style>
  <w:style w:type="paragraph" w:styleId="List5">
    <w:name w:val="List 5"/>
    <w:basedOn w:val="Normal"/>
    <w:rsid w:val="000F3CA3"/>
    <w:pPr>
      <w:ind w:left="1800" w:hanging="360"/>
    </w:pPr>
  </w:style>
  <w:style w:type="paragraph" w:styleId="ListBullet">
    <w:name w:val="List Bullet"/>
    <w:basedOn w:val="Normal"/>
    <w:autoRedefine/>
    <w:rsid w:val="000F3CA3"/>
    <w:pPr>
      <w:numPr>
        <w:numId w:val="1"/>
      </w:numPr>
    </w:pPr>
  </w:style>
  <w:style w:type="paragraph" w:styleId="ListBullet2">
    <w:name w:val="List Bullet 2"/>
    <w:basedOn w:val="Normal"/>
    <w:autoRedefine/>
    <w:rsid w:val="000F3CA3"/>
    <w:pPr>
      <w:numPr>
        <w:numId w:val="2"/>
      </w:numPr>
    </w:pPr>
  </w:style>
  <w:style w:type="paragraph" w:styleId="ListBullet3">
    <w:name w:val="List Bullet 3"/>
    <w:basedOn w:val="Normal"/>
    <w:autoRedefine/>
    <w:rsid w:val="000F3CA3"/>
    <w:pPr>
      <w:numPr>
        <w:numId w:val="3"/>
      </w:numPr>
    </w:pPr>
  </w:style>
  <w:style w:type="paragraph" w:styleId="ListBullet4">
    <w:name w:val="List Bullet 4"/>
    <w:basedOn w:val="Normal"/>
    <w:autoRedefine/>
    <w:rsid w:val="000F3CA3"/>
    <w:pPr>
      <w:numPr>
        <w:numId w:val="4"/>
      </w:numPr>
    </w:pPr>
  </w:style>
  <w:style w:type="paragraph" w:styleId="ListBullet5">
    <w:name w:val="List Bullet 5"/>
    <w:basedOn w:val="Normal"/>
    <w:autoRedefine/>
    <w:rsid w:val="000F3CA3"/>
    <w:pPr>
      <w:numPr>
        <w:numId w:val="5"/>
      </w:numPr>
      <w:tabs>
        <w:tab w:val="clear" w:pos="1800"/>
        <w:tab w:val="num" w:pos="720"/>
      </w:tabs>
      <w:ind w:left="720"/>
    </w:pPr>
  </w:style>
  <w:style w:type="paragraph" w:styleId="ListContinue">
    <w:name w:val="List Continue"/>
    <w:basedOn w:val="Normal"/>
    <w:rsid w:val="000F3CA3"/>
    <w:pPr>
      <w:spacing w:after="120"/>
      <w:ind w:left="360"/>
    </w:pPr>
  </w:style>
  <w:style w:type="paragraph" w:styleId="ListContinue2">
    <w:name w:val="List Continue 2"/>
    <w:basedOn w:val="Normal"/>
    <w:rsid w:val="000F3CA3"/>
    <w:pPr>
      <w:spacing w:after="120"/>
      <w:ind w:left="720"/>
    </w:pPr>
  </w:style>
  <w:style w:type="paragraph" w:styleId="ListContinue3">
    <w:name w:val="List Continue 3"/>
    <w:basedOn w:val="Normal"/>
    <w:rsid w:val="000F3CA3"/>
    <w:pPr>
      <w:spacing w:after="120"/>
      <w:ind w:left="1080"/>
    </w:pPr>
  </w:style>
  <w:style w:type="paragraph" w:styleId="ListContinue4">
    <w:name w:val="List Continue 4"/>
    <w:basedOn w:val="Normal"/>
    <w:rsid w:val="000F3CA3"/>
    <w:pPr>
      <w:spacing w:after="120"/>
      <w:ind w:left="1440"/>
    </w:pPr>
  </w:style>
  <w:style w:type="paragraph" w:styleId="ListContinue5">
    <w:name w:val="List Continue 5"/>
    <w:basedOn w:val="Normal"/>
    <w:rsid w:val="000F3CA3"/>
    <w:pPr>
      <w:spacing w:after="120"/>
      <w:ind w:left="1800"/>
    </w:pPr>
  </w:style>
  <w:style w:type="paragraph" w:styleId="ListNumber">
    <w:name w:val="List Number"/>
    <w:basedOn w:val="Normal"/>
    <w:rsid w:val="000F3CA3"/>
    <w:pPr>
      <w:numPr>
        <w:numId w:val="6"/>
      </w:numPr>
    </w:pPr>
  </w:style>
  <w:style w:type="paragraph" w:styleId="ListNumber2">
    <w:name w:val="List Number 2"/>
    <w:basedOn w:val="Normal"/>
    <w:rsid w:val="000F3CA3"/>
    <w:pPr>
      <w:numPr>
        <w:numId w:val="7"/>
      </w:numPr>
    </w:pPr>
  </w:style>
  <w:style w:type="paragraph" w:styleId="ListNumber3">
    <w:name w:val="List Number 3"/>
    <w:basedOn w:val="Normal"/>
    <w:rsid w:val="000F3CA3"/>
    <w:pPr>
      <w:numPr>
        <w:numId w:val="8"/>
      </w:numPr>
    </w:pPr>
  </w:style>
  <w:style w:type="paragraph" w:styleId="ListNumber4">
    <w:name w:val="List Number 4"/>
    <w:basedOn w:val="Normal"/>
    <w:rsid w:val="000F3CA3"/>
    <w:pPr>
      <w:numPr>
        <w:numId w:val="9"/>
      </w:numPr>
    </w:pPr>
  </w:style>
  <w:style w:type="paragraph" w:styleId="ListNumber5">
    <w:name w:val="List Number 5"/>
    <w:basedOn w:val="Normal"/>
    <w:rsid w:val="000F3CA3"/>
    <w:pPr>
      <w:numPr>
        <w:numId w:val="10"/>
      </w:numPr>
    </w:pPr>
  </w:style>
  <w:style w:type="paragraph" w:styleId="MacroText">
    <w:name w:val="macro"/>
    <w:link w:val="MacroTextChar"/>
    <w:semiHidden/>
    <w:rsid w:val="000F3CA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basedOn w:val="DefaultParagraphFont"/>
    <w:link w:val="MacroText"/>
    <w:semiHidden/>
    <w:rsid w:val="00C87B10"/>
    <w:rPr>
      <w:rFonts w:ascii="Courier New" w:hAnsi="Courier New" w:cs="Courier New"/>
      <w:snapToGrid w:val="0"/>
    </w:rPr>
  </w:style>
  <w:style w:type="paragraph" w:styleId="MessageHeader">
    <w:name w:val="Message Header"/>
    <w:basedOn w:val="Normal"/>
    <w:link w:val="MessageHeaderChar"/>
    <w:rsid w:val="000F3CA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C87B10"/>
    <w:rPr>
      <w:rFonts w:ascii="Arial" w:hAnsi="Arial" w:cs="Arial"/>
      <w:snapToGrid w:val="0"/>
      <w:sz w:val="24"/>
      <w:szCs w:val="24"/>
      <w:shd w:val="pct20" w:color="auto" w:fill="auto"/>
    </w:rPr>
  </w:style>
  <w:style w:type="paragraph" w:styleId="NormalWeb">
    <w:name w:val="Normal (Web)"/>
    <w:basedOn w:val="Normal"/>
    <w:rsid w:val="000F3CA3"/>
    <w:rPr>
      <w:sz w:val="24"/>
      <w:szCs w:val="24"/>
    </w:rPr>
  </w:style>
  <w:style w:type="paragraph" w:styleId="NormalIndent">
    <w:name w:val="Normal Indent"/>
    <w:basedOn w:val="Normal"/>
    <w:rsid w:val="000F3CA3"/>
    <w:pPr>
      <w:ind w:left="720"/>
    </w:pPr>
  </w:style>
  <w:style w:type="paragraph" w:styleId="NoteHeading">
    <w:name w:val="Note Heading"/>
    <w:basedOn w:val="Normal"/>
    <w:next w:val="Normal"/>
    <w:link w:val="NoteHeadingChar"/>
    <w:rsid w:val="000F3CA3"/>
  </w:style>
  <w:style w:type="character" w:customStyle="1" w:styleId="NoteHeadingChar">
    <w:name w:val="Note Heading Char"/>
    <w:basedOn w:val="DefaultParagraphFont"/>
    <w:link w:val="NoteHeading"/>
    <w:rsid w:val="00C87B10"/>
    <w:rPr>
      <w:rFonts w:asciiTheme="minorHAnsi" w:hAnsiTheme="minorHAnsi"/>
      <w:snapToGrid w:val="0"/>
      <w:sz w:val="22"/>
    </w:rPr>
  </w:style>
  <w:style w:type="paragraph" w:styleId="PlainText">
    <w:name w:val="Plain Text"/>
    <w:basedOn w:val="Normal"/>
    <w:link w:val="PlainTextChar"/>
    <w:uiPriority w:val="99"/>
    <w:rsid w:val="000F3CA3"/>
    <w:rPr>
      <w:rFonts w:ascii="Courier New" w:hAnsi="Courier New" w:cs="Courier New"/>
      <w:sz w:val="20"/>
    </w:rPr>
  </w:style>
  <w:style w:type="character" w:customStyle="1" w:styleId="PlainTextChar">
    <w:name w:val="Plain Text Char"/>
    <w:basedOn w:val="DefaultParagraphFont"/>
    <w:link w:val="PlainText"/>
    <w:uiPriority w:val="99"/>
    <w:rsid w:val="00A604C7"/>
    <w:rPr>
      <w:rFonts w:ascii="Courier New" w:hAnsi="Courier New" w:cs="Courier New"/>
      <w:snapToGrid w:val="0"/>
    </w:rPr>
  </w:style>
  <w:style w:type="paragraph" w:styleId="Salutation">
    <w:name w:val="Salutation"/>
    <w:basedOn w:val="Normal"/>
    <w:next w:val="Normal"/>
    <w:link w:val="SalutationChar"/>
    <w:rsid w:val="000F3CA3"/>
  </w:style>
  <w:style w:type="character" w:customStyle="1" w:styleId="SalutationChar">
    <w:name w:val="Salutation Char"/>
    <w:basedOn w:val="DefaultParagraphFont"/>
    <w:link w:val="Salutation"/>
    <w:rsid w:val="00C87B10"/>
    <w:rPr>
      <w:rFonts w:asciiTheme="minorHAnsi" w:hAnsiTheme="minorHAnsi"/>
      <w:snapToGrid w:val="0"/>
      <w:sz w:val="22"/>
    </w:rPr>
  </w:style>
  <w:style w:type="paragraph" w:styleId="Signature">
    <w:name w:val="Signature"/>
    <w:basedOn w:val="Normal"/>
    <w:link w:val="SignatureChar"/>
    <w:rsid w:val="000F3CA3"/>
    <w:pPr>
      <w:ind w:left="4320"/>
    </w:pPr>
  </w:style>
  <w:style w:type="character" w:customStyle="1" w:styleId="SignatureChar">
    <w:name w:val="Signature Char"/>
    <w:basedOn w:val="DefaultParagraphFont"/>
    <w:link w:val="Signature"/>
    <w:rsid w:val="00C87B10"/>
    <w:rPr>
      <w:rFonts w:asciiTheme="minorHAnsi" w:hAnsiTheme="minorHAnsi"/>
      <w:snapToGrid w:val="0"/>
      <w:sz w:val="22"/>
    </w:rPr>
  </w:style>
  <w:style w:type="paragraph" w:styleId="Subtitle">
    <w:name w:val="Subtitle"/>
    <w:basedOn w:val="Normal"/>
    <w:link w:val="SubtitleChar"/>
    <w:uiPriority w:val="11"/>
    <w:qFormat/>
    <w:rsid w:val="000F3CA3"/>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11"/>
    <w:rsid w:val="00C87B10"/>
    <w:rPr>
      <w:rFonts w:ascii="Arial" w:hAnsi="Arial" w:cs="Arial"/>
      <w:snapToGrid w:val="0"/>
      <w:sz w:val="24"/>
      <w:szCs w:val="24"/>
    </w:rPr>
  </w:style>
  <w:style w:type="paragraph" w:styleId="TableofAuthorities">
    <w:name w:val="table of authorities"/>
    <w:basedOn w:val="Normal"/>
    <w:next w:val="Normal"/>
    <w:semiHidden/>
    <w:rsid w:val="000F3CA3"/>
    <w:pPr>
      <w:ind w:left="220" w:hanging="220"/>
    </w:pPr>
  </w:style>
  <w:style w:type="paragraph" w:styleId="Title">
    <w:name w:val="Title"/>
    <w:basedOn w:val="Normal"/>
    <w:link w:val="TitleChar"/>
    <w:uiPriority w:val="10"/>
    <w:qFormat/>
    <w:rsid w:val="000F3CA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C87B10"/>
    <w:rPr>
      <w:rFonts w:ascii="Arial" w:hAnsi="Arial" w:cs="Arial"/>
      <w:b/>
      <w:bCs/>
      <w:snapToGrid w:val="0"/>
      <w:kern w:val="28"/>
      <w:sz w:val="32"/>
      <w:szCs w:val="32"/>
    </w:rPr>
  </w:style>
  <w:style w:type="paragraph" w:styleId="TOAHeading">
    <w:name w:val="toa heading"/>
    <w:basedOn w:val="Normal"/>
    <w:next w:val="Normal"/>
    <w:semiHidden/>
    <w:rsid w:val="000F3CA3"/>
    <w:pPr>
      <w:spacing w:before="120"/>
    </w:pPr>
    <w:rPr>
      <w:rFonts w:ascii="Arial" w:hAnsi="Arial" w:cs="Arial"/>
      <w:b/>
      <w:bCs/>
      <w:sz w:val="24"/>
      <w:szCs w:val="24"/>
    </w:rPr>
  </w:style>
  <w:style w:type="character" w:styleId="Strong">
    <w:name w:val="Strong"/>
    <w:basedOn w:val="DefaultParagraphFont"/>
    <w:uiPriority w:val="22"/>
    <w:qFormat/>
    <w:rsid w:val="000F3CA3"/>
    <w:rPr>
      <w:b/>
      <w:bCs/>
    </w:rPr>
  </w:style>
  <w:style w:type="character" w:customStyle="1" w:styleId="Variablename">
    <w:name w:val="Variable name"/>
    <w:basedOn w:val="DefaultParagraphFont"/>
    <w:rsid w:val="000F3CA3"/>
    <w:rPr>
      <w:rFonts w:ascii="Arial" w:hAnsi="Arial"/>
      <w:b/>
      <w:iCs/>
      <w:color w:val="0000FF"/>
      <w:sz w:val="20"/>
    </w:rPr>
  </w:style>
  <w:style w:type="character" w:customStyle="1" w:styleId="Figurehyperlink">
    <w:name w:val="Figure hyperlink"/>
    <w:basedOn w:val="DefaultParagraphFont"/>
    <w:rsid w:val="000F3CA3"/>
    <w:rPr>
      <w:rFonts w:ascii="Times New Roman" w:hAnsi="Times New Roman"/>
      <w:b/>
      <w:color w:val="0000FF"/>
      <w:sz w:val="22"/>
      <w:u w:val="single" w:color="0000FF"/>
    </w:rPr>
  </w:style>
  <w:style w:type="paragraph" w:customStyle="1" w:styleId="Import0">
    <w:name w:val="Import 0"/>
    <w:rsid w:val="000F3CA3"/>
    <w:pPr>
      <w:tabs>
        <w:tab w:val="left" w:pos="360"/>
        <w:tab w:val="left" w:pos="1224"/>
        <w:tab w:val="left" w:pos="2088"/>
        <w:tab w:val="left" w:pos="2952"/>
        <w:tab w:val="left" w:pos="3816"/>
        <w:tab w:val="left" w:pos="4680"/>
        <w:tab w:val="left" w:pos="5544"/>
        <w:tab w:val="left" w:pos="6408"/>
        <w:tab w:val="left" w:pos="7272"/>
        <w:tab w:val="left" w:pos="8136"/>
      </w:tabs>
      <w:jc w:val="both"/>
    </w:pPr>
    <w:rPr>
      <w:rFonts w:ascii="Avinion" w:hAnsi="Avinion"/>
      <w:sz w:val="24"/>
    </w:rPr>
  </w:style>
  <w:style w:type="paragraph" w:styleId="BodyText2">
    <w:name w:val="Body Text 2"/>
    <w:basedOn w:val="Normal"/>
    <w:link w:val="BodyText2Char"/>
    <w:rsid w:val="000F3CA3"/>
    <w:pPr>
      <w:tabs>
        <w:tab w:val="left" w:pos="-1152"/>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center" w:pos="5220"/>
        <w:tab w:val="left" w:pos="5884"/>
        <w:tab w:val="left" w:pos="6408"/>
        <w:tab w:val="left" w:pos="6931"/>
        <w:tab w:val="left" w:pos="7454"/>
      </w:tabs>
      <w:jc w:val="both"/>
    </w:pPr>
    <w:rPr>
      <w:color w:val="000000"/>
    </w:rPr>
  </w:style>
  <w:style w:type="character" w:customStyle="1" w:styleId="BodyText2Char">
    <w:name w:val="Body Text 2 Char"/>
    <w:basedOn w:val="DefaultParagraphFont"/>
    <w:link w:val="BodyText2"/>
    <w:rsid w:val="00C87B10"/>
    <w:rPr>
      <w:rFonts w:asciiTheme="minorHAnsi" w:hAnsiTheme="minorHAnsi"/>
      <w:snapToGrid w:val="0"/>
      <w:color w:val="000000"/>
      <w:sz w:val="22"/>
    </w:rPr>
  </w:style>
  <w:style w:type="paragraph" w:styleId="BodyTextIndent">
    <w:name w:val="Body Text Indent"/>
    <w:basedOn w:val="Normal"/>
    <w:link w:val="BodyTextIndentChar"/>
    <w:rsid w:val="000F3CA3"/>
    <w:pPr>
      <w:spacing w:after="120"/>
      <w:ind w:left="360"/>
    </w:pPr>
  </w:style>
  <w:style w:type="character" w:customStyle="1" w:styleId="BodyTextIndentChar">
    <w:name w:val="Body Text Indent Char"/>
    <w:basedOn w:val="DefaultParagraphFont"/>
    <w:link w:val="BodyTextIndent"/>
    <w:rsid w:val="00C87B10"/>
    <w:rPr>
      <w:rFonts w:asciiTheme="minorHAnsi" w:hAnsiTheme="minorHAnsi"/>
      <w:snapToGrid w:val="0"/>
      <w:sz w:val="22"/>
    </w:rPr>
  </w:style>
  <w:style w:type="paragraph" w:styleId="BodyTextIndent3">
    <w:name w:val="Body Text Indent 3"/>
    <w:basedOn w:val="Normal"/>
    <w:link w:val="BodyTextIndent3Char"/>
    <w:rsid w:val="000F3CA3"/>
    <w:pPr>
      <w:spacing w:after="120"/>
      <w:ind w:left="360"/>
    </w:pPr>
    <w:rPr>
      <w:sz w:val="16"/>
      <w:szCs w:val="16"/>
    </w:rPr>
  </w:style>
  <w:style w:type="character" w:customStyle="1" w:styleId="BodyTextIndent3Char">
    <w:name w:val="Body Text Indent 3 Char"/>
    <w:basedOn w:val="DefaultParagraphFont"/>
    <w:link w:val="BodyTextIndent3"/>
    <w:rsid w:val="00C87B10"/>
    <w:rPr>
      <w:rFonts w:asciiTheme="minorHAnsi" w:hAnsiTheme="minorHAnsi"/>
      <w:snapToGrid w:val="0"/>
      <w:sz w:val="16"/>
      <w:szCs w:val="16"/>
    </w:rPr>
  </w:style>
  <w:style w:type="character" w:customStyle="1" w:styleId="Additionally">
    <w:name w:val="Additionally"/>
    <w:rsid w:val="000F3CA3"/>
    <w:rPr>
      <w:sz w:val="22"/>
      <w:szCs w:val="22"/>
    </w:rPr>
  </w:style>
  <w:style w:type="paragraph" w:customStyle="1" w:styleId="AppendixB">
    <w:name w:val="Appendix B"/>
    <w:basedOn w:val="Heading8"/>
    <w:next w:val="BodyText2"/>
    <w:rsid w:val="000F3CA3"/>
    <w:pPr>
      <w:numPr>
        <w:numId w:val="0"/>
      </w:numPr>
      <w:tabs>
        <w:tab w:val="num" w:pos="648"/>
      </w:tabs>
      <w:ind w:left="648" w:hanging="648"/>
    </w:pPr>
  </w:style>
  <w:style w:type="paragraph" w:styleId="BlockText">
    <w:name w:val="Block Text"/>
    <w:basedOn w:val="Normal"/>
    <w:rsid w:val="000F3CA3"/>
    <w:pPr>
      <w:spacing w:after="120"/>
      <w:ind w:left="1440" w:right="1440"/>
    </w:pPr>
  </w:style>
  <w:style w:type="paragraph" w:styleId="BodyText3">
    <w:name w:val="Body Text 3"/>
    <w:basedOn w:val="Normal"/>
    <w:link w:val="BodyText3Char"/>
    <w:rsid w:val="000F3CA3"/>
    <w:pPr>
      <w:spacing w:after="120"/>
    </w:pPr>
    <w:rPr>
      <w:sz w:val="16"/>
      <w:szCs w:val="16"/>
    </w:rPr>
  </w:style>
  <w:style w:type="character" w:customStyle="1" w:styleId="BodyText3Char">
    <w:name w:val="Body Text 3 Char"/>
    <w:basedOn w:val="DefaultParagraphFont"/>
    <w:link w:val="BodyText3"/>
    <w:rsid w:val="00C87B10"/>
    <w:rPr>
      <w:rFonts w:asciiTheme="minorHAnsi" w:hAnsiTheme="minorHAnsi"/>
      <w:snapToGrid w:val="0"/>
      <w:sz w:val="16"/>
      <w:szCs w:val="16"/>
    </w:rPr>
  </w:style>
  <w:style w:type="paragraph" w:styleId="BodyTextFirstIndent">
    <w:name w:val="Body Text First Indent"/>
    <w:basedOn w:val="BodyText"/>
    <w:link w:val="BodyTextFirstIndentChar"/>
    <w:rsid w:val="000F3CA3"/>
    <w:pPr>
      <w:tabs>
        <w:tab w:val="clear" w:pos="-1440"/>
        <w:tab w:val="clear" w:pos="-917"/>
        <w:tab w:val="clear" w:pos="-394"/>
        <w:tab w:val="clear" w:pos="129"/>
        <w:tab w:val="clear" w:pos="652"/>
        <w:tab w:val="clear" w:pos="1176"/>
        <w:tab w:val="clear" w:pos="1476"/>
        <w:tab w:val="clear" w:pos="1699"/>
        <w:tab w:val="clear" w:pos="2222"/>
        <w:tab w:val="clear" w:pos="2745"/>
        <w:tab w:val="clear" w:pos="3268"/>
        <w:tab w:val="clear" w:pos="3792"/>
        <w:tab w:val="clear" w:pos="4315"/>
        <w:tab w:val="clear" w:pos="4838"/>
        <w:tab w:val="clear" w:pos="5361"/>
        <w:tab w:val="clear" w:pos="5884"/>
        <w:tab w:val="clear" w:pos="6408"/>
        <w:tab w:val="clear" w:pos="6931"/>
        <w:tab w:val="clear" w:pos="7454"/>
      </w:tabs>
      <w:spacing w:after="120"/>
      <w:ind w:firstLine="210"/>
      <w:jc w:val="left"/>
    </w:pPr>
    <w:rPr>
      <w:color w:val="auto"/>
    </w:rPr>
  </w:style>
  <w:style w:type="character" w:customStyle="1" w:styleId="BodyTextFirstIndentChar">
    <w:name w:val="Body Text First Indent Char"/>
    <w:basedOn w:val="BodyTextChar"/>
    <w:link w:val="BodyTextFirstIndent"/>
    <w:rsid w:val="00C87B10"/>
    <w:rPr>
      <w:rFonts w:asciiTheme="minorHAnsi" w:hAnsiTheme="minorHAnsi"/>
      <w:snapToGrid w:val="0"/>
      <w:color w:val="000000"/>
      <w:sz w:val="22"/>
    </w:rPr>
  </w:style>
  <w:style w:type="paragraph" w:styleId="BodyTextFirstIndent2">
    <w:name w:val="Body Text First Indent 2"/>
    <w:basedOn w:val="BodyTextIndent"/>
    <w:link w:val="BodyTextFirstIndent2Char"/>
    <w:rsid w:val="000F3CA3"/>
    <w:pPr>
      <w:ind w:firstLine="210"/>
    </w:pPr>
  </w:style>
  <w:style w:type="character" w:customStyle="1" w:styleId="BodyTextFirstIndent2Char">
    <w:name w:val="Body Text First Indent 2 Char"/>
    <w:basedOn w:val="BodyTextIndentChar"/>
    <w:link w:val="BodyTextFirstIndent2"/>
    <w:rsid w:val="00C87B10"/>
    <w:rPr>
      <w:rFonts w:asciiTheme="minorHAnsi" w:hAnsiTheme="minorHAnsi"/>
      <w:snapToGrid w:val="0"/>
      <w:sz w:val="22"/>
    </w:rPr>
  </w:style>
  <w:style w:type="paragraph" w:styleId="BodyTextIndent2">
    <w:name w:val="Body Text Indent 2"/>
    <w:basedOn w:val="Normal"/>
    <w:link w:val="BodyTextIndent2Char"/>
    <w:rsid w:val="000F3CA3"/>
    <w:pPr>
      <w:spacing w:after="120" w:line="480" w:lineRule="auto"/>
      <w:ind w:left="360"/>
    </w:pPr>
  </w:style>
  <w:style w:type="character" w:customStyle="1" w:styleId="BodyTextIndent2Char">
    <w:name w:val="Body Text Indent 2 Char"/>
    <w:basedOn w:val="DefaultParagraphFont"/>
    <w:link w:val="BodyTextIndent2"/>
    <w:rsid w:val="00C87B10"/>
    <w:rPr>
      <w:rFonts w:asciiTheme="minorHAnsi" w:hAnsiTheme="minorHAnsi"/>
      <w:snapToGrid w:val="0"/>
      <w:sz w:val="22"/>
    </w:rPr>
  </w:style>
  <w:style w:type="paragraph" w:styleId="E-mailSignature">
    <w:name w:val="E-mail Signature"/>
    <w:basedOn w:val="Normal"/>
    <w:link w:val="E-mailSignatureChar"/>
    <w:rsid w:val="000F3CA3"/>
  </w:style>
  <w:style w:type="character" w:customStyle="1" w:styleId="E-mailSignatureChar">
    <w:name w:val="E-mail Signature Char"/>
    <w:basedOn w:val="DefaultParagraphFont"/>
    <w:link w:val="E-mailSignature"/>
    <w:rsid w:val="00C87B10"/>
    <w:rPr>
      <w:rFonts w:asciiTheme="minorHAnsi" w:hAnsiTheme="minorHAnsi"/>
      <w:snapToGrid w:val="0"/>
      <w:sz w:val="22"/>
    </w:rPr>
  </w:style>
  <w:style w:type="character" w:styleId="Emphasis">
    <w:name w:val="Emphasis"/>
    <w:basedOn w:val="DefaultParagraphFont"/>
    <w:uiPriority w:val="20"/>
    <w:qFormat/>
    <w:rsid w:val="000F3CA3"/>
    <w:rPr>
      <w:i/>
      <w:iCs/>
    </w:rPr>
  </w:style>
  <w:style w:type="character" w:customStyle="1" w:styleId="courier8">
    <w:name w:val="courier_8"/>
    <w:basedOn w:val="DefaultParagraphFont"/>
    <w:rsid w:val="000F3CA3"/>
    <w:rPr>
      <w:rFonts w:ascii="Courier New" w:hAnsi="Courier New"/>
      <w:sz w:val="16"/>
    </w:rPr>
  </w:style>
  <w:style w:type="paragraph" w:styleId="BalloonText">
    <w:name w:val="Balloon Text"/>
    <w:basedOn w:val="Normal"/>
    <w:link w:val="BalloonTextChar"/>
    <w:rsid w:val="000F3CA3"/>
    <w:rPr>
      <w:rFonts w:ascii="Tahoma" w:hAnsi="Tahoma" w:cs="Tahoma"/>
      <w:sz w:val="16"/>
      <w:szCs w:val="16"/>
    </w:rPr>
  </w:style>
  <w:style w:type="character" w:customStyle="1" w:styleId="BalloonTextChar">
    <w:name w:val="Balloon Text Char"/>
    <w:basedOn w:val="DefaultParagraphFont"/>
    <w:link w:val="BalloonText"/>
    <w:rsid w:val="00C87B10"/>
    <w:rPr>
      <w:rFonts w:ascii="Tahoma" w:hAnsi="Tahoma" w:cs="Tahoma"/>
      <w:snapToGrid w:val="0"/>
      <w:sz w:val="16"/>
      <w:szCs w:val="16"/>
    </w:rPr>
  </w:style>
  <w:style w:type="paragraph" w:styleId="CommentSubject">
    <w:name w:val="annotation subject"/>
    <w:basedOn w:val="CommentText"/>
    <w:next w:val="CommentText"/>
    <w:link w:val="CommentSubjectChar"/>
    <w:semiHidden/>
    <w:rsid w:val="000F3CA3"/>
    <w:rPr>
      <w:b/>
      <w:bCs/>
    </w:rPr>
  </w:style>
  <w:style w:type="character" w:customStyle="1" w:styleId="CommentSubjectChar">
    <w:name w:val="Comment Subject Char"/>
    <w:basedOn w:val="CommentTextChar"/>
    <w:link w:val="CommentSubject"/>
    <w:semiHidden/>
    <w:rsid w:val="00C87B10"/>
    <w:rPr>
      <w:rFonts w:asciiTheme="minorHAnsi" w:hAnsiTheme="minorHAnsi"/>
      <w:b/>
      <w:bCs/>
      <w:snapToGrid w:val="0"/>
    </w:rPr>
  </w:style>
  <w:style w:type="character" w:customStyle="1" w:styleId="variabledefinitionCharChar">
    <w:name w:val="variable definition Char Char"/>
    <w:basedOn w:val="DefaultParagraphFont"/>
    <w:rsid w:val="000F3CA3"/>
    <w:rPr>
      <w:sz w:val="22"/>
      <w:lang w:val="en-US" w:eastAsia="en-US" w:bidi="ar-SA"/>
    </w:rPr>
  </w:style>
  <w:style w:type="paragraph" w:customStyle="1" w:styleId="tableinsides">
    <w:name w:val="table insides"/>
    <w:basedOn w:val="Normal"/>
    <w:rsid w:val="00DC6305"/>
    <w:pPr>
      <w:jc w:val="center"/>
    </w:pPr>
    <w:rPr>
      <w:snapToGrid/>
      <w:sz w:val="20"/>
      <w:szCs w:val="24"/>
    </w:rPr>
  </w:style>
  <w:style w:type="paragraph" w:customStyle="1" w:styleId="figureinside">
    <w:name w:val="figure inside"/>
    <w:basedOn w:val="Normal"/>
    <w:rsid w:val="00DC6305"/>
    <w:rPr>
      <w:snapToGrid/>
      <w:sz w:val="20"/>
      <w:szCs w:val="24"/>
    </w:rPr>
  </w:style>
  <w:style w:type="table" w:styleId="TableGrid">
    <w:name w:val="Table Grid"/>
    <w:basedOn w:val="TableNormal"/>
    <w:uiPriority w:val="39"/>
    <w:rsid w:val="00B91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rsid w:val="00766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semiHidden/>
    <w:rsid w:val="00925F4B"/>
    <w:rPr>
      <w:rFonts w:ascii="Arial" w:hAnsi="Arial"/>
      <w:dstrike w:val="0"/>
      <w:sz w:val="20"/>
      <w:vertAlign w:val="baseline"/>
    </w:rPr>
  </w:style>
  <w:style w:type="paragraph" w:styleId="ListParagraph">
    <w:name w:val="List Paragraph"/>
    <w:basedOn w:val="Normal"/>
    <w:uiPriority w:val="34"/>
    <w:qFormat/>
    <w:rsid w:val="00855F13"/>
    <w:pPr>
      <w:spacing w:after="200" w:line="276" w:lineRule="auto"/>
      <w:ind w:left="720"/>
      <w:contextualSpacing/>
    </w:pPr>
    <w:rPr>
      <w:rFonts w:eastAsiaTheme="minorEastAsia" w:cstheme="minorBidi"/>
      <w:snapToGrid/>
      <w:szCs w:val="22"/>
    </w:rPr>
  </w:style>
  <w:style w:type="character" w:customStyle="1" w:styleId="sdtxtsmall">
    <w:name w:val="sdtxtsmall"/>
    <w:basedOn w:val="DefaultParagraphFont"/>
    <w:rsid w:val="00A6258D"/>
  </w:style>
  <w:style w:type="character" w:customStyle="1" w:styleId="personname">
    <w:name w:val="person_name"/>
    <w:basedOn w:val="DefaultParagraphFont"/>
    <w:rsid w:val="00A710D1"/>
  </w:style>
  <w:style w:type="paragraph" w:customStyle="1" w:styleId="authorgroup">
    <w:name w:val="authorgroup"/>
    <w:basedOn w:val="Normal"/>
    <w:rsid w:val="00874D5F"/>
    <w:pPr>
      <w:spacing w:before="100" w:beforeAutospacing="1" w:after="100" w:afterAutospacing="1"/>
    </w:pPr>
    <w:rPr>
      <w:b/>
      <w:bCs/>
      <w:snapToGrid/>
      <w:sz w:val="24"/>
      <w:szCs w:val="24"/>
    </w:rPr>
  </w:style>
  <w:style w:type="character" w:styleId="PlaceholderText">
    <w:name w:val="Placeholder Text"/>
    <w:basedOn w:val="DefaultParagraphFont"/>
    <w:uiPriority w:val="99"/>
    <w:semiHidden/>
    <w:rsid w:val="00DD6D47"/>
    <w:rPr>
      <w:color w:val="808080"/>
    </w:rPr>
  </w:style>
  <w:style w:type="character" w:customStyle="1" w:styleId="goohl1">
    <w:name w:val="goohl1"/>
    <w:basedOn w:val="DefaultParagraphFont"/>
    <w:rsid w:val="00BA4A4F"/>
  </w:style>
  <w:style w:type="character" w:customStyle="1" w:styleId="goohl2">
    <w:name w:val="goohl2"/>
    <w:basedOn w:val="DefaultParagraphFont"/>
    <w:rsid w:val="00BA4A4F"/>
  </w:style>
  <w:style w:type="character" w:customStyle="1" w:styleId="goohl3">
    <w:name w:val="goohl3"/>
    <w:basedOn w:val="DefaultParagraphFont"/>
    <w:rsid w:val="00BA4A4F"/>
  </w:style>
  <w:style w:type="character" w:customStyle="1" w:styleId="goohl4">
    <w:name w:val="goohl4"/>
    <w:basedOn w:val="DefaultParagraphFont"/>
    <w:rsid w:val="00BA4A4F"/>
  </w:style>
  <w:style w:type="character" w:customStyle="1" w:styleId="goohl5">
    <w:name w:val="goohl5"/>
    <w:basedOn w:val="DefaultParagraphFont"/>
    <w:rsid w:val="00BA4A4F"/>
  </w:style>
  <w:style w:type="character" w:customStyle="1" w:styleId="goohl7">
    <w:name w:val="goohl7"/>
    <w:basedOn w:val="DefaultParagraphFont"/>
    <w:rsid w:val="00BA4A4F"/>
  </w:style>
  <w:style w:type="character" w:customStyle="1" w:styleId="goohl8">
    <w:name w:val="goohl8"/>
    <w:basedOn w:val="DefaultParagraphFont"/>
    <w:rsid w:val="00BA4A4F"/>
  </w:style>
  <w:style w:type="character" w:customStyle="1" w:styleId="goohl9">
    <w:name w:val="goohl9"/>
    <w:basedOn w:val="DefaultParagraphFont"/>
    <w:rsid w:val="00BA4A4F"/>
  </w:style>
  <w:style w:type="character" w:customStyle="1" w:styleId="goohl10">
    <w:name w:val="goohl10"/>
    <w:basedOn w:val="DefaultParagraphFont"/>
    <w:rsid w:val="00BA4A4F"/>
  </w:style>
  <w:style w:type="character" w:customStyle="1" w:styleId="goohl11">
    <w:name w:val="goohl11"/>
    <w:basedOn w:val="DefaultParagraphFont"/>
    <w:rsid w:val="00BA4A4F"/>
  </w:style>
  <w:style w:type="character" w:customStyle="1" w:styleId="goohl12">
    <w:name w:val="goohl12"/>
    <w:basedOn w:val="DefaultParagraphFont"/>
    <w:rsid w:val="00BA4A4F"/>
  </w:style>
  <w:style w:type="character" w:customStyle="1" w:styleId="goohl13">
    <w:name w:val="goohl13"/>
    <w:basedOn w:val="DefaultParagraphFont"/>
    <w:rsid w:val="00BA4A4F"/>
  </w:style>
  <w:style w:type="paragraph" w:customStyle="1" w:styleId="Default">
    <w:name w:val="Default"/>
    <w:rsid w:val="0092605A"/>
    <w:pPr>
      <w:autoSpaceDE w:val="0"/>
      <w:autoSpaceDN w:val="0"/>
      <w:adjustRightInd w:val="0"/>
    </w:pPr>
    <w:rPr>
      <w:color w:val="000000"/>
      <w:sz w:val="24"/>
      <w:szCs w:val="24"/>
    </w:rPr>
  </w:style>
  <w:style w:type="character" w:customStyle="1" w:styleId="apple-style-span">
    <w:name w:val="apple-style-span"/>
    <w:basedOn w:val="DefaultParagraphFont"/>
    <w:rsid w:val="00165065"/>
  </w:style>
  <w:style w:type="paragraph" w:styleId="NoSpacing">
    <w:name w:val="No Spacing"/>
    <w:link w:val="NoSpacingChar"/>
    <w:uiPriority w:val="1"/>
    <w:qFormat/>
    <w:rsid w:val="00C87B10"/>
    <w:rPr>
      <w:rFonts w:ascii="Calibri" w:hAnsi="Calibri"/>
      <w:sz w:val="22"/>
      <w:szCs w:val="22"/>
    </w:rPr>
  </w:style>
  <w:style w:type="character" w:customStyle="1" w:styleId="NoSpacingChar">
    <w:name w:val="No Spacing Char"/>
    <w:basedOn w:val="DefaultParagraphFont"/>
    <w:link w:val="NoSpacing"/>
    <w:uiPriority w:val="1"/>
    <w:rsid w:val="00C87B10"/>
    <w:rPr>
      <w:rFonts w:ascii="Calibri" w:hAnsi="Calibri"/>
      <w:sz w:val="22"/>
      <w:szCs w:val="22"/>
    </w:rPr>
  </w:style>
  <w:style w:type="paragraph" w:styleId="TOCHeading">
    <w:name w:val="TOC Heading"/>
    <w:basedOn w:val="Heading1"/>
    <w:next w:val="Normal"/>
    <w:uiPriority w:val="39"/>
    <w:semiHidden/>
    <w:unhideWhenUsed/>
    <w:qFormat/>
    <w:rsid w:val="00C87B10"/>
    <w:pPr>
      <w:keepLines/>
      <w:spacing w:before="240" w:after="240" w:line="276" w:lineRule="auto"/>
      <w:jc w:val="both"/>
      <w:outlineLvl w:val="9"/>
    </w:pPr>
    <w:rPr>
      <w:rFonts w:ascii="Cambria" w:hAnsi="Cambria" w:cs="Times New Roman"/>
      <w:snapToGrid/>
      <w:color w:val="365F91"/>
      <w:sz w:val="28"/>
      <w:szCs w:val="28"/>
    </w:rPr>
  </w:style>
  <w:style w:type="paragraph" w:customStyle="1" w:styleId="ecmsonormal">
    <w:name w:val="ec_msonormal"/>
    <w:basedOn w:val="Normal"/>
    <w:rsid w:val="00C87B10"/>
    <w:pPr>
      <w:spacing w:before="100" w:beforeAutospacing="1" w:after="100" w:afterAutospacing="1"/>
      <w:jc w:val="both"/>
    </w:pPr>
    <w:rPr>
      <w:rFonts w:ascii="Times New Roman" w:hAnsi="Times New Roman"/>
      <w:snapToGrid/>
      <w:sz w:val="24"/>
      <w:szCs w:val="24"/>
    </w:rPr>
  </w:style>
  <w:style w:type="paragraph" w:styleId="Quote">
    <w:name w:val="Quote"/>
    <w:basedOn w:val="Normal"/>
    <w:next w:val="Normal"/>
    <w:link w:val="QuoteChar"/>
    <w:uiPriority w:val="29"/>
    <w:qFormat/>
    <w:rsid w:val="00C87B10"/>
    <w:pPr>
      <w:jc w:val="both"/>
    </w:pPr>
    <w:rPr>
      <w:rFonts w:ascii="Calibri" w:eastAsia="Calibri" w:hAnsi="Calibri"/>
      <w:i/>
      <w:snapToGrid/>
      <w:sz w:val="24"/>
      <w:szCs w:val="24"/>
      <w:lang w:bidi="en-US"/>
    </w:rPr>
  </w:style>
  <w:style w:type="character" w:customStyle="1" w:styleId="QuoteChar">
    <w:name w:val="Quote Char"/>
    <w:basedOn w:val="DefaultParagraphFont"/>
    <w:link w:val="Quote"/>
    <w:uiPriority w:val="29"/>
    <w:rsid w:val="00C87B10"/>
    <w:rPr>
      <w:rFonts w:ascii="Calibri" w:eastAsia="Calibri" w:hAnsi="Calibri"/>
      <w:i/>
      <w:sz w:val="24"/>
      <w:szCs w:val="24"/>
      <w:lang w:bidi="en-US"/>
    </w:rPr>
  </w:style>
  <w:style w:type="paragraph" w:styleId="IntenseQuote">
    <w:name w:val="Intense Quote"/>
    <w:basedOn w:val="Normal"/>
    <w:next w:val="Normal"/>
    <w:link w:val="IntenseQuoteChar"/>
    <w:uiPriority w:val="30"/>
    <w:qFormat/>
    <w:rsid w:val="00C87B10"/>
    <w:pPr>
      <w:ind w:left="720" w:right="720"/>
      <w:jc w:val="both"/>
    </w:pPr>
    <w:rPr>
      <w:rFonts w:ascii="Calibri" w:eastAsia="Calibri" w:hAnsi="Calibri"/>
      <w:b/>
      <w:i/>
      <w:snapToGrid/>
      <w:sz w:val="24"/>
      <w:szCs w:val="22"/>
      <w:lang w:bidi="en-US"/>
    </w:rPr>
  </w:style>
  <w:style w:type="character" w:customStyle="1" w:styleId="IntenseQuoteChar">
    <w:name w:val="Intense Quote Char"/>
    <w:basedOn w:val="DefaultParagraphFont"/>
    <w:link w:val="IntenseQuote"/>
    <w:uiPriority w:val="30"/>
    <w:rsid w:val="00C87B10"/>
    <w:rPr>
      <w:rFonts w:ascii="Calibri" w:eastAsia="Calibri" w:hAnsi="Calibri"/>
      <w:b/>
      <w:i/>
      <w:sz w:val="24"/>
      <w:szCs w:val="22"/>
      <w:lang w:bidi="en-US"/>
    </w:rPr>
  </w:style>
  <w:style w:type="character" w:styleId="SubtleEmphasis">
    <w:name w:val="Subtle Emphasis"/>
    <w:uiPriority w:val="19"/>
    <w:qFormat/>
    <w:rsid w:val="00C87B10"/>
    <w:rPr>
      <w:i/>
      <w:color w:val="5A5A5A"/>
    </w:rPr>
  </w:style>
  <w:style w:type="character" w:styleId="IntenseEmphasis">
    <w:name w:val="Intense Emphasis"/>
    <w:basedOn w:val="DefaultParagraphFont"/>
    <w:uiPriority w:val="21"/>
    <w:qFormat/>
    <w:rsid w:val="00C87B10"/>
    <w:rPr>
      <w:b/>
      <w:i/>
      <w:sz w:val="24"/>
      <w:szCs w:val="24"/>
      <w:u w:val="single"/>
    </w:rPr>
  </w:style>
  <w:style w:type="character" w:styleId="SubtleReference">
    <w:name w:val="Subtle Reference"/>
    <w:basedOn w:val="DefaultParagraphFont"/>
    <w:uiPriority w:val="31"/>
    <w:qFormat/>
    <w:rsid w:val="00C87B10"/>
    <w:rPr>
      <w:sz w:val="24"/>
      <w:szCs w:val="24"/>
      <w:u w:val="single"/>
    </w:rPr>
  </w:style>
  <w:style w:type="character" w:styleId="IntenseReference">
    <w:name w:val="Intense Reference"/>
    <w:basedOn w:val="DefaultParagraphFont"/>
    <w:uiPriority w:val="32"/>
    <w:qFormat/>
    <w:rsid w:val="00C87B10"/>
    <w:rPr>
      <w:b/>
      <w:sz w:val="24"/>
      <w:u w:val="single"/>
    </w:rPr>
  </w:style>
  <w:style w:type="character" w:styleId="BookTitle">
    <w:name w:val="Book Title"/>
    <w:basedOn w:val="DefaultParagraphFont"/>
    <w:uiPriority w:val="33"/>
    <w:qFormat/>
    <w:rsid w:val="00C87B10"/>
    <w:rPr>
      <w:rFonts w:ascii="Cambria" w:eastAsia="Times New Roman" w:hAnsi="Cambria"/>
      <w:b/>
      <w:i/>
      <w:sz w:val="24"/>
      <w:szCs w:val="24"/>
    </w:rPr>
  </w:style>
  <w:style w:type="paragraph" w:customStyle="1" w:styleId="Table">
    <w:name w:val="Table"/>
    <w:basedOn w:val="Normal"/>
    <w:uiPriority w:val="99"/>
    <w:rsid w:val="00C87B10"/>
    <w:pPr>
      <w:jc w:val="both"/>
    </w:pPr>
    <w:rPr>
      <w:rFonts w:ascii="Times New Roman" w:hAnsi="Times New Roman"/>
      <w:snapToGrid/>
      <w:sz w:val="20"/>
      <w:szCs w:val="24"/>
    </w:rPr>
  </w:style>
  <w:style w:type="paragraph" w:customStyle="1" w:styleId="memo">
    <w:name w:val="memo"/>
    <w:semiHidden/>
    <w:rsid w:val="00C87B10"/>
    <w:pPr>
      <w:tabs>
        <w:tab w:val="left" w:pos="1170"/>
      </w:tabs>
      <w:spacing w:after="120"/>
    </w:pPr>
    <w:rPr>
      <w:sz w:val="24"/>
    </w:rPr>
  </w:style>
  <w:style w:type="paragraph" w:customStyle="1" w:styleId="TableText0">
    <w:name w:val="Table Text"/>
    <w:basedOn w:val="Normal"/>
    <w:qFormat/>
    <w:rsid w:val="006464F8"/>
    <w:rPr>
      <w:sz w:val="18"/>
      <w:szCs w:val="18"/>
    </w:rPr>
  </w:style>
  <w:style w:type="paragraph" w:customStyle="1" w:styleId="Normal1">
    <w:name w:val="Normal1"/>
    <w:semiHidden/>
    <w:rsid w:val="00C87B10"/>
    <w:pPr>
      <w:tabs>
        <w:tab w:val="left" w:pos="1170"/>
      </w:tabs>
      <w:spacing w:line="360" w:lineRule="auto"/>
    </w:pPr>
    <w:rPr>
      <w:sz w:val="24"/>
    </w:rPr>
  </w:style>
  <w:style w:type="paragraph" w:customStyle="1" w:styleId="RomanNumbered">
    <w:name w:val="Roman Numbered"/>
    <w:basedOn w:val="Normal"/>
    <w:rsid w:val="00C87B10"/>
    <w:pPr>
      <w:numPr>
        <w:numId w:val="15"/>
      </w:numPr>
      <w:spacing w:after="160" w:line="280" w:lineRule="atLeast"/>
      <w:jc w:val="both"/>
    </w:pPr>
    <w:rPr>
      <w:rFonts w:ascii="Arial" w:hAnsi="Arial"/>
      <w:snapToGrid/>
      <w:sz w:val="20"/>
      <w:szCs w:val="24"/>
      <w:lang w:val="en-CA"/>
    </w:rPr>
  </w:style>
  <w:style w:type="table" w:customStyle="1" w:styleId="LightGrid-Accent11">
    <w:name w:val="Light Grid - Accent 11"/>
    <w:basedOn w:val="TableNormal"/>
    <w:uiPriority w:val="62"/>
    <w:rsid w:val="001B47DD"/>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11">
    <w:name w:val="Light Shading - Accent 11"/>
    <w:basedOn w:val="TableNormal"/>
    <w:uiPriority w:val="60"/>
    <w:rsid w:val="001B47DD"/>
    <w:rPr>
      <w:rFonts w:ascii="Calibri" w:eastAsia="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TableNormal"/>
    <w:uiPriority w:val="60"/>
    <w:rsid w:val="001B47DD"/>
    <w:rPr>
      <w:rFonts w:ascii="Calibri" w:eastAsia="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olor51">
    <w:name w:val="color51"/>
    <w:basedOn w:val="DefaultParagraphFont"/>
    <w:rsid w:val="001B47DD"/>
    <w:rPr>
      <w:color w:val="FF9933"/>
    </w:rPr>
  </w:style>
  <w:style w:type="paragraph" w:styleId="Revision">
    <w:name w:val="Revision"/>
    <w:hidden/>
    <w:uiPriority w:val="99"/>
    <w:semiHidden/>
    <w:rsid w:val="00337C3B"/>
    <w:rPr>
      <w:rFonts w:asciiTheme="minorHAnsi" w:hAnsiTheme="minorHAnsi"/>
      <w:snapToGrid w:val="0"/>
      <w:sz w:val="22"/>
    </w:rPr>
  </w:style>
  <w:style w:type="paragraph" w:customStyle="1" w:styleId="Tablenarrativecontent">
    <w:name w:val="Table narrative content"/>
    <w:basedOn w:val="PlainText"/>
    <w:qFormat/>
    <w:rsid w:val="00843327"/>
    <w:rPr>
      <w:rFonts w:ascii="Calibri" w:hAnsi="Calibri"/>
      <w:sz w:val="18"/>
      <w:szCs w:val="16"/>
    </w:rPr>
  </w:style>
  <w:style w:type="paragraph" w:customStyle="1" w:styleId="TableSamples">
    <w:name w:val="Table Samples"/>
    <w:basedOn w:val="PlainText"/>
    <w:qFormat/>
    <w:rsid w:val="0084332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8424">
      <w:bodyDiv w:val="1"/>
      <w:marLeft w:val="0"/>
      <w:marRight w:val="0"/>
      <w:marTop w:val="0"/>
      <w:marBottom w:val="0"/>
      <w:divBdr>
        <w:top w:val="none" w:sz="0" w:space="0" w:color="auto"/>
        <w:left w:val="none" w:sz="0" w:space="0" w:color="auto"/>
        <w:bottom w:val="none" w:sz="0" w:space="0" w:color="auto"/>
        <w:right w:val="none" w:sz="0" w:space="0" w:color="auto"/>
      </w:divBdr>
    </w:div>
    <w:div w:id="250356086">
      <w:bodyDiv w:val="1"/>
      <w:marLeft w:val="0"/>
      <w:marRight w:val="0"/>
      <w:marTop w:val="0"/>
      <w:marBottom w:val="0"/>
      <w:divBdr>
        <w:top w:val="none" w:sz="0" w:space="0" w:color="auto"/>
        <w:left w:val="none" w:sz="0" w:space="0" w:color="auto"/>
        <w:bottom w:val="none" w:sz="0" w:space="0" w:color="auto"/>
        <w:right w:val="none" w:sz="0" w:space="0" w:color="auto"/>
      </w:divBdr>
    </w:div>
    <w:div w:id="272399219">
      <w:bodyDiv w:val="1"/>
      <w:marLeft w:val="0"/>
      <w:marRight w:val="0"/>
      <w:marTop w:val="0"/>
      <w:marBottom w:val="0"/>
      <w:divBdr>
        <w:top w:val="none" w:sz="0" w:space="0" w:color="auto"/>
        <w:left w:val="none" w:sz="0" w:space="0" w:color="auto"/>
        <w:bottom w:val="none" w:sz="0" w:space="0" w:color="auto"/>
        <w:right w:val="none" w:sz="0" w:space="0" w:color="auto"/>
      </w:divBdr>
    </w:div>
    <w:div w:id="328561818">
      <w:bodyDiv w:val="1"/>
      <w:marLeft w:val="0"/>
      <w:marRight w:val="0"/>
      <w:marTop w:val="0"/>
      <w:marBottom w:val="0"/>
      <w:divBdr>
        <w:top w:val="none" w:sz="0" w:space="0" w:color="auto"/>
        <w:left w:val="none" w:sz="0" w:space="0" w:color="auto"/>
        <w:bottom w:val="none" w:sz="0" w:space="0" w:color="auto"/>
        <w:right w:val="none" w:sz="0" w:space="0" w:color="auto"/>
      </w:divBdr>
    </w:div>
    <w:div w:id="337586086">
      <w:bodyDiv w:val="1"/>
      <w:marLeft w:val="0"/>
      <w:marRight w:val="0"/>
      <w:marTop w:val="0"/>
      <w:marBottom w:val="0"/>
      <w:divBdr>
        <w:top w:val="none" w:sz="0" w:space="0" w:color="auto"/>
        <w:left w:val="none" w:sz="0" w:space="0" w:color="auto"/>
        <w:bottom w:val="none" w:sz="0" w:space="0" w:color="auto"/>
        <w:right w:val="none" w:sz="0" w:space="0" w:color="auto"/>
      </w:divBdr>
    </w:div>
    <w:div w:id="367799049">
      <w:bodyDiv w:val="1"/>
      <w:marLeft w:val="0"/>
      <w:marRight w:val="0"/>
      <w:marTop w:val="0"/>
      <w:marBottom w:val="0"/>
      <w:divBdr>
        <w:top w:val="none" w:sz="0" w:space="0" w:color="auto"/>
        <w:left w:val="none" w:sz="0" w:space="0" w:color="auto"/>
        <w:bottom w:val="none" w:sz="0" w:space="0" w:color="auto"/>
        <w:right w:val="none" w:sz="0" w:space="0" w:color="auto"/>
      </w:divBdr>
    </w:div>
    <w:div w:id="382338663">
      <w:bodyDiv w:val="1"/>
      <w:marLeft w:val="0"/>
      <w:marRight w:val="0"/>
      <w:marTop w:val="0"/>
      <w:marBottom w:val="0"/>
      <w:divBdr>
        <w:top w:val="none" w:sz="0" w:space="0" w:color="auto"/>
        <w:left w:val="none" w:sz="0" w:space="0" w:color="auto"/>
        <w:bottom w:val="none" w:sz="0" w:space="0" w:color="auto"/>
        <w:right w:val="none" w:sz="0" w:space="0" w:color="auto"/>
      </w:divBdr>
    </w:div>
    <w:div w:id="393742057">
      <w:bodyDiv w:val="1"/>
      <w:marLeft w:val="0"/>
      <w:marRight w:val="0"/>
      <w:marTop w:val="0"/>
      <w:marBottom w:val="0"/>
      <w:divBdr>
        <w:top w:val="none" w:sz="0" w:space="0" w:color="auto"/>
        <w:left w:val="none" w:sz="0" w:space="0" w:color="auto"/>
        <w:bottom w:val="none" w:sz="0" w:space="0" w:color="auto"/>
        <w:right w:val="none" w:sz="0" w:space="0" w:color="auto"/>
      </w:divBdr>
    </w:div>
    <w:div w:id="431510866">
      <w:bodyDiv w:val="1"/>
      <w:marLeft w:val="0"/>
      <w:marRight w:val="0"/>
      <w:marTop w:val="0"/>
      <w:marBottom w:val="0"/>
      <w:divBdr>
        <w:top w:val="none" w:sz="0" w:space="0" w:color="auto"/>
        <w:left w:val="none" w:sz="0" w:space="0" w:color="auto"/>
        <w:bottom w:val="none" w:sz="0" w:space="0" w:color="auto"/>
        <w:right w:val="none" w:sz="0" w:space="0" w:color="auto"/>
      </w:divBdr>
    </w:div>
    <w:div w:id="486018268">
      <w:bodyDiv w:val="1"/>
      <w:marLeft w:val="0"/>
      <w:marRight w:val="0"/>
      <w:marTop w:val="0"/>
      <w:marBottom w:val="0"/>
      <w:divBdr>
        <w:top w:val="none" w:sz="0" w:space="0" w:color="auto"/>
        <w:left w:val="none" w:sz="0" w:space="0" w:color="auto"/>
        <w:bottom w:val="none" w:sz="0" w:space="0" w:color="auto"/>
        <w:right w:val="none" w:sz="0" w:space="0" w:color="auto"/>
      </w:divBdr>
    </w:div>
    <w:div w:id="495608610">
      <w:bodyDiv w:val="1"/>
      <w:marLeft w:val="0"/>
      <w:marRight w:val="0"/>
      <w:marTop w:val="0"/>
      <w:marBottom w:val="0"/>
      <w:divBdr>
        <w:top w:val="none" w:sz="0" w:space="0" w:color="auto"/>
        <w:left w:val="none" w:sz="0" w:space="0" w:color="auto"/>
        <w:bottom w:val="none" w:sz="0" w:space="0" w:color="auto"/>
        <w:right w:val="none" w:sz="0" w:space="0" w:color="auto"/>
      </w:divBdr>
    </w:div>
    <w:div w:id="510607688">
      <w:bodyDiv w:val="1"/>
      <w:marLeft w:val="0"/>
      <w:marRight w:val="0"/>
      <w:marTop w:val="0"/>
      <w:marBottom w:val="0"/>
      <w:divBdr>
        <w:top w:val="none" w:sz="0" w:space="0" w:color="auto"/>
        <w:left w:val="none" w:sz="0" w:space="0" w:color="auto"/>
        <w:bottom w:val="none" w:sz="0" w:space="0" w:color="auto"/>
        <w:right w:val="none" w:sz="0" w:space="0" w:color="auto"/>
      </w:divBdr>
    </w:div>
    <w:div w:id="920337763">
      <w:bodyDiv w:val="1"/>
      <w:marLeft w:val="0"/>
      <w:marRight w:val="0"/>
      <w:marTop w:val="0"/>
      <w:marBottom w:val="0"/>
      <w:divBdr>
        <w:top w:val="none" w:sz="0" w:space="0" w:color="auto"/>
        <w:left w:val="none" w:sz="0" w:space="0" w:color="auto"/>
        <w:bottom w:val="none" w:sz="0" w:space="0" w:color="auto"/>
        <w:right w:val="none" w:sz="0" w:space="0" w:color="auto"/>
      </w:divBdr>
    </w:div>
    <w:div w:id="922302307">
      <w:bodyDiv w:val="1"/>
      <w:marLeft w:val="0"/>
      <w:marRight w:val="0"/>
      <w:marTop w:val="0"/>
      <w:marBottom w:val="0"/>
      <w:divBdr>
        <w:top w:val="none" w:sz="0" w:space="0" w:color="auto"/>
        <w:left w:val="none" w:sz="0" w:space="0" w:color="auto"/>
        <w:bottom w:val="none" w:sz="0" w:space="0" w:color="auto"/>
        <w:right w:val="none" w:sz="0" w:space="0" w:color="auto"/>
      </w:divBdr>
    </w:div>
    <w:div w:id="956643057">
      <w:bodyDiv w:val="1"/>
      <w:marLeft w:val="0"/>
      <w:marRight w:val="0"/>
      <w:marTop w:val="0"/>
      <w:marBottom w:val="0"/>
      <w:divBdr>
        <w:top w:val="none" w:sz="0" w:space="0" w:color="auto"/>
        <w:left w:val="none" w:sz="0" w:space="0" w:color="auto"/>
        <w:bottom w:val="none" w:sz="0" w:space="0" w:color="auto"/>
        <w:right w:val="none" w:sz="0" w:space="0" w:color="auto"/>
      </w:divBdr>
    </w:div>
    <w:div w:id="976565401">
      <w:bodyDiv w:val="1"/>
      <w:marLeft w:val="0"/>
      <w:marRight w:val="0"/>
      <w:marTop w:val="0"/>
      <w:marBottom w:val="0"/>
      <w:divBdr>
        <w:top w:val="none" w:sz="0" w:space="0" w:color="auto"/>
        <w:left w:val="none" w:sz="0" w:space="0" w:color="auto"/>
        <w:bottom w:val="none" w:sz="0" w:space="0" w:color="auto"/>
        <w:right w:val="none" w:sz="0" w:space="0" w:color="auto"/>
      </w:divBdr>
    </w:div>
    <w:div w:id="1033261963">
      <w:bodyDiv w:val="1"/>
      <w:marLeft w:val="0"/>
      <w:marRight w:val="0"/>
      <w:marTop w:val="0"/>
      <w:marBottom w:val="0"/>
      <w:divBdr>
        <w:top w:val="none" w:sz="0" w:space="0" w:color="auto"/>
        <w:left w:val="none" w:sz="0" w:space="0" w:color="auto"/>
        <w:bottom w:val="none" w:sz="0" w:space="0" w:color="auto"/>
        <w:right w:val="none" w:sz="0" w:space="0" w:color="auto"/>
      </w:divBdr>
    </w:div>
    <w:div w:id="1304695596">
      <w:bodyDiv w:val="1"/>
      <w:marLeft w:val="0"/>
      <w:marRight w:val="0"/>
      <w:marTop w:val="0"/>
      <w:marBottom w:val="0"/>
      <w:divBdr>
        <w:top w:val="none" w:sz="0" w:space="0" w:color="auto"/>
        <w:left w:val="none" w:sz="0" w:space="0" w:color="auto"/>
        <w:bottom w:val="none" w:sz="0" w:space="0" w:color="auto"/>
        <w:right w:val="none" w:sz="0" w:space="0" w:color="auto"/>
      </w:divBdr>
    </w:div>
    <w:div w:id="1340545153">
      <w:bodyDiv w:val="1"/>
      <w:marLeft w:val="0"/>
      <w:marRight w:val="0"/>
      <w:marTop w:val="0"/>
      <w:marBottom w:val="0"/>
      <w:divBdr>
        <w:top w:val="none" w:sz="0" w:space="0" w:color="auto"/>
        <w:left w:val="none" w:sz="0" w:space="0" w:color="auto"/>
        <w:bottom w:val="none" w:sz="0" w:space="0" w:color="auto"/>
        <w:right w:val="none" w:sz="0" w:space="0" w:color="auto"/>
      </w:divBdr>
    </w:div>
    <w:div w:id="1419522162">
      <w:bodyDiv w:val="1"/>
      <w:marLeft w:val="0"/>
      <w:marRight w:val="0"/>
      <w:marTop w:val="0"/>
      <w:marBottom w:val="0"/>
      <w:divBdr>
        <w:top w:val="none" w:sz="0" w:space="0" w:color="auto"/>
        <w:left w:val="none" w:sz="0" w:space="0" w:color="auto"/>
        <w:bottom w:val="none" w:sz="0" w:space="0" w:color="auto"/>
        <w:right w:val="none" w:sz="0" w:space="0" w:color="auto"/>
      </w:divBdr>
      <w:divsChild>
        <w:div w:id="371805280">
          <w:marLeft w:val="0"/>
          <w:marRight w:val="0"/>
          <w:marTop w:val="0"/>
          <w:marBottom w:val="0"/>
          <w:divBdr>
            <w:top w:val="none" w:sz="0" w:space="0" w:color="auto"/>
            <w:left w:val="none" w:sz="0" w:space="0" w:color="auto"/>
            <w:bottom w:val="none" w:sz="0" w:space="0" w:color="auto"/>
            <w:right w:val="none" w:sz="0" w:space="0" w:color="auto"/>
          </w:divBdr>
        </w:div>
        <w:div w:id="386881690">
          <w:marLeft w:val="0"/>
          <w:marRight w:val="0"/>
          <w:marTop w:val="0"/>
          <w:marBottom w:val="0"/>
          <w:divBdr>
            <w:top w:val="none" w:sz="0" w:space="0" w:color="auto"/>
            <w:left w:val="none" w:sz="0" w:space="0" w:color="auto"/>
            <w:bottom w:val="none" w:sz="0" w:space="0" w:color="auto"/>
            <w:right w:val="none" w:sz="0" w:space="0" w:color="auto"/>
          </w:divBdr>
        </w:div>
        <w:div w:id="474488156">
          <w:marLeft w:val="0"/>
          <w:marRight w:val="0"/>
          <w:marTop w:val="0"/>
          <w:marBottom w:val="0"/>
          <w:divBdr>
            <w:top w:val="none" w:sz="0" w:space="0" w:color="auto"/>
            <w:left w:val="none" w:sz="0" w:space="0" w:color="auto"/>
            <w:bottom w:val="none" w:sz="0" w:space="0" w:color="auto"/>
            <w:right w:val="none" w:sz="0" w:space="0" w:color="auto"/>
          </w:divBdr>
        </w:div>
        <w:div w:id="995844949">
          <w:marLeft w:val="0"/>
          <w:marRight w:val="0"/>
          <w:marTop w:val="0"/>
          <w:marBottom w:val="0"/>
          <w:divBdr>
            <w:top w:val="none" w:sz="0" w:space="0" w:color="auto"/>
            <w:left w:val="none" w:sz="0" w:space="0" w:color="auto"/>
            <w:bottom w:val="none" w:sz="0" w:space="0" w:color="auto"/>
            <w:right w:val="none" w:sz="0" w:space="0" w:color="auto"/>
          </w:divBdr>
        </w:div>
        <w:div w:id="1001197413">
          <w:marLeft w:val="0"/>
          <w:marRight w:val="0"/>
          <w:marTop w:val="0"/>
          <w:marBottom w:val="0"/>
          <w:divBdr>
            <w:top w:val="none" w:sz="0" w:space="0" w:color="auto"/>
            <w:left w:val="none" w:sz="0" w:space="0" w:color="auto"/>
            <w:bottom w:val="none" w:sz="0" w:space="0" w:color="auto"/>
            <w:right w:val="none" w:sz="0" w:space="0" w:color="auto"/>
          </w:divBdr>
        </w:div>
        <w:div w:id="1394308240">
          <w:marLeft w:val="0"/>
          <w:marRight w:val="0"/>
          <w:marTop w:val="0"/>
          <w:marBottom w:val="0"/>
          <w:divBdr>
            <w:top w:val="none" w:sz="0" w:space="0" w:color="auto"/>
            <w:left w:val="none" w:sz="0" w:space="0" w:color="auto"/>
            <w:bottom w:val="none" w:sz="0" w:space="0" w:color="auto"/>
            <w:right w:val="none" w:sz="0" w:space="0" w:color="auto"/>
          </w:divBdr>
        </w:div>
        <w:div w:id="1807355436">
          <w:marLeft w:val="0"/>
          <w:marRight w:val="0"/>
          <w:marTop w:val="0"/>
          <w:marBottom w:val="0"/>
          <w:divBdr>
            <w:top w:val="none" w:sz="0" w:space="0" w:color="auto"/>
            <w:left w:val="none" w:sz="0" w:space="0" w:color="auto"/>
            <w:bottom w:val="none" w:sz="0" w:space="0" w:color="auto"/>
            <w:right w:val="none" w:sz="0" w:space="0" w:color="auto"/>
          </w:divBdr>
        </w:div>
      </w:divsChild>
    </w:div>
    <w:div w:id="1431967671">
      <w:bodyDiv w:val="1"/>
      <w:marLeft w:val="0"/>
      <w:marRight w:val="0"/>
      <w:marTop w:val="0"/>
      <w:marBottom w:val="0"/>
      <w:divBdr>
        <w:top w:val="none" w:sz="0" w:space="0" w:color="auto"/>
        <w:left w:val="none" w:sz="0" w:space="0" w:color="auto"/>
        <w:bottom w:val="none" w:sz="0" w:space="0" w:color="auto"/>
        <w:right w:val="none" w:sz="0" w:space="0" w:color="auto"/>
      </w:divBdr>
    </w:div>
    <w:div w:id="1466972375">
      <w:bodyDiv w:val="1"/>
      <w:marLeft w:val="0"/>
      <w:marRight w:val="0"/>
      <w:marTop w:val="0"/>
      <w:marBottom w:val="0"/>
      <w:divBdr>
        <w:top w:val="none" w:sz="0" w:space="0" w:color="auto"/>
        <w:left w:val="none" w:sz="0" w:space="0" w:color="auto"/>
        <w:bottom w:val="none" w:sz="0" w:space="0" w:color="auto"/>
        <w:right w:val="none" w:sz="0" w:space="0" w:color="auto"/>
      </w:divBdr>
    </w:div>
    <w:div w:id="1544094809">
      <w:bodyDiv w:val="1"/>
      <w:marLeft w:val="0"/>
      <w:marRight w:val="0"/>
      <w:marTop w:val="0"/>
      <w:marBottom w:val="0"/>
      <w:divBdr>
        <w:top w:val="none" w:sz="0" w:space="0" w:color="auto"/>
        <w:left w:val="none" w:sz="0" w:space="0" w:color="auto"/>
        <w:bottom w:val="none" w:sz="0" w:space="0" w:color="auto"/>
        <w:right w:val="none" w:sz="0" w:space="0" w:color="auto"/>
      </w:divBdr>
    </w:div>
    <w:div w:id="1613785919">
      <w:bodyDiv w:val="1"/>
      <w:marLeft w:val="0"/>
      <w:marRight w:val="0"/>
      <w:marTop w:val="0"/>
      <w:marBottom w:val="0"/>
      <w:divBdr>
        <w:top w:val="none" w:sz="0" w:space="0" w:color="auto"/>
        <w:left w:val="none" w:sz="0" w:space="0" w:color="auto"/>
        <w:bottom w:val="none" w:sz="0" w:space="0" w:color="auto"/>
        <w:right w:val="none" w:sz="0" w:space="0" w:color="auto"/>
      </w:divBdr>
    </w:div>
    <w:div w:id="1946765630">
      <w:bodyDiv w:val="1"/>
      <w:marLeft w:val="0"/>
      <w:marRight w:val="0"/>
      <w:marTop w:val="0"/>
      <w:marBottom w:val="0"/>
      <w:divBdr>
        <w:top w:val="none" w:sz="0" w:space="0" w:color="auto"/>
        <w:left w:val="none" w:sz="0" w:space="0" w:color="auto"/>
        <w:bottom w:val="none" w:sz="0" w:space="0" w:color="auto"/>
        <w:right w:val="none" w:sz="0" w:space="0" w:color="auto"/>
      </w:divBdr>
    </w:div>
    <w:div w:id="2001619979">
      <w:bodyDiv w:val="1"/>
      <w:marLeft w:val="0"/>
      <w:marRight w:val="0"/>
      <w:marTop w:val="0"/>
      <w:marBottom w:val="0"/>
      <w:divBdr>
        <w:top w:val="none" w:sz="0" w:space="0" w:color="auto"/>
        <w:left w:val="none" w:sz="0" w:space="0" w:color="auto"/>
        <w:bottom w:val="none" w:sz="0" w:space="0" w:color="auto"/>
        <w:right w:val="none" w:sz="0" w:space="0" w:color="auto"/>
      </w:divBdr>
    </w:div>
    <w:div w:id="2073581093">
      <w:bodyDiv w:val="1"/>
      <w:marLeft w:val="0"/>
      <w:marRight w:val="0"/>
      <w:marTop w:val="0"/>
      <w:marBottom w:val="0"/>
      <w:divBdr>
        <w:top w:val="none" w:sz="0" w:space="0" w:color="auto"/>
        <w:left w:val="none" w:sz="0" w:space="0" w:color="auto"/>
        <w:bottom w:val="none" w:sz="0" w:space="0" w:color="auto"/>
        <w:right w:val="none" w:sz="0" w:space="0" w:color="auto"/>
      </w:divBdr>
      <w:divsChild>
        <w:div w:id="351537133">
          <w:marLeft w:val="1800"/>
          <w:marRight w:val="0"/>
          <w:marTop w:val="115"/>
          <w:marBottom w:val="0"/>
          <w:divBdr>
            <w:top w:val="none" w:sz="0" w:space="0" w:color="auto"/>
            <w:left w:val="none" w:sz="0" w:space="0" w:color="auto"/>
            <w:bottom w:val="none" w:sz="0" w:space="0" w:color="auto"/>
            <w:right w:val="none" w:sz="0" w:space="0" w:color="auto"/>
          </w:divBdr>
        </w:div>
        <w:div w:id="717507335">
          <w:marLeft w:val="1800"/>
          <w:marRight w:val="0"/>
          <w:marTop w:val="115"/>
          <w:marBottom w:val="0"/>
          <w:divBdr>
            <w:top w:val="none" w:sz="0" w:space="0" w:color="auto"/>
            <w:left w:val="none" w:sz="0" w:space="0" w:color="auto"/>
            <w:bottom w:val="none" w:sz="0" w:space="0" w:color="auto"/>
            <w:right w:val="none" w:sz="0" w:space="0" w:color="auto"/>
          </w:divBdr>
        </w:div>
        <w:div w:id="1212154716">
          <w:marLeft w:val="1800"/>
          <w:marRight w:val="0"/>
          <w:marTop w:val="115"/>
          <w:marBottom w:val="0"/>
          <w:divBdr>
            <w:top w:val="none" w:sz="0" w:space="0" w:color="auto"/>
            <w:left w:val="none" w:sz="0" w:space="0" w:color="auto"/>
            <w:bottom w:val="none" w:sz="0" w:space="0" w:color="auto"/>
            <w:right w:val="none" w:sz="0" w:space="0" w:color="auto"/>
          </w:divBdr>
        </w:div>
        <w:div w:id="1876231150">
          <w:marLeft w:val="1800"/>
          <w:marRight w:val="0"/>
          <w:marTop w:val="115"/>
          <w:marBottom w:val="0"/>
          <w:divBdr>
            <w:top w:val="none" w:sz="0" w:space="0" w:color="auto"/>
            <w:left w:val="none" w:sz="0" w:space="0" w:color="auto"/>
            <w:bottom w:val="none" w:sz="0" w:space="0" w:color="auto"/>
            <w:right w:val="none" w:sz="0" w:space="0" w:color="auto"/>
          </w:divBdr>
        </w:div>
      </w:divsChild>
    </w:div>
    <w:div w:id="213374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5.xml"/><Relationship Id="rId42" Type="http://schemas.openxmlformats.org/officeDocument/2006/relationships/image" Target="media/image19.png"/><Relationship Id="rId47" Type="http://schemas.openxmlformats.org/officeDocument/2006/relationships/image" Target="media/image24.tmp"/><Relationship Id="rId63" Type="http://schemas.openxmlformats.org/officeDocument/2006/relationships/image" Target="media/image31.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Scott\w2workshop\2020%20Workshop\New%20User%20Manual\W2manual42_Part5_ModelUtilities_rev3.docx"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image" Target="media/image22.tmp"/><Relationship Id="rId53" Type="http://schemas.openxmlformats.org/officeDocument/2006/relationships/footer" Target="footer8.xml"/><Relationship Id="rId58" Type="http://schemas.openxmlformats.org/officeDocument/2006/relationships/image" Target="media/image28.wmf"/><Relationship Id="rId66"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header" Target="header4.xml"/><Relationship Id="rId14" Type="http://schemas.openxmlformats.org/officeDocument/2006/relationships/hyperlink" Target="file:///C:\Scott\w2workshop\2020%20Workshop\New%20User%20Manual\W2manual42_Part5_ModelUtilities_rev3.docx" TargetMode="Externa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image" Target="media/image20.png"/><Relationship Id="rId48" Type="http://schemas.openxmlformats.org/officeDocument/2006/relationships/header" Target="header7.xml"/><Relationship Id="rId56" Type="http://schemas.openxmlformats.org/officeDocument/2006/relationships/image" Target="media/image27.wmf"/><Relationship Id="rId64" Type="http://schemas.openxmlformats.org/officeDocument/2006/relationships/oleObject" Target="embeddings/oleObject4.bin"/><Relationship Id="rId69" Type="http://schemas.microsoft.com/office/2011/relationships/people" Target="people.xml"/><Relationship Id="rId8" Type="http://schemas.openxmlformats.org/officeDocument/2006/relationships/image" Target="media/image1.tiff"/><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Scott\w2workshop\2020%20Workshop\New%20User%20Manual\W2manual42_Part5_ModelUtilities_rev3.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emf"/><Relationship Id="rId46" Type="http://schemas.openxmlformats.org/officeDocument/2006/relationships/image" Target="media/image23.tmp"/><Relationship Id="rId59" Type="http://schemas.openxmlformats.org/officeDocument/2006/relationships/oleObject" Target="embeddings/oleObject2.bin"/><Relationship Id="rId67" Type="http://schemas.openxmlformats.org/officeDocument/2006/relationships/footer" Target="footer9.xm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oleObject" Target="embeddings/oleObject3.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Scott\w2workshop\2020%20Workshop\New%20User%20Manual\W2manual42_Part5_ModelUtilities_rev3.docx" TargetMode="Externa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tmp"/><Relationship Id="rId49" Type="http://schemas.openxmlformats.org/officeDocument/2006/relationships/header" Target="header8.xml"/><Relationship Id="rId57" Type="http://schemas.openxmlformats.org/officeDocument/2006/relationships/oleObject" Target="embeddings/oleObject1.bin"/><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9.xml"/><Relationship Id="rId60" Type="http://schemas.openxmlformats.org/officeDocument/2006/relationships/image" Target="media/image29.emf"/><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Scott\w2workshop\2020%20Workshop\New%20User%20Manual\W2manual42_Part5_ModelUtilities_rev3.docx" TargetMode="External"/><Relationship Id="rId18" Type="http://schemas.openxmlformats.org/officeDocument/2006/relationships/header" Target="header3.xml"/><Relationship Id="rId39" Type="http://schemas.openxmlformats.org/officeDocument/2006/relationships/image" Target="media/image16.emf"/><Relationship Id="rId34" Type="http://schemas.openxmlformats.org/officeDocument/2006/relationships/image" Target="media/image11.png"/><Relationship Id="rId50" Type="http://schemas.openxmlformats.org/officeDocument/2006/relationships/footer" Target="footer6.xm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C8AC8-F7CF-43EC-874D-7FC2D1CC6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146</Pages>
  <Words>28882</Words>
  <Characters>223260</Characters>
  <Application>Microsoft Office Word</Application>
  <DocSecurity>0</DocSecurity>
  <Lines>10631</Lines>
  <Paragraphs>10962</Paragraphs>
  <ScaleCrop>false</ScaleCrop>
  <HeadingPairs>
    <vt:vector size="2" baseType="variant">
      <vt:variant>
        <vt:lpstr>Title</vt:lpstr>
      </vt:variant>
      <vt:variant>
        <vt:i4>1</vt:i4>
      </vt:variant>
    </vt:vector>
  </HeadingPairs>
  <TitlesOfParts>
    <vt:vector size="1" baseType="lpstr">
      <vt:lpstr>CE-QUAL-W2 V3 User's Manual</vt:lpstr>
    </vt:vector>
  </TitlesOfParts>
  <Company>Waterways Experiment Station and Portland State University</Company>
  <LinksUpToDate>false</LinksUpToDate>
  <CharactersWithSpaces>241180</CharactersWithSpaces>
  <SharedDoc>false</SharedDoc>
  <HLinks>
    <vt:vector size="10266" baseType="variant">
      <vt:variant>
        <vt:i4>7012419</vt:i4>
      </vt:variant>
      <vt:variant>
        <vt:i4>12775</vt:i4>
      </vt:variant>
      <vt:variant>
        <vt:i4>0</vt:i4>
      </vt:variant>
      <vt:variant>
        <vt:i4>5</vt:i4>
      </vt:variant>
      <vt:variant>
        <vt:lpwstr/>
      </vt:variant>
      <vt:variant>
        <vt:lpwstr>branch_geometry</vt:lpwstr>
      </vt:variant>
      <vt:variant>
        <vt:i4>4718592</vt:i4>
      </vt:variant>
      <vt:variant>
        <vt:i4>12772</vt:i4>
      </vt:variant>
      <vt:variant>
        <vt:i4>0</vt:i4>
      </vt:variant>
      <vt:variant>
        <vt:i4>5</vt:i4>
      </vt:variant>
      <vt:variant>
        <vt:lpwstr/>
      </vt:variant>
      <vt:variant>
        <vt:lpwstr>_RUN-TIME_WARNINGS</vt:lpwstr>
      </vt:variant>
      <vt:variant>
        <vt:i4>7012419</vt:i4>
      </vt:variant>
      <vt:variant>
        <vt:i4>12769</vt:i4>
      </vt:variant>
      <vt:variant>
        <vt:i4>0</vt:i4>
      </vt:variant>
      <vt:variant>
        <vt:i4>5</vt:i4>
      </vt:variant>
      <vt:variant>
        <vt:lpwstr/>
      </vt:variant>
      <vt:variant>
        <vt:lpwstr>branch_geometry</vt:lpwstr>
      </vt:variant>
      <vt:variant>
        <vt:i4>4522104</vt:i4>
      </vt:variant>
      <vt:variant>
        <vt:i4>12766</vt:i4>
      </vt:variant>
      <vt:variant>
        <vt:i4>0</vt:i4>
      </vt:variant>
      <vt:variant>
        <vt:i4>5</vt:i4>
      </vt:variant>
      <vt:variant>
        <vt:lpwstr/>
      </vt:variant>
      <vt:variant>
        <vt:lpwstr>tributary_interpolation</vt:lpwstr>
      </vt:variant>
      <vt:variant>
        <vt:i4>393244</vt:i4>
      </vt:variant>
      <vt:variant>
        <vt:i4>12763</vt:i4>
      </vt:variant>
      <vt:variant>
        <vt:i4>0</vt:i4>
      </vt:variant>
      <vt:variant>
        <vt:i4>5</vt:i4>
      </vt:variant>
      <vt:variant>
        <vt:lpwstr/>
      </vt:variant>
      <vt:variant>
        <vt:lpwstr>calculations</vt:lpwstr>
      </vt:variant>
      <vt:variant>
        <vt:i4>786440</vt:i4>
      </vt:variant>
      <vt:variant>
        <vt:i4>12760</vt:i4>
      </vt:variant>
      <vt:variant>
        <vt:i4>0</vt:i4>
      </vt:variant>
      <vt:variant>
        <vt:i4>5</vt:i4>
      </vt:variant>
      <vt:variant>
        <vt:lpwstr/>
      </vt:variant>
      <vt:variant>
        <vt:lpwstr>interpolation</vt:lpwstr>
      </vt:variant>
      <vt:variant>
        <vt:i4>1310760</vt:i4>
      </vt:variant>
      <vt:variant>
        <vt:i4>12757</vt:i4>
      </vt:variant>
      <vt:variant>
        <vt:i4>0</vt:i4>
      </vt:variant>
      <vt:variant>
        <vt:i4>5</vt:i4>
      </vt:variant>
      <vt:variant>
        <vt:lpwstr/>
      </vt:variant>
      <vt:variant>
        <vt:lpwstr>timestep_fraction</vt:lpwstr>
      </vt:variant>
      <vt:variant>
        <vt:i4>5898367</vt:i4>
      </vt:variant>
      <vt:variant>
        <vt:i4>12754</vt:i4>
      </vt:variant>
      <vt:variant>
        <vt:i4>0</vt:i4>
      </vt:variant>
      <vt:variant>
        <vt:i4>5</vt:i4>
      </vt:variant>
      <vt:variant>
        <vt:lpwstr/>
      </vt:variant>
      <vt:variant>
        <vt:lpwstr>maximum_timestp</vt:lpwstr>
      </vt:variant>
      <vt:variant>
        <vt:i4>1769508</vt:i4>
      </vt:variant>
      <vt:variant>
        <vt:i4>12751</vt:i4>
      </vt:variant>
      <vt:variant>
        <vt:i4>0</vt:i4>
      </vt:variant>
      <vt:variant>
        <vt:i4>5</vt:i4>
      </vt:variant>
      <vt:variant>
        <vt:lpwstr/>
      </vt:variant>
      <vt:variant>
        <vt:lpwstr>timestep_control</vt:lpwstr>
      </vt:variant>
      <vt:variant>
        <vt:i4>2818072</vt:i4>
      </vt:variant>
      <vt:variant>
        <vt:i4>12736</vt:i4>
      </vt:variant>
      <vt:variant>
        <vt:i4>0</vt:i4>
      </vt:variant>
      <vt:variant>
        <vt:i4>5</vt:i4>
      </vt:variant>
      <vt:variant>
        <vt:lpwstr/>
      </vt:variant>
      <vt:variant>
        <vt:lpwstr>derived_constituents</vt:lpwstr>
      </vt:variant>
      <vt:variant>
        <vt:i4>3276801</vt:i4>
      </vt:variant>
      <vt:variant>
        <vt:i4>12733</vt:i4>
      </vt:variant>
      <vt:variant>
        <vt:i4>0</vt:i4>
      </vt:variant>
      <vt:variant>
        <vt:i4>5</vt:i4>
      </vt:variant>
      <vt:variant>
        <vt:lpwstr/>
      </vt:variant>
      <vt:variant>
        <vt:lpwstr>constituent_computations</vt:lpwstr>
      </vt:variant>
      <vt:variant>
        <vt:i4>3276801</vt:i4>
      </vt:variant>
      <vt:variant>
        <vt:i4>12730</vt:i4>
      </vt:variant>
      <vt:variant>
        <vt:i4>0</vt:i4>
      </vt:variant>
      <vt:variant>
        <vt:i4>5</vt:i4>
      </vt:variant>
      <vt:variant>
        <vt:lpwstr/>
      </vt:variant>
      <vt:variant>
        <vt:lpwstr>constituent_computations</vt:lpwstr>
      </vt:variant>
      <vt:variant>
        <vt:i4>4128824</vt:i4>
      </vt:variant>
      <vt:variant>
        <vt:i4>12727</vt:i4>
      </vt:variant>
      <vt:variant>
        <vt:i4>0</vt:i4>
      </vt:variant>
      <vt:variant>
        <vt:i4>5</vt:i4>
      </vt:variant>
      <vt:variant>
        <vt:lpwstr/>
      </vt:variant>
      <vt:variant>
        <vt:lpwstr>withdrawal_output_segment</vt:lpwstr>
      </vt:variant>
      <vt:variant>
        <vt:i4>6750326</vt:i4>
      </vt:variant>
      <vt:variant>
        <vt:i4>12724</vt:i4>
      </vt:variant>
      <vt:variant>
        <vt:i4>0</vt:i4>
      </vt:variant>
      <vt:variant>
        <vt:i4>5</vt:i4>
      </vt:variant>
      <vt:variant>
        <vt:lpwstr/>
      </vt:variant>
      <vt:variant>
        <vt:lpwstr>fluxes</vt:lpwstr>
      </vt:variant>
      <vt:variant>
        <vt:i4>6750326</vt:i4>
      </vt:variant>
      <vt:variant>
        <vt:i4>12721</vt:i4>
      </vt:variant>
      <vt:variant>
        <vt:i4>0</vt:i4>
      </vt:variant>
      <vt:variant>
        <vt:i4>5</vt:i4>
      </vt:variant>
      <vt:variant>
        <vt:lpwstr/>
      </vt:variant>
      <vt:variant>
        <vt:lpwstr>fluxes</vt:lpwstr>
      </vt:variant>
      <vt:variant>
        <vt:i4>2228235</vt:i4>
      </vt:variant>
      <vt:variant>
        <vt:i4>12718</vt:i4>
      </vt:variant>
      <vt:variant>
        <vt:i4>0</vt:i4>
      </vt:variant>
      <vt:variant>
        <vt:i4>5</vt:i4>
      </vt:variant>
      <vt:variant>
        <vt:lpwstr/>
      </vt:variant>
      <vt:variant>
        <vt:lpwstr>profile_frequency</vt:lpwstr>
      </vt:variant>
      <vt:variant>
        <vt:i4>2293763</vt:i4>
      </vt:variant>
      <vt:variant>
        <vt:i4>12715</vt:i4>
      </vt:variant>
      <vt:variant>
        <vt:i4>0</vt:i4>
      </vt:variant>
      <vt:variant>
        <vt:i4>5</vt:i4>
      </vt:variant>
      <vt:variant>
        <vt:lpwstr/>
      </vt:variant>
      <vt:variant>
        <vt:lpwstr>profile_dates</vt:lpwstr>
      </vt:variant>
      <vt:variant>
        <vt:i4>4259938</vt:i4>
      </vt:variant>
      <vt:variant>
        <vt:i4>12712</vt:i4>
      </vt:variant>
      <vt:variant>
        <vt:i4>0</vt:i4>
      </vt:variant>
      <vt:variant>
        <vt:i4>5</vt:i4>
      </vt:variant>
      <vt:variant>
        <vt:lpwstr/>
      </vt:variant>
      <vt:variant>
        <vt:lpwstr>profile_segment</vt:lpwstr>
      </vt:variant>
      <vt:variant>
        <vt:i4>2293763</vt:i4>
      </vt:variant>
      <vt:variant>
        <vt:i4>12709</vt:i4>
      </vt:variant>
      <vt:variant>
        <vt:i4>0</vt:i4>
      </vt:variant>
      <vt:variant>
        <vt:i4>5</vt:i4>
      </vt:variant>
      <vt:variant>
        <vt:lpwstr/>
      </vt:variant>
      <vt:variant>
        <vt:lpwstr>profile_dates</vt:lpwstr>
      </vt:variant>
      <vt:variant>
        <vt:i4>3080218</vt:i4>
      </vt:variant>
      <vt:variant>
        <vt:i4>12706</vt:i4>
      </vt:variant>
      <vt:variant>
        <vt:i4>0</vt:i4>
      </vt:variant>
      <vt:variant>
        <vt:i4>5</vt:i4>
      </vt:variant>
      <vt:variant>
        <vt:lpwstr/>
      </vt:variant>
      <vt:variant>
        <vt:lpwstr>profile_filename</vt:lpwstr>
      </vt:variant>
      <vt:variant>
        <vt:i4>5308488</vt:i4>
      </vt:variant>
      <vt:variant>
        <vt:i4>12703</vt:i4>
      </vt:variant>
      <vt:variant>
        <vt:i4>0</vt:i4>
      </vt:variant>
      <vt:variant>
        <vt:i4>5</vt:i4>
      </vt:variant>
      <vt:variant>
        <vt:lpwstr/>
      </vt:variant>
      <vt:variant>
        <vt:lpwstr>time_series_segment</vt:lpwstr>
      </vt:variant>
      <vt:variant>
        <vt:i4>4128816</vt:i4>
      </vt:variant>
      <vt:variant>
        <vt:i4>12700</vt:i4>
      </vt:variant>
      <vt:variant>
        <vt:i4>0</vt:i4>
      </vt:variant>
      <vt:variant>
        <vt:i4>5</vt:i4>
      </vt:variant>
      <vt:variant>
        <vt:lpwstr/>
      </vt:variant>
      <vt:variant>
        <vt:lpwstr>time_series_filename</vt:lpwstr>
      </vt:variant>
      <vt:variant>
        <vt:i4>458807</vt:i4>
      </vt:variant>
      <vt:variant>
        <vt:i4>12697</vt:i4>
      </vt:variant>
      <vt:variant>
        <vt:i4>0</vt:i4>
      </vt:variant>
      <vt:variant>
        <vt:i4>5</vt:i4>
      </vt:variant>
      <vt:variant>
        <vt:lpwstr/>
      </vt:variant>
      <vt:variant>
        <vt:lpwstr>snapshot_segments</vt:lpwstr>
      </vt:variant>
      <vt:variant>
        <vt:i4>1310760</vt:i4>
      </vt:variant>
      <vt:variant>
        <vt:i4>12691</vt:i4>
      </vt:variant>
      <vt:variant>
        <vt:i4>0</vt:i4>
      </vt:variant>
      <vt:variant>
        <vt:i4>5</vt:i4>
      </vt:variant>
      <vt:variant>
        <vt:lpwstr/>
      </vt:variant>
      <vt:variant>
        <vt:lpwstr>timestep_fraction</vt:lpwstr>
      </vt:variant>
      <vt:variant>
        <vt:i4>3080209</vt:i4>
      </vt:variant>
      <vt:variant>
        <vt:i4>12688</vt:i4>
      </vt:variant>
      <vt:variant>
        <vt:i4>0</vt:i4>
      </vt:variant>
      <vt:variant>
        <vt:i4>5</vt:i4>
      </vt:variant>
      <vt:variant>
        <vt:lpwstr/>
      </vt:variant>
      <vt:variant>
        <vt:lpwstr>initial_concentration</vt:lpwstr>
      </vt:variant>
      <vt:variant>
        <vt:i4>3080209</vt:i4>
      </vt:variant>
      <vt:variant>
        <vt:i4>12685</vt:i4>
      </vt:variant>
      <vt:variant>
        <vt:i4>0</vt:i4>
      </vt:variant>
      <vt:variant>
        <vt:i4>5</vt:i4>
      </vt:variant>
      <vt:variant>
        <vt:lpwstr/>
      </vt:variant>
      <vt:variant>
        <vt:lpwstr>initial_concentration</vt:lpwstr>
      </vt:variant>
      <vt:variant>
        <vt:i4>4653158</vt:i4>
      </vt:variant>
      <vt:variant>
        <vt:i4>12682</vt:i4>
      </vt:variant>
      <vt:variant>
        <vt:i4>0</vt:i4>
      </vt:variant>
      <vt:variant>
        <vt:i4>5</vt:i4>
      </vt:variant>
      <vt:variant>
        <vt:lpwstr/>
      </vt:variant>
      <vt:variant>
        <vt:lpwstr>initial_conditions</vt:lpwstr>
      </vt:variant>
      <vt:variant>
        <vt:i4>3080209</vt:i4>
      </vt:variant>
      <vt:variant>
        <vt:i4>12679</vt:i4>
      </vt:variant>
      <vt:variant>
        <vt:i4>0</vt:i4>
      </vt:variant>
      <vt:variant>
        <vt:i4>5</vt:i4>
      </vt:variant>
      <vt:variant>
        <vt:lpwstr/>
      </vt:variant>
      <vt:variant>
        <vt:lpwstr>initial_concentration</vt:lpwstr>
      </vt:variant>
      <vt:variant>
        <vt:i4>3080209</vt:i4>
      </vt:variant>
      <vt:variant>
        <vt:i4>12676</vt:i4>
      </vt:variant>
      <vt:variant>
        <vt:i4>0</vt:i4>
      </vt:variant>
      <vt:variant>
        <vt:i4>5</vt:i4>
      </vt:variant>
      <vt:variant>
        <vt:lpwstr/>
      </vt:variant>
      <vt:variant>
        <vt:lpwstr>initial_concentration</vt:lpwstr>
      </vt:variant>
      <vt:variant>
        <vt:i4>4653158</vt:i4>
      </vt:variant>
      <vt:variant>
        <vt:i4>12673</vt:i4>
      </vt:variant>
      <vt:variant>
        <vt:i4>0</vt:i4>
      </vt:variant>
      <vt:variant>
        <vt:i4>5</vt:i4>
      </vt:variant>
      <vt:variant>
        <vt:lpwstr/>
      </vt:variant>
      <vt:variant>
        <vt:lpwstr>initial_conditions</vt:lpwstr>
      </vt:variant>
      <vt:variant>
        <vt:i4>7536722</vt:i4>
      </vt:variant>
      <vt:variant>
        <vt:i4>12668</vt:i4>
      </vt:variant>
      <vt:variant>
        <vt:i4>0</vt:i4>
      </vt:variant>
      <vt:variant>
        <vt:i4>5</vt:i4>
      </vt:variant>
      <vt:variant>
        <vt:lpwstr/>
      </vt:variant>
      <vt:variant>
        <vt:lpwstr>active_constituents</vt:lpwstr>
      </vt:variant>
      <vt:variant>
        <vt:i4>7012419</vt:i4>
      </vt:variant>
      <vt:variant>
        <vt:i4>12665</vt:i4>
      </vt:variant>
      <vt:variant>
        <vt:i4>0</vt:i4>
      </vt:variant>
      <vt:variant>
        <vt:i4>5</vt:i4>
      </vt:variant>
      <vt:variant>
        <vt:lpwstr/>
      </vt:variant>
      <vt:variant>
        <vt:lpwstr>branch_geometry</vt:lpwstr>
      </vt:variant>
      <vt:variant>
        <vt:i4>7012419</vt:i4>
      </vt:variant>
      <vt:variant>
        <vt:i4>12662</vt:i4>
      </vt:variant>
      <vt:variant>
        <vt:i4>0</vt:i4>
      </vt:variant>
      <vt:variant>
        <vt:i4>5</vt:i4>
      </vt:variant>
      <vt:variant>
        <vt:lpwstr/>
      </vt:variant>
      <vt:variant>
        <vt:lpwstr>branch_geometry</vt:lpwstr>
      </vt:variant>
      <vt:variant>
        <vt:i4>4653158</vt:i4>
      </vt:variant>
      <vt:variant>
        <vt:i4>12659</vt:i4>
      </vt:variant>
      <vt:variant>
        <vt:i4>0</vt:i4>
      </vt:variant>
      <vt:variant>
        <vt:i4>5</vt:i4>
      </vt:variant>
      <vt:variant>
        <vt:lpwstr/>
      </vt:variant>
      <vt:variant>
        <vt:lpwstr>initial_conditions</vt:lpwstr>
      </vt:variant>
      <vt:variant>
        <vt:i4>7012419</vt:i4>
      </vt:variant>
      <vt:variant>
        <vt:i4>12656</vt:i4>
      </vt:variant>
      <vt:variant>
        <vt:i4>0</vt:i4>
      </vt:variant>
      <vt:variant>
        <vt:i4>5</vt:i4>
      </vt:variant>
      <vt:variant>
        <vt:lpwstr/>
      </vt:variant>
      <vt:variant>
        <vt:lpwstr>branch_geometry</vt:lpwstr>
      </vt:variant>
      <vt:variant>
        <vt:i4>7536722</vt:i4>
      </vt:variant>
      <vt:variant>
        <vt:i4>12653</vt:i4>
      </vt:variant>
      <vt:variant>
        <vt:i4>0</vt:i4>
      </vt:variant>
      <vt:variant>
        <vt:i4>5</vt:i4>
      </vt:variant>
      <vt:variant>
        <vt:lpwstr/>
      </vt:variant>
      <vt:variant>
        <vt:lpwstr>active_constituents</vt:lpwstr>
      </vt:variant>
      <vt:variant>
        <vt:i4>7012419</vt:i4>
      </vt:variant>
      <vt:variant>
        <vt:i4>12650</vt:i4>
      </vt:variant>
      <vt:variant>
        <vt:i4>0</vt:i4>
      </vt:variant>
      <vt:variant>
        <vt:i4>5</vt:i4>
      </vt:variant>
      <vt:variant>
        <vt:lpwstr/>
      </vt:variant>
      <vt:variant>
        <vt:lpwstr>branch_geometry</vt:lpwstr>
      </vt:variant>
      <vt:variant>
        <vt:i4>7012419</vt:i4>
      </vt:variant>
      <vt:variant>
        <vt:i4>12647</vt:i4>
      </vt:variant>
      <vt:variant>
        <vt:i4>0</vt:i4>
      </vt:variant>
      <vt:variant>
        <vt:i4>5</vt:i4>
      </vt:variant>
      <vt:variant>
        <vt:lpwstr/>
      </vt:variant>
      <vt:variant>
        <vt:lpwstr>branch_geometry</vt:lpwstr>
      </vt:variant>
      <vt:variant>
        <vt:i4>7012419</vt:i4>
      </vt:variant>
      <vt:variant>
        <vt:i4>12644</vt:i4>
      </vt:variant>
      <vt:variant>
        <vt:i4>0</vt:i4>
      </vt:variant>
      <vt:variant>
        <vt:i4>5</vt:i4>
      </vt:variant>
      <vt:variant>
        <vt:lpwstr/>
      </vt:variant>
      <vt:variant>
        <vt:lpwstr>branch_geometry</vt:lpwstr>
      </vt:variant>
      <vt:variant>
        <vt:i4>4063248</vt:i4>
      </vt:variant>
      <vt:variant>
        <vt:i4>12641</vt:i4>
      </vt:variant>
      <vt:variant>
        <vt:i4>0</vt:i4>
      </vt:variant>
      <vt:variant>
        <vt:i4>5</vt:i4>
      </vt:variant>
      <vt:variant>
        <vt:lpwstr/>
      </vt:variant>
      <vt:variant>
        <vt:lpwstr>precipitation_active</vt:lpwstr>
      </vt:variant>
      <vt:variant>
        <vt:i4>4063248</vt:i4>
      </vt:variant>
      <vt:variant>
        <vt:i4>12638</vt:i4>
      </vt:variant>
      <vt:variant>
        <vt:i4>0</vt:i4>
      </vt:variant>
      <vt:variant>
        <vt:i4>5</vt:i4>
      </vt:variant>
      <vt:variant>
        <vt:lpwstr/>
      </vt:variant>
      <vt:variant>
        <vt:lpwstr>precipitation_active</vt:lpwstr>
      </vt:variant>
      <vt:variant>
        <vt:i4>393244</vt:i4>
      </vt:variant>
      <vt:variant>
        <vt:i4>12635</vt:i4>
      </vt:variant>
      <vt:variant>
        <vt:i4>0</vt:i4>
      </vt:variant>
      <vt:variant>
        <vt:i4>5</vt:i4>
      </vt:variant>
      <vt:variant>
        <vt:lpwstr/>
      </vt:variant>
      <vt:variant>
        <vt:lpwstr>calculations</vt:lpwstr>
      </vt:variant>
      <vt:variant>
        <vt:i4>393244</vt:i4>
      </vt:variant>
      <vt:variant>
        <vt:i4>12632</vt:i4>
      </vt:variant>
      <vt:variant>
        <vt:i4>0</vt:i4>
      </vt:variant>
      <vt:variant>
        <vt:i4>5</vt:i4>
      </vt:variant>
      <vt:variant>
        <vt:lpwstr/>
      </vt:variant>
      <vt:variant>
        <vt:lpwstr>calculations</vt:lpwstr>
      </vt:variant>
      <vt:variant>
        <vt:i4>393244</vt:i4>
      </vt:variant>
      <vt:variant>
        <vt:i4>12629</vt:i4>
      </vt:variant>
      <vt:variant>
        <vt:i4>0</vt:i4>
      </vt:variant>
      <vt:variant>
        <vt:i4>5</vt:i4>
      </vt:variant>
      <vt:variant>
        <vt:lpwstr/>
      </vt:variant>
      <vt:variant>
        <vt:lpwstr>calculations</vt:lpwstr>
      </vt:variant>
      <vt:variant>
        <vt:i4>1900548</vt:i4>
      </vt:variant>
      <vt:variant>
        <vt:i4>12626</vt:i4>
      </vt:variant>
      <vt:variant>
        <vt:i4>0</vt:i4>
      </vt:variant>
      <vt:variant>
        <vt:i4>5</vt:i4>
      </vt:variant>
      <vt:variant>
        <vt:lpwstr/>
      </vt:variant>
      <vt:variant>
        <vt:lpwstr>distributed_tributary_active</vt:lpwstr>
      </vt:variant>
      <vt:variant>
        <vt:i4>1900548</vt:i4>
      </vt:variant>
      <vt:variant>
        <vt:i4>12623</vt:i4>
      </vt:variant>
      <vt:variant>
        <vt:i4>0</vt:i4>
      </vt:variant>
      <vt:variant>
        <vt:i4>5</vt:i4>
      </vt:variant>
      <vt:variant>
        <vt:lpwstr/>
      </vt:variant>
      <vt:variant>
        <vt:lpwstr>distributed_tributary_active</vt:lpwstr>
      </vt:variant>
      <vt:variant>
        <vt:i4>1900548</vt:i4>
      </vt:variant>
      <vt:variant>
        <vt:i4>12620</vt:i4>
      </vt:variant>
      <vt:variant>
        <vt:i4>0</vt:i4>
      </vt:variant>
      <vt:variant>
        <vt:i4>5</vt:i4>
      </vt:variant>
      <vt:variant>
        <vt:lpwstr/>
      </vt:variant>
      <vt:variant>
        <vt:lpwstr>distributed_tributary_active</vt:lpwstr>
      </vt:variant>
      <vt:variant>
        <vt:i4>1900548</vt:i4>
      </vt:variant>
      <vt:variant>
        <vt:i4>12617</vt:i4>
      </vt:variant>
      <vt:variant>
        <vt:i4>0</vt:i4>
      </vt:variant>
      <vt:variant>
        <vt:i4>5</vt:i4>
      </vt:variant>
      <vt:variant>
        <vt:lpwstr/>
      </vt:variant>
      <vt:variant>
        <vt:lpwstr>distributed_tributary_active</vt:lpwstr>
      </vt:variant>
      <vt:variant>
        <vt:i4>1900548</vt:i4>
      </vt:variant>
      <vt:variant>
        <vt:i4>12614</vt:i4>
      </vt:variant>
      <vt:variant>
        <vt:i4>0</vt:i4>
      </vt:variant>
      <vt:variant>
        <vt:i4>5</vt:i4>
      </vt:variant>
      <vt:variant>
        <vt:lpwstr/>
      </vt:variant>
      <vt:variant>
        <vt:lpwstr>distributed_tributary_active</vt:lpwstr>
      </vt:variant>
      <vt:variant>
        <vt:i4>2490387</vt:i4>
      </vt:variant>
      <vt:variant>
        <vt:i4>12611</vt:i4>
      </vt:variant>
      <vt:variant>
        <vt:i4>0</vt:i4>
      </vt:variant>
      <vt:variant>
        <vt:i4>5</vt:i4>
      </vt:variant>
      <vt:variant>
        <vt:lpwstr/>
      </vt:variant>
      <vt:variant>
        <vt:lpwstr>tributary_active</vt:lpwstr>
      </vt:variant>
      <vt:variant>
        <vt:i4>2490387</vt:i4>
      </vt:variant>
      <vt:variant>
        <vt:i4>12608</vt:i4>
      </vt:variant>
      <vt:variant>
        <vt:i4>0</vt:i4>
      </vt:variant>
      <vt:variant>
        <vt:i4>5</vt:i4>
      </vt:variant>
      <vt:variant>
        <vt:lpwstr/>
      </vt:variant>
      <vt:variant>
        <vt:lpwstr>tributary_active</vt:lpwstr>
      </vt:variant>
      <vt:variant>
        <vt:i4>3080193</vt:i4>
      </vt:variant>
      <vt:variant>
        <vt:i4>12605</vt:i4>
      </vt:variant>
      <vt:variant>
        <vt:i4>0</vt:i4>
      </vt:variant>
      <vt:variant>
        <vt:i4>5</vt:i4>
      </vt:variant>
      <vt:variant>
        <vt:lpwstr/>
      </vt:variant>
      <vt:variant>
        <vt:lpwstr>tributary_segment</vt:lpwstr>
      </vt:variant>
      <vt:variant>
        <vt:i4>3080193</vt:i4>
      </vt:variant>
      <vt:variant>
        <vt:i4>12602</vt:i4>
      </vt:variant>
      <vt:variant>
        <vt:i4>0</vt:i4>
      </vt:variant>
      <vt:variant>
        <vt:i4>5</vt:i4>
      </vt:variant>
      <vt:variant>
        <vt:lpwstr/>
      </vt:variant>
      <vt:variant>
        <vt:lpwstr>tributary_segment</vt:lpwstr>
      </vt:variant>
      <vt:variant>
        <vt:i4>3080193</vt:i4>
      </vt:variant>
      <vt:variant>
        <vt:i4>12599</vt:i4>
      </vt:variant>
      <vt:variant>
        <vt:i4>0</vt:i4>
      </vt:variant>
      <vt:variant>
        <vt:i4>5</vt:i4>
      </vt:variant>
      <vt:variant>
        <vt:lpwstr/>
      </vt:variant>
      <vt:variant>
        <vt:lpwstr>tributary_segment</vt:lpwstr>
      </vt:variant>
      <vt:variant>
        <vt:i4>917561</vt:i4>
      </vt:variant>
      <vt:variant>
        <vt:i4>12596</vt:i4>
      </vt:variant>
      <vt:variant>
        <vt:i4>0</vt:i4>
      </vt:variant>
      <vt:variant>
        <vt:i4>5</vt:i4>
      </vt:variant>
      <vt:variant>
        <vt:lpwstr/>
      </vt:variant>
      <vt:variant>
        <vt:lpwstr>withdrawal_elevation</vt:lpwstr>
      </vt:variant>
      <vt:variant>
        <vt:i4>7143518</vt:i4>
      </vt:variant>
      <vt:variant>
        <vt:i4>12593</vt:i4>
      </vt:variant>
      <vt:variant>
        <vt:i4>0</vt:i4>
      </vt:variant>
      <vt:variant>
        <vt:i4>5</vt:i4>
      </vt:variant>
      <vt:variant>
        <vt:lpwstr/>
      </vt:variant>
      <vt:variant>
        <vt:lpwstr>withdrawal_segment</vt:lpwstr>
      </vt:variant>
      <vt:variant>
        <vt:i4>1376268</vt:i4>
      </vt:variant>
      <vt:variant>
        <vt:i4>12590</vt:i4>
      </vt:variant>
      <vt:variant>
        <vt:i4>0</vt:i4>
      </vt:variant>
      <vt:variant>
        <vt:i4>5</vt:i4>
      </vt:variant>
      <vt:variant>
        <vt:lpwstr/>
      </vt:variant>
      <vt:variant>
        <vt:lpwstr>inflow_outflow_dimensions</vt:lpwstr>
      </vt:variant>
      <vt:variant>
        <vt:i4>7012419</vt:i4>
      </vt:variant>
      <vt:variant>
        <vt:i4>12587</vt:i4>
      </vt:variant>
      <vt:variant>
        <vt:i4>0</vt:i4>
      </vt:variant>
      <vt:variant>
        <vt:i4>5</vt:i4>
      </vt:variant>
      <vt:variant>
        <vt:lpwstr/>
      </vt:variant>
      <vt:variant>
        <vt:lpwstr>branch_geometry</vt:lpwstr>
      </vt:variant>
      <vt:variant>
        <vt:i4>7536722</vt:i4>
      </vt:variant>
      <vt:variant>
        <vt:i4>12584</vt:i4>
      </vt:variant>
      <vt:variant>
        <vt:i4>0</vt:i4>
      </vt:variant>
      <vt:variant>
        <vt:i4>5</vt:i4>
      </vt:variant>
      <vt:variant>
        <vt:lpwstr/>
      </vt:variant>
      <vt:variant>
        <vt:lpwstr>active_constituents</vt:lpwstr>
      </vt:variant>
      <vt:variant>
        <vt:i4>7536722</vt:i4>
      </vt:variant>
      <vt:variant>
        <vt:i4>12581</vt:i4>
      </vt:variant>
      <vt:variant>
        <vt:i4>0</vt:i4>
      </vt:variant>
      <vt:variant>
        <vt:i4>5</vt:i4>
      </vt:variant>
      <vt:variant>
        <vt:lpwstr/>
      </vt:variant>
      <vt:variant>
        <vt:lpwstr>active_constituents</vt:lpwstr>
      </vt:variant>
      <vt:variant>
        <vt:i4>7012419</vt:i4>
      </vt:variant>
      <vt:variant>
        <vt:i4>12578</vt:i4>
      </vt:variant>
      <vt:variant>
        <vt:i4>0</vt:i4>
      </vt:variant>
      <vt:variant>
        <vt:i4>5</vt:i4>
      </vt:variant>
      <vt:variant>
        <vt:lpwstr/>
      </vt:variant>
      <vt:variant>
        <vt:lpwstr>branch_geometry</vt:lpwstr>
      </vt:variant>
      <vt:variant>
        <vt:i4>7012419</vt:i4>
      </vt:variant>
      <vt:variant>
        <vt:i4>12575</vt:i4>
      </vt:variant>
      <vt:variant>
        <vt:i4>0</vt:i4>
      </vt:variant>
      <vt:variant>
        <vt:i4>5</vt:i4>
      </vt:variant>
      <vt:variant>
        <vt:lpwstr/>
      </vt:variant>
      <vt:variant>
        <vt:lpwstr>branch_geometry</vt:lpwstr>
      </vt:variant>
      <vt:variant>
        <vt:i4>7012419</vt:i4>
      </vt:variant>
      <vt:variant>
        <vt:i4>12572</vt:i4>
      </vt:variant>
      <vt:variant>
        <vt:i4>0</vt:i4>
      </vt:variant>
      <vt:variant>
        <vt:i4>5</vt:i4>
      </vt:variant>
      <vt:variant>
        <vt:lpwstr/>
      </vt:variant>
      <vt:variant>
        <vt:lpwstr>branch_geometry</vt:lpwstr>
      </vt:variant>
      <vt:variant>
        <vt:i4>7012419</vt:i4>
      </vt:variant>
      <vt:variant>
        <vt:i4>12569</vt:i4>
      </vt:variant>
      <vt:variant>
        <vt:i4>0</vt:i4>
      </vt:variant>
      <vt:variant>
        <vt:i4>5</vt:i4>
      </vt:variant>
      <vt:variant>
        <vt:lpwstr/>
      </vt:variant>
      <vt:variant>
        <vt:lpwstr>branch_geometry</vt:lpwstr>
      </vt:variant>
      <vt:variant>
        <vt:i4>7012419</vt:i4>
      </vt:variant>
      <vt:variant>
        <vt:i4>12566</vt:i4>
      </vt:variant>
      <vt:variant>
        <vt:i4>0</vt:i4>
      </vt:variant>
      <vt:variant>
        <vt:i4>5</vt:i4>
      </vt:variant>
      <vt:variant>
        <vt:lpwstr/>
      </vt:variant>
      <vt:variant>
        <vt:lpwstr>branch_geometry</vt:lpwstr>
      </vt:variant>
      <vt:variant>
        <vt:i4>7012419</vt:i4>
      </vt:variant>
      <vt:variant>
        <vt:i4>12563</vt:i4>
      </vt:variant>
      <vt:variant>
        <vt:i4>0</vt:i4>
      </vt:variant>
      <vt:variant>
        <vt:i4>5</vt:i4>
      </vt:variant>
      <vt:variant>
        <vt:lpwstr/>
      </vt:variant>
      <vt:variant>
        <vt:lpwstr>branch_geometry</vt:lpwstr>
      </vt:variant>
      <vt:variant>
        <vt:i4>1114152</vt:i4>
      </vt:variant>
      <vt:variant>
        <vt:i4>12521</vt:i4>
      </vt:variant>
      <vt:variant>
        <vt:i4>0</vt:i4>
      </vt:variant>
      <vt:variant>
        <vt:i4>5</vt:i4>
      </vt:variant>
      <vt:variant>
        <vt:lpwstr/>
      </vt:variant>
      <vt:variant>
        <vt:lpwstr>heat_exchange</vt:lpwstr>
      </vt:variant>
      <vt:variant>
        <vt:i4>1114152</vt:i4>
      </vt:variant>
      <vt:variant>
        <vt:i4>12518</vt:i4>
      </vt:variant>
      <vt:variant>
        <vt:i4>0</vt:i4>
      </vt:variant>
      <vt:variant>
        <vt:i4>5</vt:i4>
      </vt:variant>
      <vt:variant>
        <vt:lpwstr/>
      </vt:variant>
      <vt:variant>
        <vt:lpwstr>heat_exchange</vt:lpwstr>
      </vt:variant>
      <vt:variant>
        <vt:i4>7733313</vt:i4>
      </vt:variant>
      <vt:variant>
        <vt:i4>12515</vt:i4>
      </vt:variant>
      <vt:variant>
        <vt:i4>0</vt:i4>
      </vt:variant>
      <vt:variant>
        <vt:i4>5</vt:i4>
      </vt:variant>
      <vt:variant>
        <vt:lpwstr/>
      </vt:variant>
      <vt:variant>
        <vt:lpwstr>grid_dimensions</vt:lpwstr>
      </vt:variant>
      <vt:variant>
        <vt:i4>7733313</vt:i4>
      </vt:variant>
      <vt:variant>
        <vt:i4>12512</vt:i4>
      </vt:variant>
      <vt:variant>
        <vt:i4>0</vt:i4>
      </vt:variant>
      <vt:variant>
        <vt:i4>5</vt:i4>
      </vt:variant>
      <vt:variant>
        <vt:lpwstr/>
      </vt:variant>
      <vt:variant>
        <vt:lpwstr>grid_dimensions</vt:lpwstr>
      </vt:variant>
      <vt:variant>
        <vt:i4>3407932</vt:i4>
      </vt:variant>
      <vt:variant>
        <vt:i4>12493</vt:i4>
      </vt:variant>
      <vt:variant>
        <vt:i4>0</vt:i4>
      </vt:variant>
      <vt:variant>
        <vt:i4>5</vt:i4>
      </vt:variant>
      <vt:variant>
        <vt:lpwstr/>
      </vt:variant>
      <vt:variant>
        <vt:lpwstr>preprocessor_output_file</vt:lpwstr>
      </vt:variant>
      <vt:variant>
        <vt:i4>7536733</vt:i4>
      </vt:variant>
      <vt:variant>
        <vt:i4>12490</vt:i4>
      </vt:variant>
      <vt:variant>
        <vt:i4>0</vt:i4>
      </vt:variant>
      <vt:variant>
        <vt:i4>5</vt:i4>
      </vt:variant>
      <vt:variant>
        <vt:lpwstr/>
      </vt:variant>
      <vt:variant>
        <vt:lpwstr>downstream_head_concentration_file</vt:lpwstr>
      </vt:variant>
      <vt:variant>
        <vt:i4>3407932</vt:i4>
      </vt:variant>
      <vt:variant>
        <vt:i4>12485</vt:i4>
      </vt:variant>
      <vt:variant>
        <vt:i4>0</vt:i4>
      </vt:variant>
      <vt:variant>
        <vt:i4>5</vt:i4>
      </vt:variant>
      <vt:variant>
        <vt:lpwstr/>
      </vt:variant>
      <vt:variant>
        <vt:lpwstr>preprocessor_output_file</vt:lpwstr>
      </vt:variant>
      <vt:variant>
        <vt:i4>1638442</vt:i4>
      </vt:variant>
      <vt:variant>
        <vt:i4>12482</vt:i4>
      </vt:variant>
      <vt:variant>
        <vt:i4>0</vt:i4>
      </vt:variant>
      <vt:variant>
        <vt:i4>5</vt:i4>
      </vt:variant>
      <vt:variant>
        <vt:lpwstr/>
      </vt:variant>
      <vt:variant>
        <vt:lpwstr>downstream_head_temperature_file</vt:lpwstr>
      </vt:variant>
      <vt:variant>
        <vt:i4>3407932</vt:i4>
      </vt:variant>
      <vt:variant>
        <vt:i4>12477</vt:i4>
      </vt:variant>
      <vt:variant>
        <vt:i4>0</vt:i4>
      </vt:variant>
      <vt:variant>
        <vt:i4>5</vt:i4>
      </vt:variant>
      <vt:variant>
        <vt:lpwstr/>
      </vt:variant>
      <vt:variant>
        <vt:lpwstr>preprocessor_output_file</vt:lpwstr>
      </vt:variant>
      <vt:variant>
        <vt:i4>7929921</vt:i4>
      </vt:variant>
      <vt:variant>
        <vt:i4>12474</vt:i4>
      </vt:variant>
      <vt:variant>
        <vt:i4>0</vt:i4>
      </vt:variant>
      <vt:variant>
        <vt:i4>5</vt:i4>
      </vt:variant>
      <vt:variant>
        <vt:lpwstr/>
      </vt:variant>
      <vt:variant>
        <vt:lpwstr>downstream_head_elevation_file</vt:lpwstr>
      </vt:variant>
      <vt:variant>
        <vt:i4>3407932</vt:i4>
      </vt:variant>
      <vt:variant>
        <vt:i4>12469</vt:i4>
      </vt:variant>
      <vt:variant>
        <vt:i4>0</vt:i4>
      </vt:variant>
      <vt:variant>
        <vt:i4>5</vt:i4>
      </vt:variant>
      <vt:variant>
        <vt:lpwstr/>
      </vt:variant>
      <vt:variant>
        <vt:lpwstr>preprocessor_output_file</vt:lpwstr>
      </vt:variant>
      <vt:variant>
        <vt:i4>6750301</vt:i4>
      </vt:variant>
      <vt:variant>
        <vt:i4>12466</vt:i4>
      </vt:variant>
      <vt:variant>
        <vt:i4>0</vt:i4>
      </vt:variant>
      <vt:variant>
        <vt:i4>5</vt:i4>
      </vt:variant>
      <vt:variant>
        <vt:lpwstr/>
      </vt:variant>
      <vt:variant>
        <vt:lpwstr>upstream_head_constituent_file</vt:lpwstr>
      </vt:variant>
      <vt:variant>
        <vt:i4>3407932</vt:i4>
      </vt:variant>
      <vt:variant>
        <vt:i4>12461</vt:i4>
      </vt:variant>
      <vt:variant>
        <vt:i4>0</vt:i4>
      </vt:variant>
      <vt:variant>
        <vt:i4>5</vt:i4>
      </vt:variant>
      <vt:variant>
        <vt:lpwstr/>
      </vt:variant>
      <vt:variant>
        <vt:lpwstr>preprocessor_output_file</vt:lpwstr>
      </vt:variant>
      <vt:variant>
        <vt:i4>6815820</vt:i4>
      </vt:variant>
      <vt:variant>
        <vt:i4>12458</vt:i4>
      </vt:variant>
      <vt:variant>
        <vt:i4>0</vt:i4>
      </vt:variant>
      <vt:variant>
        <vt:i4>5</vt:i4>
      </vt:variant>
      <vt:variant>
        <vt:lpwstr/>
      </vt:variant>
      <vt:variant>
        <vt:lpwstr>upstream_head_temperature_file</vt:lpwstr>
      </vt:variant>
      <vt:variant>
        <vt:i4>3407932</vt:i4>
      </vt:variant>
      <vt:variant>
        <vt:i4>12453</vt:i4>
      </vt:variant>
      <vt:variant>
        <vt:i4>0</vt:i4>
      </vt:variant>
      <vt:variant>
        <vt:i4>5</vt:i4>
      </vt:variant>
      <vt:variant>
        <vt:lpwstr/>
      </vt:variant>
      <vt:variant>
        <vt:lpwstr>preprocessor_output_file</vt:lpwstr>
      </vt:variant>
      <vt:variant>
        <vt:i4>524327</vt:i4>
      </vt:variant>
      <vt:variant>
        <vt:i4>12450</vt:i4>
      </vt:variant>
      <vt:variant>
        <vt:i4>0</vt:i4>
      </vt:variant>
      <vt:variant>
        <vt:i4>5</vt:i4>
      </vt:variant>
      <vt:variant>
        <vt:lpwstr/>
      </vt:variant>
      <vt:variant>
        <vt:lpwstr>upstream_head_elevation_file</vt:lpwstr>
      </vt:variant>
      <vt:variant>
        <vt:i4>3407932</vt:i4>
      </vt:variant>
      <vt:variant>
        <vt:i4>12445</vt:i4>
      </vt:variant>
      <vt:variant>
        <vt:i4>0</vt:i4>
      </vt:variant>
      <vt:variant>
        <vt:i4>5</vt:i4>
      </vt:variant>
      <vt:variant>
        <vt:lpwstr/>
      </vt:variant>
      <vt:variant>
        <vt:lpwstr>preprocessor_output_file</vt:lpwstr>
      </vt:variant>
      <vt:variant>
        <vt:i4>589827</vt:i4>
      </vt:variant>
      <vt:variant>
        <vt:i4>12442</vt:i4>
      </vt:variant>
      <vt:variant>
        <vt:i4>0</vt:i4>
      </vt:variant>
      <vt:variant>
        <vt:i4>5</vt:i4>
      </vt:variant>
      <vt:variant>
        <vt:lpwstr/>
      </vt:variant>
      <vt:variant>
        <vt:lpwstr>precipitation_concentration_file</vt:lpwstr>
      </vt:variant>
      <vt:variant>
        <vt:i4>3407932</vt:i4>
      </vt:variant>
      <vt:variant>
        <vt:i4>12437</vt:i4>
      </vt:variant>
      <vt:variant>
        <vt:i4>0</vt:i4>
      </vt:variant>
      <vt:variant>
        <vt:i4>5</vt:i4>
      </vt:variant>
      <vt:variant>
        <vt:lpwstr/>
      </vt:variant>
      <vt:variant>
        <vt:lpwstr>preprocessor_output_file</vt:lpwstr>
      </vt:variant>
      <vt:variant>
        <vt:i4>6488180</vt:i4>
      </vt:variant>
      <vt:variant>
        <vt:i4>12434</vt:i4>
      </vt:variant>
      <vt:variant>
        <vt:i4>0</vt:i4>
      </vt:variant>
      <vt:variant>
        <vt:i4>5</vt:i4>
      </vt:variant>
      <vt:variant>
        <vt:lpwstr/>
      </vt:variant>
      <vt:variant>
        <vt:lpwstr>precipitation_temperature_file</vt:lpwstr>
      </vt:variant>
      <vt:variant>
        <vt:i4>3407932</vt:i4>
      </vt:variant>
      <vt:variant>
        <vt:i4>12429</vt:i4>
      </vt:variant>
      <vt:variant>
        <vt:i4>0</vt:i4>
      </vt:variant>
      <vt:variant>
        <vt:i4>5</vt:i4>
      </vt:variant>
      <vt:variant>
        <vt:lpwstr/>
      </vt:variant>
      <vt:variant>
        <vt:lpwstr>preprocessor_output_file</vt:lpwstr>
      </vt:variant>
      <vt:variant>
        <vt:i4>6094969</vt:i4>
      </vt:variant>
      <vt:variant>
        <vt:i4>12426</vt:i4>
      </vt:variant>
      <vt:variant>
        <vt:i4>0</vt:i4>
      </vt:variant>
      <vt:variant>
        <vt:i4>5</vt:i4>
      </vt:variant>
      <vt:variant>
        <vt:lpwstr/>
      </vt:variant>
      <vt:variant>
        <vt:lpwstr>precipitation_file</vt:lpwstr>
      </vt:variant>
      <vt:variant>
        <vt:i4>2752535</vt:i4>
      </vt:variant>
      <vt:variant>
        <vt:i4>12421</vt:i4>
      </vt:variant>
      <vt:variant>
        <vt:i4>0</vt:i4>
      </vt:variant>
      <vt:variant>
        <vt:i4>5</vt:i4>
      </vt:variant>
      <vt:variant>
        <vt:lpwstr/>
      </vt:variant>
      <vt:variant>
        <vt:lpwstr>distributed_tributary_concentration_file</vt:lpwstr>
      </vt:variant>
      <vt:variant>
        <vt:i4>4194400</vt:i4>
      </vt:variant>
      <vt:variant>
        <vt:i4>12416</vt:i4>
      </vt:variant>
      <vt:variant>
        <vt:i4>0</vt:i4>
      </vt:variant>
      <vt:variant>
        <vt:i4>5</vt:i4>
      </vt:variant>
      <vt:variant>
        <vt:lpwstr/>
      </vt:variant>
      <vt:variant>
        <vt:lpwstr>distributed_tributary_temperature_file</vt:lpwstr>
      </vt:variant>
      <vt:variant>
        <vt:i4>852017</vt:i4>
      </vt:variant>
      <vt:variant>
        <vt:i4>12411</vt:i4>
      </vt:variant>
      <vt:variant>
        <vt:i4>0</vt:i4>
      </vt:variant>
      <vt:variant>
        <vt:i4>5</vt:i4>
      </vt:variant>
      <vt:variant>
        <vt:lpwstr/>
      </vt:variant>
      <vt:variant>
        <vt:lpwstr>distributed_tributary_inflow_file</vt:lpwstr>
      </vt:variant>
      <vt:variant>
        <vt:i4>4980850</vt:i4>
      </vt:variant>
      <vt:variant>
        <vt:i4>12406</vt:i4>
      </vt:variant>
      <vt:variant>
        <vt:i4>0</vt:i4>
      </vt:variant>
      <vt:variant>
        <vt:i4>5</vt:i4>
      </vt:variant>
      <vt:variant>
        <vt:lpwstr/>
      </vt:variant>
      <vt:variant>
        <vt:lpwstr>tributary_inflow_concentration_file</vt:lpwstr>
      </vt:variant>
      <vt:variant>
        <vt:i4>3866648</vt:i4>
      </vt:variant>
      <vt:variant>
        <vt:i4>12401</vt:i4>
      </vt:variant>
      <vt:variant>
        <vt:i4>0</vt:i4>
      </vt:variant>
      <vt:variant>
        <vt:i4>5</vt:i4>
      </vt:variant>
      <vt:variant>
        <vt:lpwstr/>
      </vt:variant>
      <vt:variant>
        <vt:lpwstr>tributary_inflow_temperature_file</vt:lpwstr>
      </vt:variant>
      <vt:variant>
        <vt:i4>3538982</vt:i4>
      </vt:variant>
      <vt:variant>
        <vt:i4>12396</vt:i4>
      </vt:variant>
      <vt:variant>
        <vt:i4>0</vt:i4>
      </vt:variant>
      <vt:variant>
        <vt:i4>5</vt:i4>
      </vt:variant>
      <vt:variant>
        <vt:lpwstr/>
      </vt:variant>
      <vt:variant>
        <vt:lpwstr>tributary_inflow_file</vt:lpwstr>
      </vt:variant>
      <vt:variant>
        <vt:i4>3080202</vt:i4>
      </vt:variant>
      <vt:variant>
        <vt:i4>12391</vt:i4>
      </vt:variant>
      <vt:variant>
        <vt:i4>0</vt:i4>
      </vt:variant>
      <vt:variant>
        <vt:i4>5</vt:i4>
      </vt:variant>
      <vt:variant>
        <vt:lpwstr/>
      </vt:variant>
      <vt:variant>
        <vt:lpwstr>outflow_file</vt:lpwstr>
      </vt:variant>
      <vt:variant>
        <vt:i4>327682</vt:i4>
      </vt:variant>
      <vt:variant>
        <vt:i4>12386</vt:i4>
      </vt:variant>
      <vt:variant>
        <vt:i4>0</vt:i4>
      </vt:variant>
      <vt:variant>
        <vt:i4>5</vt:i4>
      </vt:variant>
      <vt:variant>
        <vt:lpwstr/>
      </vt:variant>
      <vt:variant>
        <vt:lpwstr>inflow_concentration_file</vt:lpwstr>
      </vt:variant>
      <vt:variant>
        <vt:i4>7471208</vt:i4>
      </vt:variant>
      <vt:variant>
        <vt:i4>12381</vt:i4>
      </vt:variant>
      <vt:variant>
        <vt:i4>0</vt:i4>
      </vt:variant>
      <vt:variant>
        <vt:i4>5</vt:i4>
      </vt:variant>
      <vt:variant>
        <vt:lpwstr/>
      </vt:variant>
      <vt:variant>
        <vt:lpwstr>inflow_temperature_file</vt:lpwstr>
      </vt:variant>
      <vt:variant>
        <vt:i4>8323158</vt:i4>
      </vt:variant>
      <vt:variant>
        <vt:i4>12376</vt:i4>
      </vt:variant>
      <vt:variant>
        <vt:i4>0</vt:i4>
      </vt:variant>
      <vt:variant>
        <vt:i4>5</vt:i4>
      </vt:variant>
      <vt:variant>
        <vt:lpwstr/>
      </vt:variant>
      <vt:variant>
        <vt:lpwstr>inflow_file</vt:lpwstr>
      </vt:variant>
      <vt:variant>
        <vt:i4>196615</vt:i4>
      </vt:variant>
      <vt:variant>
        <vt:i4>12371</vt:i4>
      </vt:variant>
      <vt:variant>
        <vt:i4>0</vt:i4>
      </vt:variant>
      <vt:variant>
        <vt:i4>5</vt:i4>
      </vt:variant>
      <vt:variant>
        <vt:lpwstr/>
      </vt:variant>
      <vt:variant>
        <vt:lpwstr>longitudinal_profile_file</vt:lpwstr>
      </vt:variant>
      <vt:variant>
        <vt:i4>458781</vt:i4>
      </vt:variant>
      <vt:variant>
        <vt:i4>12366</vt:i4>
      </vt:variant>
      <vt:variant>
        <vt:i4>0</vt:i4>
      </vt:variant>
      <vt:variant>
        <vt:i4>5</vt:i4>
      </vt:variant>
      <vt:variant>
        <vt:lpwstr/>
      </vt:variant>
      <vt:variant>
        <vt:lpwstr>vertical_profile_file</vt:lpwstr>
      </vt:variant>
      <vt:variant>
        <vt:i4>2162733</vt:i4>
      </vt:variant>
      <vt:variant>
        <vt:i4>12361</vt:i4>
      </vt:variant>
      <vt:variant>
        <vt:i4>0</vt:i4>
      </vt:variant>
      <vt:variant>
        <vt:i4>5</vt:i4>
      </vt:variant>
      <vt:variant>
        <vt:lpwstr/>
      </vt:variant>
      <vt:variant>
        <vt:lpwstr>light_extinction_file</vt:lpwstr>
      </vt:variant>
      <vt:variant>
        <vt:i4>1048617</vt:i4>
      </vt:variant>
      <vt:variant>
        <vt:i4>12356</vt:i4>
      </vt:variant>
      <vt:variant>
        <vt:i4>0</vt:i4>
      </vt:variant>
      <vt:variant>
        <vt:i4>5</vt:i4>
      </vt:variant>
      <vt:variant>
        <vt:lpwstr/>
      </vt:variant>
      <vt:variant>
        <vt:lpwstr>meteorologic_file</vt:lpwstr>
      </vt:variant>
      <vt:variant>
        <vt:i4>6881400</vt:i4>
      </vt:variant>
      <vt:variant>
        <vt:i4>12351</vt:i4>
      </vt:variant>
      <vt:variant>
        <vt:i4>0</vt:i4>
      </vt:variant>
      <vt:variant>
        <vt:i4>5</vt:i4>
      </vt:variant>
      <vt:variant>
        <vt:lpwstr/>
      </vt:variant>
      <vt:variant>
        <vt:lpwstr>bathymetry</vt:lpwstr>
      </vt:variant>
      <vt:variant>
        <vt:i4>6226045</vt:i4>
      </vt:variant>
      <vt:variant>
        <vt:i4>12346</vt:i4>
      </vt:variant>
      <vt:variant>
        <vt:i4>0</vt:i4>
      </vt:variant>
      <vt:variant>
        <vt:i4>5</vt:i4>
      </vt:variant>
      <vt:variant>
        <vt:lpwstr/>
      </vt:variant>
      <vt:variant>
        <vt:lpwstr>shade_file</vt:lpwstr>
      </vt:variant>
      <vt:variant>
        <vt:i4>2097187</vt:i4>
      </vt:variant>
      <vt:variant>
        <vt:i4>12341</vt:i4>
      </vt:variant>
      <vt:variant>
        <vt:i4>0</vt:i4>
      </vt:variant>
      <vt:variant>
        <vt:i4>5</vt:i4>
      </vt:variant>
      <vt:variant>
        <vt:lpwstr/>
      </vt:variant>
      <vt:variant>
        <vt:lpwstr>wind_sheltering_file</vt:lpwstr>
      </vt:variant>
      <vt:variant>
        <vt:i4>6488161</vt:i4>
      </vt:variant>
      <vt:variant>
        <vt:i4>12336</vt:i4>
      </vt:variant>
      <vt:variant>
        <vt:i4>0</vt:i4>
      </vt:variant>
      <vt:variant>
        <vt:i4>5</vt:i4>
      </vt:variant>
      <vt:variant>
        <vt:lpwstr/>
      </vt:variant>
      <vt:variant>
        <vt:lpwstr>gate_input_file</vt:lpwstr>
      </vt:variant>
      <vt:variant>
        <vt:i4>6422609</vt:i4>
      </vt:variant>
      <vt:variant>
        <vt:i4>12331</vt:i4>
      </vt:variant>
      <vt:variant>
        <vt:i4>0</vt:i4>
      </vt:variant>
      <vt:variant>
        <vt:i4>5</vt:i4>
      </vt:variant>
      <vt:variant>
        <vt:lpwstr/>
      </vt:variant>
      <vt:variant>
        <vt:lpwstr>withdrawal_file</vt:lpwstr>
      </vt:variant>
      <vt:variant>
        <vt:i4>5308543</vt:i4>
      </vt:variant>
      <vt:variant>
        <vt:i4>12214</vt:i4>
      </vt:variant>
      <vt:variant>
        <vt:i4>0</vt:i4>
      </vt:variant>
      <vt:variant>
        <vt:i4>5</vt:i4>
      </vt:variant>
      <vt:variant>
        <vt:lpwstr/>
      </vt:variant>
      <vt:variant>
        <vt:lpwstr>SOD_temperature</vt:lpwstr>
      </vt:variant>
      <vt:variant>
        <vt:i4>1507365</vt:i4>
      </vt:variant>
      <vt:variant>
        <vt:i4>12211</vt:i4>
      </vt:variant>
      <vt:variant>
        <vt:i4>0</vt:i4>
      </vt:variant>
      <vt:variant>
        <vt:i4>5</vt:i4>
      </vt:variant>
      <vt:variant>
        <vt:lpwstr/>
      </vt:variant>
      <vt:variant>
        <vt:lpwstr>sediment_compartment</vt:lpwstr>
      </vt:variant>
      <vt:variant>
        <vt:i4>1507365</vt:i4>
      </vt:variant>
      <vt:variant>
        <vt:i4>12203</vt:i4>
      </vt:variant>
      <vt:variant>
        <vt:i4>0</vt:i4>
      </vt:variant>
      <vt:variant>
        <vt:i4>5</vt:i4>
      </vt:variant>
      <vt:variant>
        <vt:lpwstr/>
      </vt:variant>
      <vt:variant>
        <vt:lpwstr>sediment_compartment</vt:lpwstr>
      </vt:variant>
      <vt:variant>
        <vt:i4>5308543</vt:i4>
      </vt:variant>
      <vt:variant>
        <vt:i4>12198</vt:i4>
      </vt:variant>
      <vt:variant>
        <vt:i4>0</vt:i4>
      </vt:variant>
      <vt:variant>
        <vt:i4>5</vt:i4>
      </vt:variant>
      <vt:variant>
        <vt:lpwstr/>
      </vt:variant>
      <vt:variant>
        <vt:lpwstr>SOD_temperature</vt:lpwstr>
      </vt:variant>
      <vt:variant>
        <vt:i4>6553712</vt:i4>
      </vt:variant>
      <vt:variant>
        <vt:i4>12195</vt:i4>
      </vt:variant>
      <vt:variant>
        <vt:i4>0</vt:i4>
      </vt:variant>
      <vt:variant>
        <vt:i4>5</vt:i4>
      </vt:variant>
      <vt:variant>
        <vt:lpwstr/>
      </vt:variant>
      <vt:variant>
        <vt:lpwstr>zero_order_sod</vt:lpwstr>
      </vt:variant>
      <vt:variant>
        <vt:i4>3473534</vt:i4>
      </vt:variant>
      <vt:variant>
        <vt:i4>12185</vt:i4>
      </vt:variant>
      <vt:variant>
        <vt:i4>0</vt:i4>
      </vt:variant>
      <vt:variant>
        <vt:i4>5</vt:i4>
      </vt:variant>
      <vt:variant>
        <vt:lpwstr/>
      </vt:variant>
      <vt:variant>
        <vt:lpwstr>oxygen_stoichiometry_2</vt:lpwstr>
      </vt:variant>
      <vt:variant>
        <vt:i4>3539070</vt:i4>
      </vt:variant>
      <vt:variant>
        <vt:i4>12182</vt:i4>
      </vt:variant>
      <vt:variant>
        <vt:i4>0</vt:i4>
      </vt:variant>
      <vt:variant>
        <vt:i4>5</vt:i4>
      </vt:variant>
      <vt:variant>
        <vt:lpwstr/>
      </vt:variant>
      <vt:variant>
        <vt:lpwstr>oxygen_stoichiometry_1</vt:lpwstr>
      </vt:variant>
      <vt:variant>
        <vt:i4>3473534</vt:i4>
      </vt:variant>
      <vt:variant>
        <vt:i4>12177</vt:i4>
      </vt:variant>
      <vt:variant>
        <vt:i4>0</vt:i4>
      </vt:variant>
      <vt:variant>
        <vt:i4>5</vt:i4>
      </vt:variant>
      <vt:variant>
        <vt:lpwstr/>
      </vt:variant>
      <vt:variant>
        <vt:lpwstr>oxygen_stoichiometry_2</vt:lpwstr>
      </vt:variant>
      <vt:variant>
        <vt:i4>3539070</vt:i4>
      </vt:variant>
      <vt:variant>
        <vt:i4>12174</vt:i4>
      </vt:variant>
      <vt:variant>
        <vt:i4>0</vt:i4>
      </vt:variant>
      <vt:variant>
        <vt:i4>5</vt:i4>
      </vt:variant>
      <vt:variant>
        <vt:lpwstr/>
      </vt:variant>
      <vt:variant>
        <vt:lpwstr>oxygen_stoichiometry_1</vt:lpwstr>
      </vt:variant>
      <vt:variant>
        <vt:i4>3473534</vt:i4>
      </vt:variant>
      <vt:variant>
        <vt:i4>12169</vt:i4>
      </vt:variant>
      <vt:variant>
        <vt:i4>0</vt:i4>
      </vt:variant>
      <vt:variant>
        <vt:i4>5</vt:i4>
      </vt:variant>
      <vt:variant>
        <vt:lpwstr/>
      </vt:variant>
      <vt:variant>
        <vt:lpwstr>oxygen_stoichiometry_2</vt:lpwstr>
      </vt:variant>
      <vt:variant>
        <vt:i4>3539070</vt:i4>
      </vt:variant>
      <vt:variant>
        <vt:i4>12166</vt:i4>
      </vt:variant>
      <vt:variant>
        <vt:i4>0</vt:i4>
      </vt:variant>
      <vt:variant>
        <vt:i4>5</vt:i4>
      </vt:variant>
      <vt:variant>
        <vt:lpwstr/>
      </vt:variant>
      <vt:variant>
        <vt:lpwstr>oxygen_stoichiometry_1</vt:lpwstr>
      </vt:variant>
      <vt:variant>
        <vt:i4>3407998</vt:i4>
      </vt:variant>
      <vt:variant>
        <vt:i4>12161</vt:i4>
      </vt:variant>
      <vt:variant>
        <vt:i4>0</vt:i4>
      </vt:variant>
      <vt:variant>
        <vt:i4>5</vt:i4>
      </vt:variant>
      <vt:variant>
        <vt:lpwstr/>
      </vt:variant>
      <vt:variant>
        <vt:lpwstr>oxygen_stoichiometry_3</vt:lpwstr>
      </vt:variant>
      <vt:variant>
        <vt:i4>3539070</vt:i4>
      </vt:variant>
      <vt:variant>
        <vt:i4>12158</vt:i4>
      </vt:variant>
      <vt:variant>
        <vt:i4>0</vt:i4>
      </vt:variant>
      <vt:variant>
        <vt:i4>5</vt:i4>
      </vt:variant>
      <vt:variant>
        <vt:lpwstr/>
      </vt:variant>
      <vt:variant>
        <vt:lpwstr>oxygen_stoichiometry_1</vt:lpwstr>
      </vt:variant>
      <vt:variant>
        <vt:i4>3407998</vt:i4>
      </vt:variant>
      <vt:variant>
        <vt:i4>12150</vt:i4>
      </vt:variant>
      <vt:variant>
        <vt:i4>0</vt:i4>
      </vt:variant>
      <vt:variant>
        <vt:i4>5</vt:i4>
      </vt:variant>
      <vt:variant>
        <vt:lpwstr/>
      </vt:variant>
      <vt:variant>
        <vt:lpwstr>oxygen_stoichiometry_3</vt:lpwstr>
      </vt:variant>
      <vt:variant>
        <vt:i4>3473534</vt:i4>
      </vt:variant>
      <vt:variant>
        <vt:i4>12147</vt:i4>
      </vt:variant>
      <vt:variant>
        <vt:i4>0</vt:i4>
      </vt:variant>
      <vt:variant>
        <vt:i4>5</vt:i4>
      </vt:variant>
      <vt:variant>
        <vt:lpwstr/>
      </vt:variant>
      <vt:variant>
        <vt:lpwstr>oxygen_stoichiometry_2</vt:lpwstr>
      </vt:variant>
      <vt:variant>
        <vt:i4>6553712</vt:i4>
      </vt:variant>
      <vt:variant>
        <vt:i4>12133</vt:i4>
      </vt:variant>
      <vt:variant>
        <vt:i4>0</vt:i4>
      </vt:variant>
      <vt:variant>
        <vt:i4>5</vt:i4>
      </vt:variant>
      <vt:variant>
        <vt:lpwstr/>
      </vt:variant>
      <vt:variant>
        <vt:lpwstr>zero_order_sod</vt:lpwstr>
      </vt:variant>
      <vt:variant>
        <vt:i4>6553712</vt:i4>
      </vt:variant>
      <vt:variant>
        <vt:i4>12125</vt:i4>
      </vt:variant>
      <vt:variant>
        <vt:i4>0</vt:i4>
      </vt:variant>
      <vt:variant>
        <vt:i4>5</vt:i4>
      </vt:variant>
      <vt:variant>
        <vt:lpwstr/>
      </vt:variant>
      <vt:variant>
        <vt:lpwstr>zero_order_sod</vt:lpwstr>
      </vt:variant>
      <vt:variant>
        <vt:i4>6553712</vt:i4>
      </vt:variant>
      <vt:variant>
        <vt:i4>12120</vt:i4>
      </vt:variant>
      <vt:variant>
        <vt:i4>0</vt:i4>
      </vt:variant>
      <vt:variant>
        <vt:i4>5</vt:i4>
      </vt:variant>
      <vt:variant>
        <vt:lpwstr/>
      </vt:variant>
      <vt:variant>
        <vt:lpwstr>zero_order_sod</vt:lpwstr>
      </vt:variant>
      <vt:variant>
        <vt:i4>6946882</vt:i4>
      </vt:variant>
      <vt:variant>
        <vt:i4>12117</vt:i4>
      </vt:variant>
      <vt:variant>
        <vt:i4>0</vt:i4>
      </vt:variant>
      <vt:variant>
        <vt:i4>5</vt:i4>
      </vt:variant>
      <vt:variant>
        <vt:lpwstr/>
      </vt:variant>
      <vt:variant>
        <vt:lpwstr>epiphyte_stoichiometry</vt:lpwstr>
      </vt:variant>
      <vt:variant>
        <vt:i4>6226021</vt:i4>
      </vt:variant>
      <vt:variant>
        <vt:i4>12114</vt:i4>
      </vt:variant>
      <vt:variant>
        <vt:i4>0</vt:i4>
      </vt:variant>
      <vt:variant>
        <vt:i4>5</vt:i4>
      </vt:variant>
      <vt:variant>
        <vt:lpwstr/>
      </vt:variant>
      <vt:variant>
        <vt:lpwstr>algal_stoichiometry</vt:lpwstr>
      </vt:variant>
      <vt:variant>
        <vt:i4>7274619</vt:i4>
      </vt:variant>
      <vt:variant>
        <vt:i4>12109</vt:i4>
      </vt:variant>
      <vt:variant>
        <vt:i4>0</vt:i4>
      </vt:variant>
      <vt:variant>
        <vt:i4>5</vt:i4>
      </vt:variant>
      <vt:variant>
        <vt:lpwstr/>
      </vt:variant>
      <vt:variant>
        <vt:lpwstr>nitrate</vt:lpwstr>
      </vt:variant>
      <vt:variant>
        <vt:i4>2621502</vt:i4>
      </vt:variant>
      <vt:variant>
        <vt:i4>12106</vt:i4>
      </vt:variant>
      <vt:variant>
        <vt:i4>0</vt:i4>
      </vt:variant>
      <vt:variant>
        <vt:i4>5</vt:i4>
      </vt:variant>
      <vt:variant>
        <vt:lpwstr/>
      </vt:variant>
      <vt:variant>
        <vt:lpwstr>temperature_rate_multipliers</vt:lpwstr>
      </vt:variant>
      <vt:variant>
        <vt:i4>5308534</vt:i4>
      </vt:variant>
      <vt:variant>
        <vt:i4>12101</vt:i4>
      </vt:variant>
      <vt:variant>
        <vt:i4>0</vt:i4>
      </vt:variant>
      <vt:variant>
        <vt:i4>5</vt:i4>
      </vt:variant>
      <vt:variant>
        <vt:lpwstr/>
      </vt:variant>
      <vt:variant>
        <vt:lpwstr>nitrate_temperature</vt:lpwstr>
      </vt:variant>
      <vt:variant>
        <vt:i4>393239</vt:i4>
      </vt:variant>
      <vt:variant>
        <vt:i4>12096</vt:i4>
      </vt:variant>
      <vt:variant>
        <vt:i4>0</vt:i4>
      </vt:variant>
      <vt:variant>
        <vt:i4>5</vt:i4>
      </vt:variant>
      <vt:variant>
        <vt:lpwstr/>
      </vt:variant>
      <vt:variant>
        <vt:lpwstr>ammonium</vt:lpwstr>
      </vt:variant>
      <vt:variant>
        <vt:i4>720937</vt:i4>
      </vt:variant>
      <vt:variant>
        <vt:i4>12091</vt:i4>
      </vt:variant>
      <vt:variant>
        <vt:i4>0</vt:i4>
      </vt:variant>
      <vt:variant>
        <vt:i4>5</vt:i4>
      </vt:variant>
      <vt:variant>
        <vt:lpwstr/>
      </vt:variant>
      <vt:variant>
        <vt:lpwstr>ammonium_temperature</vt:lpwstr>
      </vt:variant>
      <vt:variant>
        <vt:i4>393228</vt:i4>
      </vt:variant>
      <vt:variant>
        <vt:i4>12075</vt:i4>
      </vt:variant>
      <vt:variant>
        <vt:i4>0</vt:i4>
      </vt:variant>
      <vt:variant>
        <vt:i4>5</vt:i4>
      </vt:variant>
      <vt:variant>
        <vt:lpwstr/>
      </vt:variant>
      <vt:variant>
        <vt:lpwstr>CBOD</vt:lpwstr>
      </vt:variant>
      <vt:variant>
        <vt:i4>3539070</vt:i4>
      </vt:variant>
      <vt:variant>
        <vt:i4>12072</vt:i4>
      </vt:variant>
      <vt:variant>
        <vt:i4>0</vt:i4>
      </vt:variant>
      <vt:variant>
        <vt:i4>5</vt:i4>
      </vt:variant>
      <vt:variant>
        <vt:lpwstr/>
      </vt:variant>
      <vt:variant>
        <vt:lpwstr>oxygen_stoichiometry_1</vt:lpwstr>
      </vt:variant>
      <vt:variant>
        <vt:i4>7340126</vt:i4>
      </vt:variant>
      <vt:variant>
        <vt:i4>12067</vt:i4>
      </vt:variant>
      <vt:variant>
        <vt:i4>0</vt:i4>
      </vt:variant>
      <vt:variant>
        <vt:i4>5</vt:i4>
      </vt:variant>
      <vt:variant>
        <vt:lpwstr/>
      </vt:variant>
      <vt:variant>
        <vt:lpwstr>CBOD_stoichiometry</vt:lpwstr>
      </vt:variant>
      <vt:variant>
        <vt:i4>5374076</vt:i4>
      </vt:variant>
      <vt:variant>
        <vt:i4>12061</vt:i4>
      </vt:variant>
      <vt:variant>
        <vt:i4>0</vt:i4>
      </vt:variant>
      <vt:variant>
        <vt:i4>5</vt:i4>
      </vt:variant>
      <vt:variant>
        <vt:lpwstr/>
      </vt:variant>
      <vt:variant>
        <vt:lpwstr>constituent_dimensions</vt:lpwstr>
      </vt:variant>
      <vt:variant>
        <vt:i4>393228</vt:i4>
      </vt:variant>
      <vt:variant>
        <vt:i4>12056</vt:i4>
      </vt:variant>
      <vt:variant>
        <vt:i4>0</vt:i4>
      </vt:variant>
      <vt:variant>
        <vt:i4>5</vt:i4>
      </vt:variant>
      <vt:variant>
        <vt:lpwstr/>
      </vt:variant>
      <vt:variant>
        <vt:lpwstr>CBOD</vt:lpwstr>
      </vt:variant>
      <vt:variant>
        <vt:i4>1769533</vt:i4>
      </vt:variant>
      <vt:variant>
        <vt:i4>12053</vt:i4>
      </vt:variant>
      <vt:variant>
        <vt:i4>0</vt:i4>
      </vt:variant>
      <vt:variant>
        <vt:i4>5</vt:i4>
      </vt:variant>
      <vt:variant>
        <vt:lpwstr/>
      </vt:variant>
      <vt:variant>
        <vt:lpwstr>OM_stoichiometry</vt:lpwstr>
      </vt:variant>
      <vt:variant>
        <vt:i4>7274608</vt:i4>
      </vt:variant>
      <vt:variant>
        <vt:i4>12050</vt:i4>
      </vt:variant>
      <vt:variant>
        <vt:i4>0</vt:i4>
      </vt:variant>
      <vt:variant>
        <vt:i4>5</vt:i4>
      </vt:variant>
      <vt:variant>
        <vt:lpwstr/>
      </vt:variant>
      <vt:variant>
        <vt:lpwstr>POM</vt:lpwstr>
      </vt:variant>
      <vt:variant>
        <vt:i4>7274596</vt:i4>
      </vt:variant>
      <vt:variant>
        <vt:i4>12047</vt:i4>
      </vt:variant>
      <vt:variant>
        <vt:i4>0</vt:i4>
      </vt:variant>
      <vt:variant>
        <vt:i4>5</vt:i4>
      </vt:variant>
      <vt:variant>
        <vt:lpwstr/>
      </vt:variant>
      <vt:variant>
        <vt:lpwstr>DOM</vt:lpwstr>
      </vt:variant>
      <vt:variant>
        <vt:i4>393228</vt:i4>
      </vt:variant>
      <vt:variant>
        <vt:i4>12042</vt:i4>
      </vt:variant>
      <vt:variant>
        <vt:i4>0</vt:i4>
      </vt:variant>
      <vt:variant>
        <vt:i4>5</vt:i4>
      </vt:variant>
      <vt:variant>
        <vt:lpwstr/>
      </vt:variant>
      <vt:variant>
        <vt:lpwstr>CBOD</vt:lpwstr>
      </vt:variant>
      <vt:variant>
        <vt:i4>6291537</vt:i4>
      </vt:variant>
      <vt:variant>
        <vt:i4>12039</vt:i4>
      </vt:variant>
      <vt:variant>
        <vt:i4>0</vt:i4>
      </vt:variant>
      <vt:variant>
        <vt:i4>5</vt:i4>
      </vt:variant>
      <vt:variant>
        <vt:lpwstr/>
      </vt:variant>
      <vt:variant>
        <vt:lpwstr>OM_temperature</vt:lpwstr>
      </vt:variant>
      <vt:variant>
        <vt:i4>7274608</vt:i4>
      </vt:variant>
      <vt:variant>
        <vt:i4>12036</vt:i4>
      </vt:variant>
      <vt:variant>
        <vt:i4>0</vt:i4>
      </vt:variant>
      <vt:variant>
        <vt:i4>5</vt:i4>
      </vt:variant>
      <vt:variant>
        <vt:lpwstr/>
      </vt:variant>
      <vt:variant>
        <vt:lpwstr>POM</vt:lpwstr>
      </vt:variant>
      <vt:variant>
        <vt:i4>7274596</vt:i4>
      </vt:variant>
      <vt:variant>
        <vt:i4>12033</vt:i4>
      </vt:variant>
      <vt:variant>
        <vt:i4>0</vt:i4>
      </vt:variant>
      <vt:variant>
        <vt:i4>5</vt:i4>
      </vt:variant>
      <vt:variant>
        <vt:lpwstr/>
      </vt:variant>
      <vt:variant>
        <vt:lpwstr>DOM</vt:lpwstr>
      </vt:variant>
      <vt:variant>
        <vt:i4>393228</vt:i4>
      </vt:variant>
      <vt:variant>
        <vt:i4>12028</vt:i4>
      </vt:variant>
      <vt:variant>
        <vt:i4>0</vt:i4>
      </vt:variant>
      <vt:variant>
        <vt:i4>5</vt:i4>
      </vt:variant>
      <vt:variant>
        <vt:lpwstr/>
      </vt:variant>
      <vt:variant>
        <vt:lpwstr>CBOD</vt:lpwstr>
      </vt:variant>
      <vt:variant>
        <vt:i4>6291537</vt:i4>
      </vt:variant>
      <vt:variant>
        <vt:i4>12025</vt:i4>
      </vt:variant>
      <vt:variant>
        <vt:i4>0</vt:i4>
      </vt:variant>
      <vt:variant>
        <vt:i4>5</vt:i4>
      </vt:variant>
      <vt:variant>
        <vt:lpwstr/>
      </vt:variant>
      <vt:variant>
        <vt:lpwstr>OM_temperature</vt:lpwstr>
      </vt:variant>
      <vt:variant>
        <vt:i4>1769533</vt:i4>
      </vt:variant>
      <vt:variant>
        <vt:i4>12022</vt:i4>
      </vt:variant>
      <vt:variant>
        <vt:i4>0</vt:i4>
      </vt:variant>
      <vt:variant>
        <vt:i4>5</vt:i4>
      </vt:variant>
      <vt:variant>
        <vt:lpwstr/>
      </vt:variant>
      <vt:variant>
        <vt:lpwstr>OM_stoichiometry</vt:lpwstr>
      </vt:variant>
      <vt:variant>
        <vt:i4>7274596</vt:i4>
      </vt:variant>
      <vt:variant>
        <vt:i4>12019</vt:i4>
      </vt:variant>
      <vt:variant>
        <vt:i4>0</vt:i4>
      </vt:variant>
      <vt:variant>
        <vt:i4>5</vt:i4>
      </vt:variant>
      <vt:variant>
        <vt:lpwstr/>
      </vt:variant>
      <vt:variant>
        <vt:lpwstr>DOM</vt:lpwstr>
      </vt:variant>
      <vt:variant>
        <vt:i4>393228</vt:i4>
      </vt:variant>
      <vt:variant>
        <vt:i4>12005</vt:i4>
      </vt:variant>
      <vt:variant>
        <vt:i4>0</vt:i4>
      </vt:variant>
      <vt:variant>
        <vt:i4>5</vt:i4>
      </vt:variant>
      <vt:variant>
        <vt:lpwstr/>
      </vt:variant>
      <vt:variant>
        <vt:lpwstr>CBOD</vt:lpwstr>
      </vt:variant>
      <vt:variant>
        <vt:i4>6291537</vt:i4>
      </vt:variant>
      <vt:variant>
        <vt:i4>12002</vt:i4>
      </vt:variant>
      <vt:variant>
        <vt:i4>0</vt:i4>
      </vt:variant>
      <vt:variant>
        <vt:i4>5</vt:i4>
      </vt:variant>
      <vt:variant>
        <vt:lpwstr/>
      </vt:variant>
      <vt:variant>
        <vt:lpwstr>OM_temperature</vt:lpwstr>
      </vt:variant>
      <vt:variant>
        <vt:i4>1769533</vt:i4>
      </vt:variant>
      <vt:variant>
        <vt:i4>11999</vt:i4>
      </vt:variant>
      <vt:variant>
        <vt:i4>0</vt:i4>
      </vt:variant>
      <vt:variant>
        <vt:i4>5</vt:i4>
      </vt:variant>
      <vt:variant>
        <vt:lpwstr/>
      </vt:variant>
      <vt:variant>
        <vt:lpwstr>OM_stoichiometry</vt:lpwstr>
      </vt:variant>
      <vt:variant>
        <vt:i4>7274608</vt:i4>
      </vt:variant>
      <vt:variant>
        <vt:i4>11996</vt:i4>
      </vt:variant>
      <vt:variant>
        <vt:i4>0</vt:i4>
      </vt:variant>
      <vt:variant>
        <vt:i4>5</vt:i4>
      </vt:variant>
      <vt:variant>
        <vt:lpwstr/>
      </vt:variant>
      <vt:variant>
        <vt:lpwstr>POM</vt:lpwstr>
      </vt:variant>
      <vt:variant>
        <vt:i4>1114158</vt:i4>
      </vt:variant>
      <vt:variant>
        <vt:i4>11936</vt:i4>
      </vt:variant>
      <vt:variant>
        <vt:i4>0</vt:i4>
      </vt:variant>
      <vt:variant>
        <vt:i4>5</vt:i4>
      </vt:variant>
      <vt:variant>
        <vt:lpwstr/>
      </vt:variant>
      <vt:variant>
        <vt:lpwstr>epiphyte_temperature</vt:lpwstr>
      </vt:variant>
      <vt:variant>
        <vt:i4>1572910</vt:i4>
      </vt:variant>
      <vt:variant>
        <vt:i4>11933</vt:i4>
      </vt:variant>
      <vt:variant>
        <vt:i4>0</vt:i4>
      </vt:variant>
      <vt:variant>
        <vt:i4>5</vt:i4>
      </vt:variant>
      <vt:variant>
        <vt:lpwstr/>
      </vt:variant>
      <vt:variant>
        <vt:lpwstr>epiphyte_half</vt:lpwstr>
      </vt:variant>
      <vt:variant>
        <vt:i4>1703982</vt:i4>
      </vt:variant>
      <vt:variant>
        <vt:i4>11930</vt:i4>
      </vt:variant>
      <vt:variant>
        <vt:i4>0</vt:i4>
      </vt:variant>
      <vt:variant>
        <vt:i4>5</vt:i4>
      </vt:variant>
      <vt:variant>
        <vt:lpwstr/>
      </vt:variant>
      <vt:variant>
        <vt:lpwstr>epiphyte_rate</vt:lpwstr>
      </vt:variant>
      <vt:variant>
        <vt:i4>393261</vt:i4>
      </vt:variant>
      <vt:variant>
        <vt:i4>11927</vt:i4>
      </vt:variant>
      <vt:variant>
        <vt:i4>0</vt:i4>
      </vt:variant>
      <vt:variant>
        <vt:i4>5</vt:i4>
      </vt:variant>
      <vt:variant>
        <vt:lpwstr/>
      </vt:variant>
      <vt:variant>
        <vt:lpwstr>epiphyte_density</vt:lpwstr>
      </vt:variant>
      <vt:variant>
        <vt:i4>7405651</vt:i4>
      </vt:variant>
      <vt:variant>
        <vt:i4>11924</vt:i4>
      </vt:variant>
      <vt:variant>
        <vt:i4>0</vt:i4>
      </vt:variant>
      <vt:variant>
        <vt:i4>5</vt:i4>
      </vt:variant>
      <vt:variant>
        <vt:lpwstr/>
      </vt:variant>
      <vt:variant>
        <vt:lpwstr>epiphyte_print</vt:lpwstr>
      </vt:variant>
      <vt:variant>
        <vt:i4>1835024</vt:i4>
      </vt:variant>
      <vt:variant>
        <vt:i4>11921</vt:i4>
      </vt:variant>
      <vt:variant>
        <vt:i4>0</vt:i4>
      </vt:variant>
      <vt:variant>
        <vt:i4>5</vt:i4>
      </vt:variant>
      <vt:variant>
        <vt:lpwstr/>
      </vt:variant>
      <vt:variant>
        <vt:lpwstr>epiphytes</vt:lpwstr>
      </vt:variant>
      <vt:variant>
        <vt:i4>6946882</vt:i4>
      </vt:variant>
      <vt:variant>
        <vt:i4>11916</vt:i4>
      </vt:variant>
      <vt:variant>
        <vt:i4>0</vt:i4>
      </vt:variant>
      <vt:variant>
        <vt:i4>5</vt:i4>
      </vt:variant>
      <vt:variant>
        <vt:lpwstr/>
      </vt:variant>
      <vt:variant>
        <vt:lpwstr>epiphyte_stoichiometry</vt:lpwstr>
      </vt:variant>
      <vt:variant>
        <vt:i4>1572910</vt:i4>
      </vt:variant>
      <vt:variant>
        <vt:i4>11913</vt:i4>
      </vt:variant>
      <vt:variant>
        <vt:i4>0</vt:i4>
      </vt:variant>
      <vt:variant>
        <vt:i4>5</vt:i4>
      </vt:variant>
      <vt:variant>
        <vt:lpwstr/>
      </vt:variant>
      <vt:variant>
        <vt:lpwstr>epiphyte_half</vt:lpwstr>
      </vt:variant>
      <vt:variant>
        <vt:i4>1703982</vt:i4>
      </vt:variant>
      <vt:variant>
        <vt:i4>11910</vt:i4>
      </vt:variant>
      <vt:variant>
        <vt:i4>0</vt:i4>
      </vt:variant>
      <vt:variant>
        <vt:i4>5</vt:i4>
      </vt:variant>
      <vt:variant>
        <vt:lpwstr/>
      </vt:variant>
      <vt:variant>
        <vt:lpwstr>epiphyte_rate</vt:lpwstr>
      </vt:variant>
      <vt:variant>
        <vt:i4>393261</vt:i4>
      </vt:variant>
      <vt:variant>
        <vt:i4>11907</vt:i4>
      </vt:variant>
      <vt:variant>
        <vt:i4>0</vt:i4>
      </vt:variant>
      <vt:variant>
        <vt:i4>5</vt:i4>
      </vt:variant>
      <vt:variant>
        <vt:lpwstr/>
      </vt:variant>
      <vt:variant>
        <vt:lpwstr>epiphyte_density</vt:lpwstr>
      </vt:variant>
      <vt:variant>
        <vt:i4>7405651</vt:i4>
      </vt:variant>
      <vt:variant>
        <vt:i4>11904</vt:i4>
      </vt:variant>
      <vt:variant>
        <vt:i4>0</vt:i4>
      </vt:variant>
      <vt:variant>
        <vt:i4>5</vt:i4>
      </vt:variant>
      <vt:variant>
        <vt:lpwstr/>
      </vt:variant>
      <vt:variant>
        <vt:lpwstr>epiphyte_print</vt:lpwstr>
      </vt:variant>
      <vt:variant>
        <vt:i4>1835024</vt:i4>
      </vt:variant>
      <vt:variant>
        <vt:i4>11901</vt:i4>
      </vt:variant>
      <vt:variant>
        <vt:i4>0</vt:i4>
      </vt:variant>
      <vt:variant>
        <vt:i4>5</vt:i4>
      </vt:variant>
      <vt:variant>
        <vt:lpwstr/>
      </vt:variant>
      <vt:variant>
        <vt:lpwstr>epiphytes</vt:lpwstr>
      </vt:variant>
      <vt:variant>
        <vt:i4>6946882</vt:i4>
      </vt:variant>
      <vt:variant>
        <vt:i4>11896</vt:i4>
      </vt:variant>
      <vt:variant>
        <vt:i4>0</vt:i4>
      </vt:variant>
      <vt:variant>
        <vt:i4>5</vt:i4>
      </vt:variant>
      <vt:variant>
        <vt:lpwstr/>
      </vt:variant>
      <vt:variant>
        <vt:lpwstr>epiphyte_stoichiometry</vt:lpwstr>
      </vt:variant>
      <vt:variant>
        <vt:i4>1114158</vt:i4>
      </vt:variant>
      <vt:variant>
        <vt:i4>11893</vt:i4>
      </vt:variant>
      <vt:variant>
        <vt:i4>0</vt:i4>
      </vt:variant>
      <vt:variant>
        <vt:i4>5</vt:i4>
      </vt:variant>
      <vt:variant>
        <vt:lpwstr/>
      </vt:variant>
      <vt:variant>
        <vt:lpwstr>epiphyte_temperature</vt:lpwstr>
      </vt:variant>
      <vt:variant>
        <vt:i4>1703982</vt:i4>
      </vt:variant>
      <vt:variant>
        <vt:i4>11890</vt:i4>
      </vt:variant>
      <vt:variant>
        <vt:i4>0</vt:i4>
      </vt:variant>
      <vt:variant>
        <vt:i4>5</vt:i4>
      </vt:variant>
      <vt:variant>
        <vt:lpwstr/>
      </vt:variant>
      <vt:variant>
        <vt:lpwstr>epiphyte_rate</vt:lpwstr>
      </vt:variant>
      <vt:variant>
        <vt:i4>393261</vt:i4>
      </vt:variant>
      <vt:variant>
        <vt:i4>11887</vt:i4>
      </vt:variant>
      <vt:variant>
        <vt:i4>0</vt:i4>
      </vt:variant>
      <vt:variant>
        <vt:i4>5</vt:i4>
      </vt:variant>
      <vt:variant>
        <vt:lpwstr/>
      </vt:variant>
      <vt:variant>
        <vt:lpwstr>epiphyte_density</vt:lpwstr>
      </vt:variant>
      <vt:variant>
        <vt:i4>7405651</vt:i4>
      </vt:variant>
      <vt:variant>
        <vt:i4>11884</vt:i4>
      </vt:variant>
      <vt:variant>
        <vt:i4>0</vt:i4>
      </vt:variant>
      <vt:variant>
        <vt:i4>5</vt:i4>
      </vt:variant>
      <vt:variant>
        <vt:lpwstr/>
      </vt:variant>
      <vt:variant>
        <vt:lpwstr>epiphyte_print</vt:lpwstr>
      </vt:variant>
      <vt:variant>
        <vt:i4>1835024</vt:i4>
      </vt:variant>
      <vt:variant>
        <vt:i4>11881</vt:i4>
      </vt:variant>
      <vt:variant>
        <vt:i4>0</vt:i4>
      </vt:variant>
      <vt:variant>
        <vt:i4>5</vt:i4>
      </vt:variant>
      <vt:variant>
        <vt:lpwstr/>
      </vt:variant>
      <vt:variant>
        <vt:lpwstr>epiphytes</vt:lpwstr>
      </vt:variant>
      <vt:variant>
        <vt:i4>6946882</vt:i4>
      </vt:variant>
      <vt:variant>
        <vt:i4>11864</vt:i4>
      </vt:variant>
      <vt:variant>
        <vt:i4>0</vt:i4>
      </vt:variant>
      <vt:variant>
        <vt:i4>5</vt:i4>
      </vt:variant>
      <vt:variant>
        <vt:lpwstr/>
      </vt:variant>
      <vt:variant>
        <vt:lpwstr>epiphyte_stoichiometry</vt:lpwstr>
      </vt:variant>
      <vt:variant>
        <vt:i4>1114158</vt:i4>
      </vt:variant>
      <vt:variant>
        <vt:i4>11861</vt:i4>
      </vt:variant>
      <vt:variant>
        <vt:i4>0</vt:i4>
      </vt:variant>
      <vt:variant>
        <vt:i4>5</vt:i4>
      </vt:variant>
      <vt:variant>
        <vt:lpwstr/>
      </vt:variant>
      <vt:variant>
        <vt:lpwstr>epiphyte_temperature</vt:lpwstr>
      </vt:variant>
      <vt:variant>
        <vt:i4>1572910</vt:i4>
      </vt:variant>
      <vt:variant>
        <vt:i4>11858</vt:i4>
      </vt:variant>
      <vt:variant>
        <vt:i4>0</vt:i4>
      </vt:variant>
      <vt:variant>
        <vt:i4>5</vt:i4>
      </vt:variant>
      <vt:variant>
        <vt:lpwstr/>
      </vt:variant>
      <vt:variant>
        <vt:lpwstr>epiphyte_half</vt:lpwstr>
      </vt:variant>
      <vt:variant>
        <vt:i4>393261</vt:i4>
      </vt:variant>
      <vt:variant>
        <vt:i4>11855</vt:i4>
      </vt:variant>
      <vt:variant>
        <vt:i4>0</vt:i4>
      </vt:variant>
      <vt:variant>
        <vt:i4>5</vt:i4>
      </vt:variant>
      <vt:variant>
        <vt:lpwstr/>
      </vt:variant>
      <vt:variant>
        <vt:lpwstr>epiphyte_density</vt:lpwstr>
      </vt:variant>
      <vt:variant>
        <vt:i4>7405651</vt:i4>
      </vt:variant>
      <vt:variant>
        <vt:i4>11852</vt:i4>
      </vt:variant>
      <vt:variant>
        <vt:i4>0</vt:i4>
      </vt:variant>
      <vt:variant>
        <vt:i4>5</vt:i4>
      </vt:variant>
      <vt:variant>
        <vt:lpwstr/>
      </vt:variant>
      <vt:variant>
        <vt:lpwstr>epiphyte_print</vt:lpwstr>
      </vt:variant>
      <vt:variant>
        <vt:i4>1835024</vt:i4>
      </vt:variant>
      <vt:variant>
        <vt:i4>11849</vt:i4>
      </vt:variant>
      <vt:variant>
        <vt:i4>0</vt:i4>
      </vt:variant>
      <vt:variant>
        <vt:i4>5</vt:i4>
      </vt:variant>
      <vt:variant>
        <vt:lpwstr/>
      </vt:variant>
      <vt:variant>
        <vt:lpwstr>epiphytes</vt:lpwstr>
      </vt:variant>
      <vt:variant>
        <vt:i4>5636204</vt:i4>
      </vt:variant>
      <vt:variant>
        <vt:i4>11846</vt:i4>
      </vt:variant>
      <vt:variant>
        <vt:i4>0</vt:i4>
      </vt:variant>
      <vt:variant>
        <vt:i4>5</vt:i4>
      </vt:variant>
      <vt:variant>
        <vt:lpwstr/>
      </vt:variant>
      <vt:variant>
        <vt:lpwstr>algal_rates</vt:lpwstr>
      </vt:variant>
      <vt:variant>
        <vt:i4>6946882</vt:i4>
      </vt:variant>
      <vt:variant>
        <vt:i4>11841</vt:i4>
      </vt:variant>
      <vt:variant>
        <vt:i4>0</vt:i4>
      </vt:variant>
      <vt:variant>
        <vt:i4>5</vt:i4>
      </vt:variant>
      <vt:variant>
        <vt:lpwstr/>
      </vt:variant>
      <vt:variant>
        <vt:lpwstr>epiphyte_stoichiometry</vt:lpwstr>
      </vt:variant>
      <vt:variant>
        <vt:i4>1114158</vt:i4>
      </vt:variant>
      <vt:variant>
        <vt:i4>11838</vt:i4>
      </vt:variant>
      <vt:variant>
        <vt:i4>0</vt:i4>
      </vt:variant>
      <vt:variant>
        <vt:i4>5</vt:i4>
      </vt:variant>
      <vt:variant>
        <vt:lpwstr/>
      </vt:variant>
      <vt:variant>
        <vt:lpwstr>epiphyte_temperature</vt:lpwstr>
      </vt:variant>
      <vt:variant>
        <vt:i4>1572910</vt:i4>
      </vt:variant>
      <vt:variant>
        <vt:i4>11835</vt:i4>
      </vt:variant>
      <vt:variant>
        <vt:i4>0</vt:i4>
      </vt:variant>
      <vt:variant>
        <vt:i4>5</vt:i4>
      </vt:variant>
      <vt:variant>
        <vt:lpwstr/>
      </vt:variant>
      <vt:variant>
        <vt:lpwstr>epiphyte_half</vt:lpwstr>
      </vt:variant>
      <vt:variant>
        <vt:i4>1703982</vt:i4>
      </vt:variant>
      <vt:variant>
        <vt:i4>11832</vt:i4>
      </vt:variant>
      <vt:variant>
        <vt:i4>0</vt:i4>
      </vt:variant>
      <vt:variant>
        <vt:i4>5</vt:i4>
      </vt:variant>
      <vt:variant>
        <vt:lpwstr/>
      </vt:variant>
      <vt:variant>
        <vt:lpwstr>epiphyte_rate</vt:lpwstr>
      </vt:variant>
      <vt:variant>
        <vt:i4>7405651</vt:i4>
      </vt:variant>
      <vt:variant>
        <vt:i4>11829</vt:i4>
      </vt:variant>
      <vt:variant>
        <vt:i4>0</vt:i4>
      </vt:variant>
      <vt:variant>
        <vt:i4>5</vt:i4>
      </vt:variant>
      <vt:variant>
        <vt:lpwstr/>
      </vt:variant>
      <vt:variant>
        <vt:lpwstr>epiphyte_print</vt:lpwstr>
      </vt:variant>
      <vt:variant>
        <vt:i4>1835024</vt:i4>
      </vt:variant>
      <vt:variant>
        <vt:i4>11826</vt:i4>
      </vt:variant>
      <vt:variant>
        <vt:i4>0</vt:i4>
      </vt:variant>
      <vt:variant>
        <vt:i4>5</vt:i4>
      </vt:variant>
      <vt:variant>
        <vt:lpwstr/>
      </vt:variant>
      <vt:variant>
        <vt:lpwstr>epiphytes</vt:lpwstr>
      </vt:variant>
      <vt:variant>
        <vt:i4>6946882</vt:i4>
      </vt:variant>
      <vt:variant>
        <vt:i4>11821</vt:i4>
      </vt:variant>
      <vt:variant>
        <vt:i4>0</vt:i4>
      </vt:variant>
      <vt:variant>
        <vt:i4>5</vt:i4>
      </vt:variant>
      <vt:variant>
        <vt:lpwstr/>
      </vt:variant>
      <vt:variant>
        <vt:lpwstr>epiphyte_stoichiometry</vt:lpwstr>
      </vt:variant>
      <vt:variant>
        <vt:i4>1114158</vt:i4>
      </vt:variant>
      <vt:variant>
        <vt:i4>11818</vt:i4>
      </vt:variant>
      <vt:variant>
        <vt:i4>0</vt:i4>
      </vt:variant>
      <vt:variant>
        <vt:i4>5</vt:i4>
      </vt:variant>
      <vt:variant>
        <vt:lpwstr/>
      </vt:variant>
      <vt:variant>
        <vt:lpwstr>epiphyte_temperature</vt:lpwstr>
      </vt:variant>
      <vt:variant>
        <vt:i4>1572910</vt:i4>
      </vt:variant>
      <vt:variant>
        <vt:i4>11815</vt:i4>
      </vt:variant>
      <vt:variant>
        <vt:i4>0</vt:i4>
      </vt:variant>
      <vt:variant>
        <vt:i4>5</vt:i4>
      </vt:variant>
      <vt:variant>
        <vt:lpwstr/>
      </vt:variant>
      <vt:variant>
        <vt:lpwstr>epiphyte_half</vt:lpwstr>
      </vt:variant>
      <vt:variant>
        <vt:i4>1703982</vt:i4>
      </vt:variant>
      <vt:variant>
        <vt:i4>11812</vt:i4>
      </vt:variant>
      <vt:variant>
        <vt:i4>0</vt:i4>
      </vt:variant>
      <vt:variant>
        <vt:i4>5</vt:i4>
      </vt:variant>
      <vt:variant>
        <vt:lpwstr/>
      </vt:variant>
      <vt:variant>
        <vt:lpwstr>epiphyte_rate</vt:lpwstr>
      </vt:variant>
      <vt:variant>
        <vt:i4>393261</vt:i4>
      </vt:variant>
      <vt:variant>
        <vt:i4>11809</vt:i4>
      </vt:variant>
      <vt:variant>
        <vt:i4>0</vt:i4>
      </vt:variant>
      <vt:variant>
        <vt:i4>5</vt:i4>
      </vt:variant>
      <vt:variant>
        <vt:lpwstr/>
      </vt:variant>
      <vt:variant>
        <vt:lpwstr>epiphyte_density</vt:lpwstr>
      </vt:variant>
      <vt:variant>
        <vt:i4>983099</vt:i4>
      </vt:variant>
      <vt:variant>
        <vt:i4>11806</vt:i4>
      </vt:variant>
      <vt:variant>
        <vt:i4>0</vt:i4>
      </vt:variant>
      <vt:variant>
        <vt:i4>5</vt:i4>
      </vt:variant>
      <vt:variant>
        <vt:lpwstr/>
      </vt:variant>
      <vt:variant>
        <vt:lpwstr>epiphyte_control</vt:lpwstr>
      </vt:variant>
      <vt:variant>
        <vt:i4>6946882</vt:i4>
      </vt:variant>
      <vt:variant>
        <vt:i4>11801</vt:i4>
      </vt:variant>
      <vt:variant>
        <vt:i4>0</vt:i4>
      </vt:variant>
      <vt:variant>
        <vt:i4>5</vt:i4>
      </vt:variant>
      <vt:variant>
        <vt:lpwstr/>
      </vt:variant>
      <vt:variant>
        <vt:lpwstr>epiphyte_stoichiometry</vt:lpwstr>
      </vt:variant>
      <vt:variant>
        <vt:i4>1114158</vt:i4>
      </vt:variant>
      <vt:variant>
        <vt:i4>11798</vt:i4>
      </vt:variant>
      <vt:variant>
        <vt:i4>0</vt:i4>
      </vt:variant>
      <vt:variant>
        <vt:i4>5</vt:i4>
      </vt:variant>
      <vt:variant>
        <vt:lpwstr/>
      </vt:variant>
      <vt:variant>
        <vt:lpwstr>epiphyte_temperature</vt:lpwstr>
      </vt:variant>
      <vt:variant>
        <vt:i4>1572910</vt:i4>
      </vt:variant>
      <vt:variant>
        <vt:i4>11795</vt:i4>
      </vt:variant>
      <vt:variant>
        <vt:i4>0</vt:i4>
      </vt:variant>
      <vt:variant>
        <vt:i4>5</vt:i4>
      </vt:variant>
      <vt:variant>
        <vt:lpwstr/>
      </vt:variant>
      <vt:variant>
        <vt:lpwstr>epiphyte_half</vt:lpwstr>
      </vt:variant>
      <vt:variant>
        <vt:i4>1703982</vt:i4>
      </vt:variant>
      <vt:variant>
        <vt:i4>11792</vt:i4>
      </vt:variant>
      <vt:variant>
        <vt:i4>0</vt:i4>
      </vt:variant>
      <vt:variant>
        <vt:i4>5</vt:i4>
      </vt:variant>
      <vt:variant>
        <vt:lpwstr/>
      </vt:variant>
      <vt:variant>
        <vt:lpwstr>epiphyte_rate</vt:lpwstr>
      </vt:variant>
      <vt:variant>
        <vt:i4>393261</vt:i4>
      </vt:variant>
      <vt:variant>
        <vt:i4>11789</vt:i4>
      </vt:variant>
      <vt:variant>
        <vt:i4>0</vt:i4>
      </vt:variant>
      <vt:variant>
        <vt:i4>5</vt:i4>
      </vt:variant>
      <vt:variant>
        <vt:lpwstr/>
      </vt:variant>
      <vt:variant>
        <vt:lpwstr>epiphyte_density</vt:lpwstr>
      </vt:variant>
      <vt:variant>
        <vt:i4>7405651</vt:i4>
      </vt:variant>
      <vt:variant>
        <vt:i4>11786</vt:i4>
      </vt:variant>
      <vt:variant>
        <vt:i4>0</vt:i4>
      </vt:variant>
      <vt:variant>
        <vt:i4>5</vt:i4>
      </vt:variant>
      <vt:variant>
        <vt:lpwstr/>
      </vt:variant>
      <vt:variant>
        <vt:lpwstr>epiphyte_print</vt:lpwstr>
      </vt:variant>
      <vt:variant>
        <vt:i4>4194407</vt:i4>
      </vt:variant>
      <vt:variant>
        <vt:i4>11781</vt:i4>
      </vt:variant>
      <vt:variant>
        <vt:i4>0</vt:i4>
      </vt:variant>
      <vt:variant>
        <vt:i4>5</vt:i4>
      </vt:variant>
      <vt:variant>
        <vt:lpwstr/>
      </vt:variant>
      <vt:variant>
        <vt:lpwstr>algal_temperatures</vt:lpwstr>
      </vt:variant>
      <vt:variant>
        <vt:i4>2555918</vt:i4>
      </vt:variant>
      <vt:variant>
        <vt:i4>11778</vt:i4>
      </vt:variant>
      <vt:variant>
        <vt:i4>0</vt:i4>
      </vt:variant>
      <vt:variant>
        <vt:i4>5</vt:i4>
      </vt:variant>
      <vt:variant>
        <vt:lpwstr/>
      </vt:variant>
      <vt:variant>
        <vt:lpwstr>algal_extinction</vt:lpwstr>
      </vt:variant>
      <vt:variant>
        <vt:i4>5636204</vt:i4>
      </vt:variant>
      <vt:variant>
        <vt:i4>11775</vt:i4>
      </vt:variant>
      <vt:variant>
        <vt:i4>0</vt:i4>
      </vt:variant>
      <vt:variant>
        <vt:i4>5</vt:i4>
      </vt:variant>
      <vt:variant>
        <vt:lpwstr/>
      </vt:variant>
      <vt:variant>
        <vt:lpwstr>algal_rates</vt:lpwstr>
      </vt:variant>
      <vt:variant>
        <vt:i4>6226021</vt:i4>
      </vt:variant>
      <vt:variant>
        <vt:i4>11752</vt:i4>
      </vt:variant>
      <vt:variant>
        <vt:i4>0</vt:i4>
      </vt:variant>
      <vt:variant>
        <vt:i4>5</vt:i4>
      </vt:variant>
      <vt:variant>
        <vt:lpwstr/>
      </vt:variant>
      <vt:variant>
        <vt:lpwstr>algal_stoichiometry</vt:lpwstr>
      </vt:variant>
      <vt:variant>
        <vt:i4>2555918</vt:i4>
      </vt:variant>
      <vt:variant>
        <vt:i4>11749</vt:i4>
      </vt:variant>
      <vt:variant>
        <vt:i4>0</vt:i4>
      </vt:variant>
      <vt:variant>
        <vt:i4>5</vt:i4>
      </vt:variant>
      <vt:variant>
        <vt:lpwstr/>
      </vt:variant>
      <vt:variant>
        <vt:lpwstr>algal_extinction</vt:lpwstr>
      </vt:variant>
      <vt:variant>
        <vt:i4>5636204</vt:i4>
      </vt:variant>
      <vt:variant>
        <vt:i4>11746</vt:i4>
      </vt:variant>
      <vt:variant>
        <vt:i4>0</vt:i4>
      </vt:variant>
      <vt:variant>
        <vt:i4>5</vt:i4>
      </vt:variant>
      <vt:variant>
        <vt:lpwstr/>
      </vt:variant>
      <vt:variant>
        <vt:lpwstr>algal_rates</vt:lpwstr>
      </vt:variant>
      <vt:variant>
        <vt:i4>6226021</vt:i4>
      </vt:variant>
      <vt:variant>
        <vt:i4>11741</vt:i4>
      </vt:variant>
      <vt:variant>
        <vt:i4>0</vt:i4>
      </vt:variant>
      <vt:variant>
        <vt:i4>5</vt:i4>
      </vt:variant>
      <vt:variant>
        <vt:lpwstr/>
      </vt:variant>
      <vt:variant>
        <vt:lpwstr>algal_stoichiometry</vt:lpwstr>
      </vt:variant>
      <vt:variant>
        <vt:i4>4194407</vt:i4>
      </vt:variant>
      <vt:variant>
        <vt:i4>11738</vt:i4>
      </vt:variant>
      <vt:variant>
        <vt:i4>0</vt:i4>
      </vt:variant>
      <vt:variant>
        <vt:i4>5</vt:i4>
      </vt:variant>
      <vt:variant>
        <vt:lpwstr/>
      </vt:variant>
      <vt:variant>
        <vt:lpwstr>algal_temperatures</vt:lpwstr>
      </vt:variant>
      <vt:variant>
        <vt:i4>2555918</vt:i4>
      </vt:variant>
      <vt:variant>
        <vt:i4>11735</vt:i4>
      </vt:variant>
      <vt:variant>
        <vt:i4>0</vt:i4>
      </vt:variant>
      <vt:variant>
        <vt:i4>5</vt:i4>
      </vt:variant>
      <vt:variant>
        <vt:lpwstr/>
      </vt:variant>
      <vt:variant>
        <vt:lpwstr>algal_extinction</vt:lpwstr>
      </vt:variant>
      <vt:variant>
        <vt:i4>7471221</vt:i4>
      </vt:variant>
      <vt:variant>
        <vt:i4>11581</vt:i4>
      </vt:variant>
      <vt:variant>
        <vt:i4>0</vt:i4>
      </vt:variant>
      <vt:variant>
        <vt:i4>5</vt:i4>
      </vt:variant>
      <vt:variant>
        <vt:lpwstr/>
      </vt:variant>
      <vt:variant>
        <vt:lpwstr>phosphorus</vt:lpwstr>
      </vt:variant>
      <vt:variant>
        <vt:i4>5374076</vt:i4>
      </vt:variant>
      <vt:variant>
        <vt:i4>11578</vt:i4>
      </vt:variant>
      <vt:variant>
        <vt:i4>0</vt:i4>
      </vt:variant>
      <vt:variant>
        <vt:i4>5</vt:i4>
      </vt:variant>
      <vt:variant>
        <vt:lpwstr/>
      </vt:variant>
      <vt:variant>
        <vt:lpwstr>constituent_dimensions</vt:lpwstr>
      </vt:variant>
      <vt:variant>
        <vt:i4>6750300</vt:i4>
      </vt:variant>
      <vt:variant>
        <vt:i4>11565</vt:i4>
      </vt:variant>
      <vt:variant>
        <vt:i4>0</vt:i4>
      </vt:variant>
      <vt:variant>
        <vt:i4>5</vt:i4>
      </vt:variant>
      <vt:variant>
        <vt:lpwstr/>
      </vt:variant>
      <vt:variant>
        <vt:lpwstr>extinction_coefficient</vt:lpwstr>
      </vt:variant>
      <vt:variant>
        <vt:i4>6750300</vt:i4>
      </vt:variant>
      <vt:variant>
        <vt:i4>11559</vt:i4>
      </vt:variant>
      <vt:variant>
        <vt:i4>0</vt:i4>
      </vt:variant>
      <vt:variant>
        <vt:i4>5</vt:i4>
      </vt:variant>
      <vt:variant>
        <vt:lpwstr/>
      </vt:variant>
      <vt:variant>
        <vt:lpwstr>extinction_coefficient</vt:lpwstr>
      </vt:variant>
      <vt:variant>
        <vt:i4>6750300</vt:i4>
      </vt:variant>
      <vt:variant>
        <vt:i4>11554</vt:i4>
      </vt:variant>
      <vt:variant>
        <vt:i4>0</vt:i4>
      </vt:variant>
      <vt:variant>
        <vt:i4>5</vt:i4>
      </vt:variant>
      <vt:variant>
        <vt:lpwstr/>
      </vt:variant>
      <vt:variant>
        <vt:lpwstr>extinction_coefficient</vt:lpwstr>
      </vt:variant>
      <vt:variant>
        <vt:i4>6750300</vt:i4>
      </vt:variant>
      <vt:variant>
        <vt:i4>11551</vt:i4>
      </vt:variant>
      <vt:variant>
        <vt:i4>0</vt:i4>
      </vt:variant>
      <vt:variant>
        <vt:i4>5</vt:i4>
      </vt:variant>
      <vt:variant>
        <vt:lpwstr/>
      </vt:variant>
      <vt:variant>
        <vt:lpwstr>extinction_coefficient</vt:lpwstr>
      </vt:variant>
      <vt:variant>
        <vt:i4>6750300</vt:i4>
      </vt:variant>
      <vt:variant>
        <vt:i4>11546</vt:i4>
      </vt:variant>
      <vt:variant>
        <vt:i4>0</vt:i4>
      </vt:variant>
      <vt:variant>
        <vt:i4>5</vt:i4>
      </vt:variant>
      <vt:variant>
        <vt:lpwstr/>
      </vt:variant>
      <vt:variant>
        <vt:lpwstr>extinction_coefficient</vt:lpwstr>
      </vt:variant>
      <vt:variant>
        <vt:i4>6750300</vt:i4>
      </vt:variant>
      <vt:variant>
        <vt:i4>11543</vt:i4>
      </vt:variant>
      <vt:variant>
        <vt:i4>0</vt:i4>
      </vt:variant>
      <vt:variant>
        <vt:i4>5</vt:i4>
      </vt:variant>
      <vt:variant>
        <vt:lpwstr/>
      </vt:variant>
      <vt:variant>
        <vt:lpwstr>extinction_coefficient</vt:lpwstr>
      </vt:variant>
      <vt:variant>
        <vt:i4>2228265</vt:i4>
      </vt:variant>
      <vt:variant>
        <vt:i4>11538</vt:i4>
      </vt:variant>
      <vt:variant>
        <vt:i4>0</vt:i4>
      </vt:variant>
      <vt:variant>
        <vt:i4>5</vt:i4>
      </vt:variant>
      <vt:variant>
        <vt:lpwstr/>
      </vt:variant>
      <vt:variant>
        <vt:lpwstr>light_extinction_filename</vt:lpwstr>
      </vt:variant>
      <vt:variant>
        <vt:i4>2162733</vt:i4>
      </vt:variant>
      <vt:variant>
        <vt:i4>11535</vt:i4>
      </vt:variant>
      <vt:variant>
        <vt:i4>0</vt:i4>
      </vt:variant>
      <vt:variant>
        <vt:i4>5</vt:i4>
      </vt:variant>
      <vt:variant>
        <vt:lpwstr/>
      </vt:variant>
      <vt:variant>
        <vt:lpwstr>light_extinction_file</vt:lpwstr>
      </vt:variant>
      <vt:variant>
        <vt:i4>2555918</vt:i4>
      </vt:variant>
      <vt:variant>
        <vt:i4>11532</vt:i4>
      </vt:variant>
      <vt:variant>
        <vt:i4>0</vt:i4>
      </vt:variant>
      <vt:variant>
        <vt:i4>5</vt:i4>
      </vt:variant>
      <vt:variant>
        <vt:lpwstr/>
      </vt:variant>
      <vt:variant>
        <vt:lpwstr>algal_extinction</vt:lpwstr>
      </vt:variant>
      <vt:variant>
        <vt:i4>851968</vt:i4>
      </vt:variant>
      <vt:variant>
        <vt:i4>11476</vt:i4>
      </vt:variant>
      <vt:variant>
        <vt:i4>0</vt:i4>
      </vt:variant>
      <vt:variant>
        <vt:i4>5</vt:i4>
      </vt:variant>
      <vt:variant>
        <vt:lpwstr/>
      </vt:variant>
      <vt:variant>
        <vt:lpwstr>precipitation_concentration_filename</vt:lpwstr>
      </vt:variant>
      <vt:variant>
        <vt:i4>589827</vt:i4>
      </vt:variant>
      <vt:variant>
        <vt:i4>11473</vt:i4>
      </vt:variant>
      <vt:variant>
        <vt:i4>0</vt:i4>
      </vt:variant>
      <vt:variant>
        <vt:i4>5</vt:i4>
      </vt:variant>
      <vt:variant>
        <vt:lpwstr/>
      </vt:variant>
      <vt:variant>
        <vt:lpwstr>precipitation_concentration_file</vt:lpwstr>
      </vt:variant>
      <vt:variant>
        <vt:i4>393244</vt:i4>
      </vt:variant>
      <vt:variant>
        <vt:i4>11470</vt:i4>
      </vt:variant>
      <vt:variant>
        <vt:i4>0</vt:i4>
      </vt:variant>
      <vt:variant>
        <vt:i4>5</vt:i4>
      </vt:variant>
      <vt:variant>
        <vt:lpwstr/>
      </vt:variant>
      <vt:variant>
        <vt:lpwstr>calculations</vt:lpwstr>
      </vt:variant>
      <vt:variant>
        <vt:i4>851968</vt:i4>
      </vt:variant>
      <vt:variant>
        <vt:i4>11467</vt:i4>
      </vt:variant>
      <vt:variant>
        <vt:i4>0</vt:i4>
      </vt:variant>
      <vt:variant>
        <vt:i4>5</vt:i4>
      </vt:variant>
      <vt:variant>
        <vt:lpwstr/>
      </vt:variant>
      <vt:variant>
        <vt:lpwstr>precipitation_concentration_filename</vt:lpwstr>
      </vt:variant>
      <vt:variant>
        <vt:i4>589827</vt:i4>
      </vt:variant>
      <vt:variant>
        <vt:i4>11464</vt:i4>
      </vt:variant>
      <vt:variant>
        <vt:i4>0</vt:i4>
      </vt:variant>
      <vt:variant>
        <vt:i4>5</vt:i4>
      </vt:variant>
      <vt:variant>
        <vt:lpwstr/>
      </vt:variant>
      <vt:variant>
        <vt:lpwstr>precipitation_concentration_file</vt:lpwstr>
      </vt:variant>
      <vt:variant>
        <vt:i4>1966087</vt:i4>
      </vt:variant>
      <vt:variant>
        <vt:i4>11459</vt:i4>
      </vt:variant>
      <vt:variant>
        <vt:i4>0</vt:i4>
      </vt:variant>
      <vt:variant>
        <vt:i4>5</vt:i4>
      </vt:variant>
      <vt:variant>
        <vt:lpwstr/>
      </vt:variant>
      <vt:variant>
        <vt:lpwstr>dtrib_concentration_filename</vt:lpwstr>
      </vt:variant>
      <vt:variant>
        <vt:i4>2752535</vt:i4>
      </vt:variant>
      <vt:variant>
        <vt:i4>11456</vt:i4>
      </vt:variant>
      <vt:variant>
        <vt:i4>0</vt:i4>
      </vt:variant>
      <vt:variant>
        <vt:i4>5</vt:i4>
      </vt:variant>
      <vt:variant>
        <vt:lpwstr/>
      </vt:variant>
      <vt:variant>
        <vt:lpwstr>distributed_tributary_concentration_file</vt:lpwstr>
      </vt:variant>
      <vt:variant>
        <vt:i4>1966087</vt:i4>
      </vt:variant>
      <vt:variant>
        <vt:i4>11453</vt:i4>
      </vt:variant>
      <vt:variant>
        <vt:i4>0</vt:i4>
      </vt:variant>
      <vt:variant>
        <vt:i4>5</vt:i4>
      </vt:variant>
      <vt:variant>
        <vt:lpwstr/>
      </vt:variant>
      <vt:variant>
        <vt:lpwstr>dtrib_concentration_filename</vt:lpwstr>
      </vt:variant>
      <vt:variant>
        <vt:i4>2752535</vt:i4>
      </vt:variant>
      <vt:variant>
        <vt:i4>11450</vt:i4>
      </vt:variant>
      <vt:variant>
        <vt:i4>0</vt:i4>
      </vt:variant>
      <vt:variant>
        <vt:i4>5</vt:i4>
      </vt:variant>
      <vt:variant>
        <vt:lpwstr/>
      </vt:variant>
      <vt:variant>
        <vt:lpwstr>distributed_tributary_concentration_file</vt:lpwstr>
      </vt:variant>
      <vt:variant>
        <vt:i4>1376259</vt:i4>
      </vt:variant>
      <vt:variant>
        <vt:i4>11445</vt:i4>
      </vt:variant>
      <vt:variant>
        <vt:i4>0</vt:i4>
      </vt:variant>
      <vt:variant>
        <vt:i4>5</vt:i4>
      </vt:variant>
      <vt:variant>
        <vt:lpwstr/>
      </vt:variant>
      <vt:variant>
        <vt:lpwstr>tributary_concentration_filename</vt:lpwstr>
      </vt:variant>
      <vt:variant>
        <vt:i4>4980850</vt:i4>
      </vt:variant>
      <vt:variant>
        <vt:i4>11442</vt:i4>
      </vt:variant>
      <vt:variant>
        <vt:i4>0</vt:i4>
      </vt:variant>
      <vt:variant>
        <vt:i4>5</vt:i4>
      </vt:variant>
      <vt:variant>
        <vt:lpwstr/>
      </vt:variant>
      <vt:variant>
        <vt:lpwstr>tributary_inflow_concentration_file</vt:lpwstr>
      </vt:variant>
      <vt:variant>
        <vt:i4>1376259</vt:i4>
      </vt:variant>
      <vt:variant>
        <vt:i4>11439</vt:i4>
      </vt:variant>
      <vt:variant>
        <vt:i4>0</vt:i4>
      </vt:variant>
      <vt:variant>
        <vt:i4>5</vt:i4>
      </vt:variant>
      <vt:variant>
        <vt:lpwstr/>
      </vt:variant>
      <vt:variant>
        <vt:lpwstr>tributary_concentration_filename</vt:lpwstr>
      </vt:variant>
      <vt:variant>
        <vt:i4>4980850</vt:i4>
      </vt:variant>
      <vt:variant>
        <vt:i4>11436</vt:i4>
      </vt:variant>
      <vt:variant>
        <vt:i4>0</vt:i4>
      </vt:variant>
      <vt:variant>
        <vt:i4>5</vt:i4>
      </vt:variant>
      <vt:variant>
        <vt:lpwstr/>
      </vt:variant>
      <vt:variant>
        <vt:lpwstr>tributary_inflow_concentration_file</vt:lpwstr>
      </vt:variant>
      <vt:variant>
        <vt:i4>393222</vt:i4>
      </vt:variant>
      <vt:variant>
        <vt:i4>11431</vt:i4>
      </vt:variant>
      <vt:variant>
        <vt:i4>0</vt:i4>
      </vt:variant>
      <vt:variant>
        <vt:i4>5</vt:i4>
      </vt:variant>
      <vt:variant>
        <vt:lpwstr/>
      </vt:variant>
      <vt:variant>
        <vt:lpwstr>inflow_concentration_filename</vt:lpwstr>
      </vt:variant>
      <vt:variant>
        <vt:i4>327682</vt:i4>
      </vt:variant>
      <vt:variant>
        <vt:i4>11428</vt:i4>
      </vt:variant>
      <vt:variant>
        <vt:i4>0</vt:i4>
      </vt:variant>
      <vt:variant>
        <vt:i4>5</vt:i4>
      </vt:variant>
      <vt:variant>
        <vt:lpwstr/>
      </vt:variant>
      <vt:variant>
        <vt:lpwstr>inflow_concentration_file</vt:lpwstr>
      </vt:variant>
      <vt:variant>
        <vt:i4>393222</vt:i4>
      </vt:variant>
      <vt:variant>
        <vt:i4>11425</vt:i4>
      </vt:variant>
      <vt:variant>
        <vt:i4>0</vt:i4>
      </vt:variant>
      <vt:variant>
        <vt:i4>5</vt:i4>
      </vt:variant>
      <vt:variant>
        <vt:lpwstr/>
      </vt:variant>
      <vt:variant>
        <vt:lpwstr>inflow_concentration_filename</vt:lpwstr>
      </vt:variant>
      <vt:variant>
        <vt:i4>327682</vt:i4>
      </vt:variant>
      <vt:variant>
        <vt:i4>11422</vt:i4>
      </vt:variant>
      <vt:variant>
        <vt:i4>0</vt:i4>
      </vt:variant>
      <vt:variant>
        <vt:i4>5</vt:i4>
      </vt:variant>
      <vt:variant>
        <vt:lpwstr/>
      </vt:variant>
      <vt:variant>
        <vt:lpwstr>inflow_concentration_file</vt:lpwstr>
      </vt:variant>
      <vt:variant>
        <vt:i4>1900560</vt:i4>
      </vt:variant>
      <vt:variant>
        <vt:i4>11417</vt:i4>
      </vt:variant>
      <vt:variant>
        <vt:i4>0</vt:i4>
      </vt:variant>
      <vt:variant>
        <vt:i4>5</vt:i4>
      </vt:variant>
      <vt:variant>
        <vt:lpwstr/>
      </vt:variant>
      <vt:variant>
        <vt:lpwstr>contours</vt:lpwstr>
      </vt:variant>
      <vt:variant>
        <vt:i4>8126582</vt:i4>
      </vt:variant>
      <vt:variant>
        <vt:i4>11414</vt:i4>
      </vt:variant>
      <vt:variant>
        <vt:i4>0</vt:i4>
      </vt:variant>
      <vt:variant>
        <vt:i4>5</vt:i4>
      </vt:variant>
      <vt:variant>
        <vt:lpwstr/>
      </vt:variant>
      <vt:variant>
        <vt:lpwstr>spreadsheet</vt:lpwstr>
      </vt:variant>
      <vt:variant>
        <vt:i4>6815818</vt:i4>
      </vt:variant>
      <vt:variant>
        <vt:i4>11411</vt:i4>
      </vt:variant>
      <vt:variant>
        <vt:i4>0</vt:i4>
      </vt:variant>
      <vt:variant>
        <vt:i4>5</vt:i4>
      </vt:variant>
      <vt:variant>
        <vt:lpwstr/>
      </vt:variant>
      <vt:variant>
        <vt:lpwstr>time_series</vt:lpwstr>
      </vt:variant>
      <vt:variant>
        <vt:i4>720915</vt:i4>
      </vt:variant>
      <vt:variant>
        <vt:i4>11408</vt:i4>
      </vt:variant>
      <vt:variant>
        <vt:i4>0</vt:i4>
      </vt:variant>
      <vt:variant>
        <vt:i4>5</vt:i4>
      </vt:variant>
      <vt:variant>
        <vt:lpwstr/>
      </vt:variant>
      <vt:variant>
        <vt:lpwstr>profiles</vt:lpwstr>
      </vt:variant>
      <vt:variant>
        <vt:i4>7274573</vt:i4>
      </vt:variant>
      <vt:variant>
        <vt:i4>11405</vt:i4>
      </vt:variant>
      <vt:variant>
        <vt:i4>0</vt:i4>
      </vt:variant>
      <vt:variant>
        <vt:i4>5</vt:i4>
      </vt:variant>
      <vt:variant>
        <vt:lpwstr/>
      </vt:variant>
      <vt:variant>
        <vt:lpwstr>snapshot_print</vt:lpwstr>
      </vt:variant>
      <vt:variant>
        <vt:i4>3735577</vt:i4>
      </vt:variant>
      <vt:variant>
        <vt:i4>11402</vt:i4>
      </vt:variant>
      <vt:variant>
        <vt:i4>0</vt:i4>
      </vt:variant>
      <vt:variant>
        <vt:i4>5</vt:i4>
      </vt:variant>
      <vt:variant>
        <vt:lpwstr/>
      </vt:variant>
      <vt:variant>
        <vt:lpwstr>contour_filename</vt:lpwstr>
      </vt:variant>
      <vt:variant>
        <vt:i4>2293817</vt:i4>
      </vt:variant>
      <vt:variant>
        <vt:i4>11399</vt:i4>
      </vt:variant>
      <vt:variant>
        <vt:i4>0</vt:i4>
      </vt:variant>
      <vt:variant>
        <vt:i4>5</vt:i4>
      </vt:variant>
      <vt:variant>
        <vt:lpwstr/>
      </vt:variant>
      <vt:variant>
        <vt:lpwstr>contour_plot_file</vt:lpwstr>
      </vt:variant>
      <vt:variant>
        <vt:i4>3080218</vt:i4>
      </vt:variant>
      <vt:variant>
        <vt:i4>11396</vt:i4>
      </vt:variant>
      <vt:variant>
        <vt:i4>0</vt:i4>
      </vt:variant>
      <vt:variant>
        <vt:i4>5</vt:i4>
      </vt:variant>
      <vt:variant>
        <vt:lpwstr/>
      </vt:variant>
      <vt:variant>
        <vt:lpwstr>profile_filename</vt:lpwstr>
      </vt:variant>
      <vt:variant>
        <vt:i4>3473466</vt:i4>
      </vt:variant>
      <vt:variant>
        <vt:i4>11393</vt:i4>
      </vt:variant>
      <vt:variant>
        <vt:i4>0</vt:i4>
      </vt:variant>
      <vt:variant>
        <vt:i4>5</vt:i4>
      </vt:variant>
      <vt:variant>
        <vt:lpwstr/>
      </vt:variant>
      <vt:variant>
        <vt:lpwstr>profile_plot_file</vt:lpwstr>
      </vt:variant>
      <vt:variant>
        <vt:i4>4128816</vt:i4>
      </vt:variant>
      <vt:variant>
        <vt:i4>11390</vt:i4>
      </vt:variant>
      <vt:variant>
        <vt:i4>0</vt:i4>
      </vt:variant>
      <vt:variant>
        <vt:i4>5</vt:i4>
      </vt:variant>
      <vt:variant>
        <vt:lpwstr/>
      </vt:variant>
      <vt:variant>
        <vt:lpwstr>time_series_filename</vt:lpwstr>
      </vt:variant>
      <vt:variant>
        <vt:i4>4980833</vt:i4>
      </vt:variant>
      <vt:variant>
        <vt:i4>11387</vt:i4>
      </vt:variant>
      <vt:variant>
        <vt:i4>0</vt:i4>
      </vt:variant>
      <vt:variant>
        <vt:i4>5</vt:i4>
      </vt:variant>
      <vt:variant>
        <vt:lpwstr/>
      </vt:variant>
      <vt:variant>
        <vt:lpwstr>time_series_output_file</vt:lpwstr>
      </vt:variant>
      <vt:variant>
        <vt:i4>720956</vt:i4>
      </vt:variant>
      <vt:variant>
        <vt:i4>11384</vt:i4>
      </vt:variant>
      <vt:variant>
        <vt:i4>0</vt:i4>
      </vt:variant>
      <vt:variant>
        <vt:i4>5</vt:i4>
      </vt:variant>
      <vt:variant>
        <vt:lpwstr/>
      </vt:variant>
      <vt:variant>
        <vt:lpwstr>snapshot_filename</vt:lpwstr>
      </vt:variant>
      <vt:variant>
        <vt:i4>4128810</vt:i4>
      </vt:variant>
      <vt:variant>
        <vt:i4>11381</vt:i4>
      </vt:variant>
      <vt:variant>
        <vt:i4>0</vt:i4>
      </vt:variant>
      <vt:variant>
        <vt:i4>5</vt:i4>
      </vt:variant>
      <vt:variant>
        <vt:lpwstr/>
      </vt:variant>
      <vt:variant>
        <vt:lpwstr>snapshot_output_file</vt:lpwstr>
      </vt:variant>
      <vt:variant>
        <vt:i4>196615</vt:i4>
      </vt:variant>
      <vt:variant>
        <vt:i4>11376</vt:i4>
      </vt:variant>
      <vt:variant>
        <vt:i4>0</vt:i4>
      </vt:variant>
      <vt:variant>
        <vt:i4>5</vt:i4>
      </vt:variant>
      <vt:variant>
        <vt:lpwstr/>
      </vt:variant>
      <vt:variant>
        <vt:lpwstr>longitudinal_profile_file</vt:lpwstr>
      </vt:variant>
      <vt:variant>
        <vt:i4>458781</vt:i4>
      </vt:variant>
      <vt:variant>
        <vt:i4>11373</vt:i4>
      </vt:variant>
      <vt:variant>
        <vt:i4>0</vt:i4>
      </vt:variant>
      <vt:variant>
        <vt:i4>5</vt:i4>
      </vt:variant>
      <vt:variant>
        <vt:lpwstr/>
      </vt:variant>
      <vt:variant>
        <vt:lpwstr>vertical_profile_file</vt:lpwstr>
      </vt:variant>
      <vt:variant>
        <vt:i4>7536722</vt:i4>
      </vt:variant>
      <vt:variant>
        <vt:i4>11370</vt:i4>
      </vt:variant>
      <vt:variant>
        <vt:i4>0</vt:i4>
      </vt:variant>
      <vt:variant>
        <vt:i4>5</vt:i4>
      </vt:variant>
      <vt:variant>
        <vt:lpwstr/>
      </vt:variant>
      <vt:variant>
        <vt:lpwstr>active_constituents</vt:lpwstr>
      </vt:variant>
      <vt:variant>
        <vt:i4>3276801</vt:i4>
      </vt:variant>
      <vt:variant>
        <vt:i4>11367</vt:i4>
      </vt:variant>
      <vt:variant>
        <vt:i4>0</vt:i4>
      </vt:variant>
      <vt:variant>
        <vt:i4>5</vt:i4>
      </vt:variant>
      <vt:variant>
        <vt:lpwstr/>
      </vt:variant>
      <vt:variant>
        <vt:lpwstr>constituent_computations</vt:lpwstr>
      </vt:variant>
      <vt:variant>
        <vt:i4>7536722</vt:i4>
      </vt:variant>
      <vt:variant>
        <vt:i4>11362</vt:i4>
      </vt:variant>
      <vt:variant>
        <vt:i4>0</vt:i4>
      </vt:variant>
      <vt:variant>
        <vt:i4>5</vt:i4>
      </vt:variant>
      <vt:variant>
        <vt:lpwstr/>
      </vt:variant>
      <vt:variant>
        <vt:lpwstr>active_constituents</vt:lpwstr>
      </vt:variant>
      <vt:variant>
        <vt:i4>3276801</vt:i4>
      </vt:variant>
      <vt:variant>
        <vt:i4>11359</vt:i4>
      </vt:variant>
      <vt:variant>
        <vt:i4>0</vt:i4>
      </vt:variant>
      <vt:variant>
        <vt:i4>5</vt:i4>
      </vt:variant>
      <vt:variant>
        <vt:lpwstr/>
      </vt:variant>
      <vt:variant>
        <vt:lpwstr>constituent_computations</vt:lpwstr>
      </vt:variant>
      <vt:variant>
        <vt:i4>7536722</vt:i4>
      </vt:variant>
      <vt:variant>
        <vt:i4>11354</vt:i4>
      </vt:variant>
      <vt:variant>
        <vt:i4>0</vt:i4>
      </vt:variant>
      <vt:variant>
        <vt:i4>5</vt:i4>
      </vt:variant>
      <vt:variant>
        <vt:lpwstr/>
      </vt:variant>
      <vt:variant>
        <vt:lpwstr>active_constituents</vt:lpwstr>
      </vt:variant>
      <vt:variant>
        <vt:i4>3276801</vt:i4>
      </vt:variant>
      <vt:variant>
        <vt:i4>11351</vt:i4>
      </vt:variant>
      <vt:variant>
        <vt:i4>0</vt:i4>
      </vt:variant>
      <vt:variant>
        <vt:i4>5</vt:i4>
      </vt:variant>
      <vt:variant>
        <vt:lpwstr/>
      </vt:variant>
      <vt:variant>
        <vt:lpwstr>constituent_computations</vt:lpwstr>
      </vt:variant>
      <vt:variant>
        <vt:i4>4063248</vt:i4>
      </vt:variant>
      <vt:variant>
        <vt:i4>11346</vt:i4>
      </vt:variant>
      <vt:variant>
        <vt:i4>0</vt:i4>
      </vt:variant>
      <vt:variant>
        <vt:i4>5</vt:i4>
      </vt:variant>
      <vt:variant>
        <vt:lpwstr/>
      </vt:variant>
      <vt:variant>
        <vt:lpwstr>precipitation_active</vt:lpwstr>
      </vt:variant>
      <vt:variant>
        <vt:i4>1900548</vt:i4>
      </vt:variant>
      <vt:variant>
        <vt:i4>11343</vt:i4>
      </vt:variant>
      <vt:variant>
        <vt:i4>0</vt:i4>
      </vt:variant>
      <vt:variant>
        <vt:i4>5</vt:i4>
      </vt:variant>
      <vt:variant>
        <vt:lpwstr/>
      </vt:variant>
      <vt:variant>
        <vt:lpwstr>distributed_tributary_active</vt:lpwstr>
      </vt:variant>
      <vt:variant>
        <vt:i4>2490387</vt:i4>
      </vt:variant>
      <vt:variant>
        <vt:i4>11340</vt:i4>
      </vt:variant>
      <vt:variant>
        <vt:i4>0</vt:i4>
      </vt:variant>
      <vt:variant>
        <vt:i4>5</vt:i4>
      </vt:variant>
      <vt:variant>
        <vt:lpwstr/>
      </vt:variant>
      <vt:variant>
        <vt:lpwstr>tributary_active</vt:lpwstr>
      </vt:variant>
      <vt:variant>
        <vt:i4>1441845</vt:i4>
      </vt:variant>
      <vt:variant>
        <vt:i4>11337</vt:i4>
      </vt:variant>
      <vt:variant>
        <vt:i4>0</vt:i4>
      </vt:variant>
      <vt:variant>
        <vt:i4>5</vt:i4>
      </vt:variant>
      <vt:variant>
        <vt:lpwstr/>
      </vt:variant>
      <vt:variant>
        <vt:lpwstr>inflow_active</vt:lpwstr>
      </vt:variant>
      <vt:variant>
        <vt:i4>4194418</vt:i4>
      </vt:variant>
      <vt:variant>
        <vt:i4>11334</vt:i4>
      </vt:variant>
      <vt:variant>
        <vt:i4>0</vt:i4>
      </vt:variant>
      <vt:variant>
        <vt:i4>5</vt:i4>
      </vt:variant>
      <vt:variant>
        <vt:lpwstr/>
      </vt:variant>
      <vt:variant>
        <vt:lpwstr>constituent_output</vt:lpwstr>
      </vt:variant>
      <vt:variant>
        <vt:i4>3080209</vt:i4>
      </vt:variant>
      <vt:variant>
        <vt:i4>11331</vt:i4>
      </vt:variant>
      <vt:variant>
        <vt:i4>0</vt:i4>
      </vt:variant>
      <vt:variant>
        <vt:i4>5</vt:i4>
      </vt:variant>
      <vt:variant>
        <vt:lpwstr/>
      </vt:variant>
      <vt:variant>
        <vt:lpwstr>initial_concentration</vt:lpwstr>
      </vt:variant>
      <vt:variant>
        <vt:i4>3276801</vt:i4>
      </vt:variant>
      <vt:variant>
        <vt:i4>11328</vt:i4>
      </vt:variant>
      <vt:variant>
        <vt:i4>0</vt:i4>
      </vt:variant>
      <vt:variant>
        <vt:i4>5</vt:i4>
      </vt:variant>
      <vt:variant>
        <vt:lpwstr/>
      </vt:variant>
      <vt:variant>
        <vt:lpwstr>constituent_computations</vt:lpwstr>
      </vt:variant>
      <vt:variant>
        <vt:i4>5374076</vt:i4>
      </vt:variant>
      <vt:variant>
        <vt:i4>11325</vt:i4>
      </vt:variant>
      <vt:variant>
        <vt:i4>0</vt:i4>
      </vt:variant>
      <vt:variant>
        <vt:i4>5</vt:i4>
      </vt:variant>
      <vt:variant>
        <vt:lpwstr/>
      </vt:variant>
      <vt:variant>
        <vt:lpwstr>constituent_dimensions</vt:lpwstr>
      </vt:variant>
      <vt:variant>
        <vt:i4>4063248</vt:i4>
      </vt:variant>
      <vt:variant>
        <vt:i4>11320</vt:i4>
      </vt:variant>
      <vt:variant>
        <vt:i4>0</vt:i4>
      </vt:variant>
      <vt:variant>
        <vt:i4>5</vt:i4>
      </vt:variant>
      <vt:variant>
        <vt:lpwstr/>
      </vt:variant>
      <vt:variant>
        <vt:lpwstr>precipitation_active</vt:lpwstr>
      </vt:variant>
      <vt:variant>
        <vt:i4>1900548</vt:i4>
      </vt:variant>
      <vt:variant>
        <vt:i4>11317</vt:i4>
      </vt:variant>
      <vt:variant>
        <vt:i4>0</vt:i4>
      </vt:variant>
      <vt:variant>
        <vt:i4>5</vt:i4>
      </vt:variant>
      <vt:variant>
        <vt:lpwstr/>
      </vt:variant>
      <vt:variant>
        <vt:lpwstr>distributed_tributary_active</vt:lpwstr>
      </vt:variant>
      <vt:variant>
        <vt:i4>2490387</vt:i4>
      </vt:variant>
      <vt:variant>
        <vt:i4>11314</vt:i4>
      </vt:variant>
      <vt:variant>
        <vt:i4>0</vt:i4>
      </vt:variant>
      <vt:variant>
        <vt:i4>5</vt:i4>
      </vt:variant>
      <vt:variant>
        <vt:lpwstr/>
      </vt:variant>
      <vt:variant>
        <vt:lpwstr>tributary_active</vt:lpwstr>
      </vt:variant>
      <vt:variant>
        <vt:i4>1441845</vt:i4>
      </vt:variant>
      <vt:variant>
        <vt:i4>11311</vt:i4>
      </vt:variant>
      <vt:variant>
        <vt:i4>0</vt:i4>
      </vt:variant>
      <vt:variant>
        <vt:i4>5</vt:i4>
      </vt:variant>
      <vt:variant>
        <vt:lpwstr/>
      </vt:variant>
      <vt:variant>
        <vt:lpwstr>inflow_active</vt:lpwstr>
      </vt:variant>
      <vt:variant>
        <vt:i4>4194418</vt:i4>
      </vt:variant>
      <vt:variant>
        <vt:i4>11308</vt:i4>
      </vt:variant>
      <vt:variant>
        <vt:i4>0</vt:i4>
      </vt:variant>
      <vt:variant>
        <vt:i4>5</vt:i4>
      </vt:variant>
      <vt:variant>
        <vt:lpwstr/>
      </vt:variant>
      <vt:variant>
        <vt:lpwstr>constituent_output</vt:lpwstr>
      </vt:variant>
      <vt:variant>
        <vt:i4>3080209</vt:i4>
      </vt:variant>
      <vt:variant>
        <vt:i4>11305</vt:i4>
      </vt:variant>
      <vt:variant>
        <vt:i4>0</vt:i4>
      </vt:variant>
      <vt:variant>
        <vt:i4>5</vt:i4>
      </vt:variant>
      <vt:variant>
        <vt:lpwstr/>
      </vt:variant>
      <vt:variant>
        <vt:lpwstr>initial_concentration</vt:lpwstr>
      </vt:variant>
      <vt:variant>
        <vt:i4>7536722</vt:i4>
      </vt:variant>
      <vt:variant>
        <vt:i4>11302</vt:i4>
      </vt:variant>
      <vt:variant>
        <vt:i4>0</vt:i4>
      </vt:variant>
      <vt:variant>
        <vt:i4>5</vt:i4>
      </vt:variant>
      <vt:variant>
        <vt:lpwstr/>
      </vt:variant>
      <vt:variant>
        <vt:lpwstr>active_constituents</vt:lpwstr>
      </vt:variant>
      <vt:variant>
        <vt:i4>720956</vt:i4>
      </vt:variant>
      <vt:variant>
        <vt:i4>11299</vt:i4>
      </vt:variant>
      <vt:variant>
        <vt:i4>0</vt:i4>
      </vt:variant>
      <vt:variant>
        <vt:i4>5</vt:i4>
      </vt:variant>
      <vt:variant>
        <vt:lpwstr/>
      </vt:variant>
      <vt:variant>
        <vt:lpwstr>snapshot_filename</vt:lpwstr>
      </vt:variant>
      <vt:variant>
        <vt:i4>4128810</vt:i4>
      </vt:variant>
      <vt:variant>
        <vt:i4>11296</vt:i4>
      </vt:variant>
      <vt:variant>
        <vt:i4>0</vt:i4>
      </vt:variant>
      <vt:variant>
        <vt:i4>5</vt:i4>
      </vt:variant>
      <vt:variant>
        <vt:lpwstr/>
      </vt:variant>
      <vt:variant>
        <vt:lpwstr>snapshot_output_file</vt:lpwstr>
      </vt:variant>
      <vt:variant>
        <vt:i4>7536722</vt:i4>
      </vt:variant>
      <vt:variant>
        <vt:i4>11293</vt:i4>
      </vt:variant>
      <vt:variant>
        <vt:i4>0</vt:i4>
      </vt:variant>
      <vt:variant>
        <vt:i4>5</vt:i4>
      </vt:variant>
      <vt:variant>
        <vt:lpwstr/>
      </vt:variant>
      <vt:variant>
        <vt:lpwstr>active_constituents</vt:lpwstr>
      </vt:variant>
      <vt:variant>
        <vt:i4>3670020</vt:i4>
      </vt:variant>
      <vt:variant>
        <vt:i4>11288</vt:i4>
      </vt:variant>
      <vt:variant>
        <vt:i4>0</vt:i4>
      </vt:variant>
      <vt:variant>
        <vt:i4>5</vt:i4>
      </vt:variant>
      <vt:variant>
        <vt:lpwstr/>
      </vt:variant>
      <vt:variant>
        <vt:lpwstr>restart_date</vt:lpwstr>
      </vt:variant>
      <vt:variant>
        <vt:i4>6488160</vt:i4>
      </vt:variant>
      <vt:variant>
        <vt:i4>11285</vt:i4>
      </vt:variant>
      <vt:variant>
        <vt:i4>0</vt:i4>
      </vt:variant>
      <vt:variant>
        <vt:i4>5</vt:i4>
      </vt:variant>
      <vt:variant>
        <vt:lpwstr/>
      </vt:variant>
      <vt:variant>
        <vt:lpwstr>restart</vt:lpwstr>
      </vt:variant>
      <vt:variant>
        <vt:i4>3670020</vt:i4>
      </vt:variant>
      <vt:variant>
        <vt:i4>11281</vt:i4>
      </vt:variant>
      <vt:variant>
        <vt:i4>0</vt:i4>
      </vt:variant>
      <vt:variant>
        <vt:i4>5</vt:i4>
      </vt:variant>
      <vt:variant>
        <vt:lpwstr/>
      </vt:variant>
      <vt:variant>
        <vt:lpwstr>restart_date</vt:lpwstr>
      </vt:variant>
      <vt:variant>
        <vt:i4>1179696</vt:i4>
      </vt:variant>
      <vt:variant>
        <vt:i4>11279</vt:i4>
      </vt:variant>
      <vt:variant>
        <vt:i4>0</vt:i4>
      </vt:variant>
      <vt:variant>
        <vt:i4>5</vt:i4>
      </vt:variant>
      <vt:variant>
        <vt:lpwstr/>
      </vt:variant>
      <vt:variant>
        <vt:lpwstr>snapshot_date</vt:lpwstr>
      </vt:variant>
      <vt:variant>
        <vt:i4>3735564</vt:i4>
      </vt:variant>
      <vt:variant>
        <vt:i4>11276</vt:i4>
      </vt:variant>
      <vt:variant>
        <vt:i4>0</vt:i4>
      </vt:variant>
      <vt:variant>
        <vt:i4>5</vt:i4>
      </vt:variant>
      <vt:variant>
        <vt:lpwstr/>
      </vt:variant>
      <vt:variant>
        <vt:lpwstr>restart_frequency</vt:lpwstr>
      </vt:variant>
      <vt:variant>
        <vt:i4>3670020</vt:i4>
      </vt:variant>
      <vt:variant>
        <vt:i4>11273</vt:i4>
      </vt:variant>
      <vt:variant>
        <vt:i4>0</vt:i4>
      </vt:variant>
      <vt:variant>
        <vt:i4>5</vt:i4>
      </vt:variant>
      <vt:variant>
        <vt:lpwstr/>
      </vt:variant>
      <vt:variant>
        <vt:lpwstr>restart_date</vt:lpwstr>
      </vt:variant>
      <vt:variant>
        <vt:i4>3407901</vt:i4>
      </vt:variant>
      <vt:variant>
        <vt:i4>11270</vt:i4>
      </vt:variant>
      <vt:variant>
        <vt:i4>0</vt:i4>
      </vt:variant>
      <vt:variant>
        <vt:i4>5</vt:i4>
      </vt:variant>
      <vt:variant>
        <vt:lpwstr/>
      </vt:variant>
      <vt:variant>
        <vt:lpwstr>restart_filename</vt:lpwstr>
      </vt:variant>
      <vt:variant>
        <vt:i4>3735564</vt:i4>
      </vt:variant>
      <vt:variant>
        <vt:i4>11265</vt:i4>
      </vt:variant>
      <vt:variant>
        <vt:i4>0</vt:i4>
      </vt:variant>
      <vt:variant>
        <vt:i4>5</vt:i4>
      </vt:variant>
      <vt:variant>
        <vt:lpwstr/>
      </vt:variant>
      <vt:variant>
        <vt:lpwstr>restart_frequency</vt:lpwstr>
      </vt:variant>
      <vt:variant>
        <vt:i4>6488160</vt:i4>
      </vt:variant>
      <vt:variant>
        <vt:i4>11262</vt:i4>
      </vt:variant>
      <vt:variant>
        <vt:i4>0</vt:i4>
      </vt:variant>
      <vt:variant>
        <vt:i4>5</vt:i4>
      </vt:variant>
      <vt:variant>
        <vt:lpwstr/>
      </vt:variant>
      <vt:variant>
        <vt:lpwstr>restart</vt:lpwstr>
      </vt:variant>
      <vt:variant>
        <vt:i4>3407901</vt:i4>
      </vt:variant>
      <vt:variant>
        <vt:i4>11259</vt:i4>
      </vt:variant>
      <vt:variant>
        <vt:i4>0</vt:i4>
      </vt:variant>
      <vt:variant>
        <vt:i4>5</vt:i4>
      </vt:variant>
      <vt:variant>
        <vt:lpwstr/>
      </vt:variant>
      <vt:variant>
        <vt:lpwstr>restart_filename</vt:lpwstr>
      </vt:variant>
      <vt:variant>
        <vt:i4>3735564</vt:i4>
      </vt:variant>
      <vt:variant>
        <vt:i4>11254</vt:i4>
      </vt:variant>
      <vt:variant>
        <vt:i4>0</vt:i4>
      </vt:variant>
      <vt:variant>
        <vt:i4>5</vt:i4>
      </vt:variant>
      <vt:variant>
        <vt:lpwstr/>
      </vt:variant>
      <vt:variant>
        <vt:lpwstr>restart_frequency</vt:lpwstr>
      </vt:variant>
      <vt:variant>
        <vt:i4>3670020</vt:i4>
      </vt:variant>
      <vt:variant>
        <vt:i4>11251</vt:i4>
      </vt:variant>
      <vt:variant>
        <vt:i4>0</vt:i4>
      </vt:variant>
      <vt:variant>
        <vt:i4>5</vt:i4>
      </vt:variant>
      <vt:variant>
        <vt:lpwstr/>
      </vt:variant>
      <vt:variant>
        <vt:lpwstr>restart_date</vt:lpwstr>
      </vt:variant>
      <vt:variant>
        <vt:i4>3407901</vt:i4>
      </vt:variant>
      <vt:variant>
        <vt:i4>11248</vt:i4>
      </vt:variant>
      <vt:variant>
        <vt:i4>0</vt:i4>
      </vt:variant>
      <vt:variant>
        <vt:i4>5</vt:i4>
      </vt:variant>
      <vt:variant>
        <vt:lpwstr/>
      </vt:variant>
      <vt:variant>
        <vt:lpwstr>restart_filename</vt:lpwstr>
      </vt:variant>
      <vt:variant>
        <vt:i4>6029393</vt:i4>
      </vt:variant>
      <vt:variant>
        <vt:i4>11243</vt:i4>
      </vt:variant>
      <vt:variant>
        <vt:i4>0</vt:i4>
      </vt:variant>
      <vt:variant>
        <vt:i4>5</vt:i4>
      </vt:variant>
      <vt:variant>
        <vt:lpwstr/>
      </vt:variant>
      <vt:variant>
        <vt:lpwstr>withdrawal_output_frequency</vt:lpwstr>
      </vt:variant>
      <vt:variant>
        <vt:i4>6094937</vt:i4>
      </vt:variant>
      <vt:variant>
        <vt:i4>11240</vt:i4>
      </vt:variant>
      <vt:variant>
        <vt:i4>0</vt:i4>
      </vt:variant>
      <vt:variant>
        <vt:i4>5</vt:i4>
      </vt:variant>
      <vt:variant>
        <vt:lpwstr/>
      </vt:variant>
      <vt:variant>
        <vt:lpwstr>withdrawal_output_date</vt:lpwstr>
      </vt:variant>
      <vt:variant>
        <vt:i4>393277</vt:i4>
      </vt:variant>
      <vt:variant>
        <vt:i4>11237</vt:i4>
      </vt:variant>
      <vt:variant>
        <vt:i4>0</vt:i4>
      </vt:variant>
      <vt:variant>
        <vt:i4>5</vt:i4>
      </vt:variant>
      <vt:variant>
        <vt:lpwstr/>
      </vt:variant>
      <vt:variant>
        <vt:lpwstr>withdrawal_output</vt:lpwstr>
      </vt:variant>
      <vt:variant>
        <vt:i4>6029393</vt:i4>
      </vt:variant>
      <vt:variant>
        <vt:i4>11234</vt:i4>
      </vt:variant>
      <vt:variant>
        <vt:i4>0</vt:i4>
      </vt:variant>
      <vt:variant>
        <vt:i4>5</vt:i4>
      </vt:variant>
      <vt:variant>
        <vt:lpwstr/>
      </vt:variant>
      <vt:variant>
        <vt:lpwstr>withdrawal_output_frequency</vt:lpwstr>
      </vt:variant>
      <vt:variant>
        <vt:i4>5308480</vt:i4>
      </vt:variant>
      <vt:variant>
        <vt:i4>11231</vt:i4>
      </vt:variant>
      <vt:variant>
        <vt:i4>0</vt:i4>
      </vt:variant>
      <vt:variant>
        <vt:i4>5</vt:i4>
      </vt:variant>
      <vt:variant>
        <vt:lpwstr/>
      </vt:variant>
      <vt:variant>
        <vt:lpwstr>withdrawal_output_filename</vt:lpwstr>
      </vt:variant>
      <vt:variant>
        <vt:i4>4128824</vt:i4>
      </vt:variant>
      <vt:variant>
        <vt:i4>11226</vt:i4>
      </vt:variant>
      <vt:variant>
        <vt:i4>0</vt:i4>
      </vt:variant>
      <vt:variant>
        <vt:i4>5</vt:i4>
      </vt:variant>
      <vt:variant>
        <vt:lpwstr/>
      </vt:variant>
      <vt:variant>
        <vt:lpwstr>withdrawal_output_segment</vt:lpwstr>
      </vt:variant>
      <vt:variant>
        <vt:i4>6094937</vt:i4>
      </vt:variant>
      <vt:variant>
        <vt:i4>11223</vt:i4>
      </vt:variant>
      <vt:variant>
        <vt:i4>0</vt:i4>
      </vt:variant>
      <vt:variant>
        <vt:i4>5</vt:i4>
      </vt:variant>
      <vt:variant>
        <vt:lpwstr/>
      </vt:variant>
      <vt:variant>
        <vt:lpwstr>withdrawal_output_date</vt:lpwstr>
      </vt:variant>
      <vt:variant>
        <vt:i4>393277</vt:i4>
      </vt:variant>
      <vt:variant>
        <vt:i4>11220</vt:i4>
      </vt:variant>
      <vt:variant>
        <vt:i4>0</vt:i4>
      </vt:variant>
      <vt:variant>
        <vt:i4>5</vt:i4>
      </vt:variant>
      <vt:variant>
        <vt:lpwstr/>
      </vt:variant>
      <vt:variant>
        <vt:lpwstr>withdrawal_output</vt:lpwstr>
      </vt:variant>
      <vt:variant>
        <vt:i4>6094937</vt:i4>
      </vt:variant>
      <vt:variant>
        <vt:i4>11216</vt:i4>
      </vt:variant>
      <vt:variant>
        <vt:i4>0</vt:i4>
      </vt:variant>
      <vt:variant>
        <vt:i4>5</vt:i4>
      </vt:variant>
      <vt:variant>
        <vt:lpwstr/>
      </vt:variant>
      <vt:variant>
        <vt:lpwstr>withdrawal_output_date</vt:lpwstr>
      </vt:variant>
      <vt:variant>
        <vt:i4>1179696</vt:i4>
      </vt:variant>
      <vt:variant>
        <vt:i4>11214</vt:i4>
      </vt:variant>
      <vt:variant>
        <vt:i4>0</vt:i4>
      </vt:variant>
      <vt:variant>
        <vt:i4>5</vt:i4>
      </vt:variant>
      <vt:variant>
        <vt:lpwstr/>
      </vt:variant>
      <vt:variant>
        <vt:lpwstr>snapshot_date</vt:lpwstr>
      </vt:variant>
      <vt:variant>
        <vt:i4>6029393</vt:i4>
      </vt:variant>
      <vt:variant>
        <vt:i4>11211</vt:i4>
      </vt:variant>
      <vt:variant>
        <vt:i4>0</vt:i4>
      </vt:variant>
      <vt:variant>
        <vt:i4>5</vt:i4>
      </vt:variant>
      <vt:variant>
        <vt:lpwstr/>
      </vt:variant>
      <vt:variant>
        <vt:lpwstr>withdrawal_output_frequency</vt:lpwstr>
      </vt:variant>
      <vt:variant>
        <vt:i4>6094937</vt:i4>
      </vt:variant>
      <vt:variant>
        <vt:i4>11208</vt:i4>
      </vt:variant>
      <vt:variant>
        <vt:i4>0</vt:i4>
      </vt:variant>
      <vt:variant>
        <vt:i4>5</vt:i4>
      </vt:variant>
      <vt:variant>
        <vt:lpwstr/>
      </vt:variant>
      <vt:variant>
        <vt:lpwstr>withdrawal_output_date</vt:lpwstr>
      </vt:variant>
      <vt:variant>
        <vt:i4>5308480</vt:i4>
      </vt:variant>
      <vt:variant>
        <vt:i4>11205</vt:i4>
      </vt:variant>
      <vt:variant>
        <vt:i4>0</vt:i4>
      </vt:variant>
      <vt:variant>
        <vt:i4>5</vt:i4>
      </vt:variant>
      <vt:variant>
        <vt:lpwstr/>
      </vt:variant>
      <vt:variant>
        <vt:lpwstr>withdrawal_output_filename</vt:lpwstr>
      </vt:variant>
      <vt:variant>
        <vt:i4>6422642</vt:i4>
      </vt:variant>
      <vt:variant>
        <vt:i4>11202</vt:i4>
      </vt:variant>
      <vt:variant>
        <vt:i4>0</vt:i4>
      </vt:variant>
      <vt:variant>
        <vt:i4>5</vt:i4>
      </vt:variant>
      <vt:variant>
        <vt:lpwstr/>
      </vt:variant>
      <vt:variant>
        <vt:lpwstr>withdrawal_outflow_file</vt:lpwstr>
      </vt:variant>
      <vt:variant>
        <vt:i4>4128824</vt:i4>
      </vt:variant>
      <vt:variant>
        <vt:i4>11197</vt:i4>
      </vt:variant>
      <vt:variant>
        <vt:i4>0</vt:i4>
      </vt:variant>
      <vt:variant>
        <vt:i4>5</vt:i4>
      </vt:variant>
      <vt:variant>
        <vt:lpwstr/>
      </vt:variant>
      <vt:variant>
        <vt:lpwstr>withdrawal_output_segment</vt:lpwstr>
      </vt:variant>
      <vt:variant>
        <vt:i4>6029393</vt:i4>
      </vt:variant>
      <vt:variant>
        <vt:i4>11194</vt:i4>
      </vt:variant>
      <vt:variant>
        <vt:i4>0</vt:i4>
      </vt:variant>
      <vt:variant>
        <vt:i4>5</vt:i4>
      </vt:variant>
      <vt:variant>
        <vt:lpwstr/>
      </vt:variant>
      <vt:variant>
        <vt:lpwstr>withdrawal_output_frequency</vt:lpwstr>
      </vt:variant>
      <vt:variant>
        <vt:i4>393277</vt:i4>
      </vt:variant>
      <vt:variant>
        <vt:i4>11191</vt:i4>
      </vt:variant>
      <vt:variant>
        <vt:i4>0</vt:i4>
      </vt:variant>
      <vt:variant>
        <vt:i4>5</vt:i4>
      </vt:variant>
      <vt:variant>
        <vt:lpwstr/>
      </vt:variant>
      <vt:variant>
        <vt:lpwstr>withdrawal_output</vt:lpwstr>
      </vt:variant>
      <vt:variant>
        <vt:i4>5308480</vt:i4>
      </vt:variant>
      <vt:variant>
        <vt:i4>11188</vt:i4>
      </vt:variant>
      <vt:variant>
        <vt:i4>0</vt:i4>
      </vt:variant>
      <vt:variant>
        <vt:i4>5</vt:i4>
      </vt:variant>
      <vt:variant>
        <vt:lpwstr/>
      </vt:variant>
      <vt:variant>
        <vt:lpwstr>withdrawal_output_filename</vt:lpwstr>
      </vt:variant>
      <vt:variant>
        <vt:i4>6422642</vt:i4>
      </vt:variant>
      <vt:variant>
        <vt:i4>11185</vt:i4>
      </vt:variant>
      <vt:variant>
        <vt:i4>0</vt:i4>
      </vt:variant>
      <vt:variant>
        <vt:i4>5</vt:i4>
      </vt:variant>
      <vt:variant>
        <vt:lpwstr/>
      </vt:variant>
      <vt:variant>
        <vt:lpwstr>withdrawal_outflow_file</vt:lpwstr>
      </vt:variant>
      <vt:variant>
        <vt:i4>4128824</vt:i4>
      </vt:variant>
      <vt:variant>
        <vt:i4>11180</vt:i4>
      </vt:variant>
      <vt:variant>
        <vt:i4>0</vt:i4>
      </vt:variant>
      <vt:variant>
        <vt:i4>5</vt:i4>
      </vt:variant>
      <vt:variant>
        <vt:lpwstr/>
      </vt:variant>
      <vt:variant>
        <vt:lpwstr>withdrawal_output_segment</vt:lpwstr>
      </vt:variant>
      <vt:variant>
        <vt:i4>6029393</vt:i4>
      </vt:variant>
      <vt:variant>
        <vt:i4>11177</vt:i4>
      </vt:variant>
      <vt:variant>
        <vt:i4>0</vt:i4>
      </vt:variant>
      <vt:variant>
        <vt:i4>5</vt:i4>
      </vt:variant>
      <vt:variant>
        <vt:lpwstr/>
      </vt:variant>
      <vt:variant>
        <vt:lpwstr>withdrawal_output_frequency</vt:lpwstr>
      </vt:variant>
      <vt:variant>
        <vt:i4>6094937</vt:i4>
      </vt:variant>
      <vt:variant>
        <vt:i4>11174</vt:i4>
      </vt:variant>
      <vt:variant>
        <vt:i4>0</vt:i4>
      </vt:variant>
      <vt:variant>
        <vt:i4>5</vt:i4>
      </vt:variant>
      <vt:variant>
        <vt:lpwstr/>
      </vt:variant>
      <vt:variant>
        <vt:lpwstr>withdrawal_output_date</vt:lpwstr>
      </vt:variant>
      <vt:variant>
        <vt:i4>5308480</vt:i4>
      </vt:variant>
      <vt:variant>
        <vt:i4>11171</vt:i4>
      </vt:variant>
      <vt:variant>
        <vt:i4>0</vt:i4>
      </vt:variant>
      <vt:variant>
        <vt:i4>5</vt:i4>
      </vt:variant>
      <vt:variant>
        <vt:lpwstr/>
      </vt:variant>
      <vt:variant>
        <vt:lpwstr>withdrawal_output_filename</vt:lpwstr>
      </vt:variant>
      <vt:variant>
        <vt:i4>6422642</vt:i4>
      </vt:variant>
      <vt:variant>
        <vt:i4>11168</vt:i4>
      </vt:variant>
      <vt:variant>
        <vt:i4>0</vt:i4>
      </vt:variant>
      <vt:variant>
        <vt:i4>5</vt:i4>
      </vt:variant>
      <vt:variant>
        <vt:lpwstr/>
      </vt:variant>
      <vt:variant>
        <vt:lpwstr>withdrawal_outflow_file</vt:lpwstr>
      </vt:variant>
      <vt:variant>
        <vt:i4>4194418</vt:i4>
      </vt:variant>
      <vt:variant>
        <vt:i4>11163</vt:i4>
      </vt:variant>
      <vt:variant>
        <vt:i4>0</vt:i4>
      </vt:variant>
      <vt:variant>
        <vt:i4>5</vt:i4>
      </vt:variant>
      <vt:variant>
        <vt:lpwstr/>
      </vt:variant>
      <vt:variant>
        <vt:lpwstr>constituent_output</vt:lpwstr>
      </vt:variant>
      <vt:variant>
        <vt:i4>5308488</vt:i4>
      </vt:variant>
      <vt:variant>
        <vt:i4>11160</vt:i4>
      </vt:variant>
      <vt:variant>
        <vt:i4>0</vt:i4>
      </vt:variant>
      <vt:variant>
        <vt:i4>5</vt:i4>
      </vt:variant>
      <vt:variant>
        <vt:lpwstr/>
      </vt:variant>
      <vt:variant>
        <vt:lpwstr>time_series_segment</vt:lpwstr>
      </vt:variant>
      <vt:variant>
        <vt:i4>3276833</vt:i4>
      </vt:variant>
      <vt:variant>
        <vt:i4>11157</vt:i4>
      </vt:variant>
      <vt:variant>
        <vt:i4>0</vt:i4>
      </vt:variant>
      <vt:variant>
        <vt:i4>5</vt:i4>
      </vt:variant>
      <vt:variant>
        <vt:lpwstr/>
      </vt:variant>
      <vt:variant>
        <vt:lpwstr>time_series_frequency</vt:lpwstr>
      </vt:variant>
      <vt:variant>
        <vt:i4>3342377</vt:i4>
      </vt:variant>
      <vt:variant>
        <vt:i4>11154</vt:i4>
      </vt:variant>
      <vt:variant>
        <vt:i4>0</vt:i4>
      </vt:variant>
      <vt:variant>
        <vt:i4>5</vt:i4>
      </vt:variant>
      <vt:variant>
        <vt:lpwstr/>
      </vt:variant>
      <vt:variant>
        <vt:lpwstr>time_series_date</vt:lpwstr>
      </vt:variant>
      <vt:variant>
        <vt:i4>6815818</vt:i4>
      </vt:variant>
      <vt:variant>
        <vt:i4>11151</vt:i4>
      </vt:variant>
      <vt:variant>
        <vt:i4>0</vt:i4>
      </vt:variant>
      <vt:variant>
        <vt:i4>5</vt:i4>
      </vt:variant>
      <vt:variant>
        <vt:lpwstr/>
      </vt:variant>
      <vt:variant>
        <vt:lpwstr>time_series</vt:lpwstr>
      </vt:variant>
      <vt:variant>
        <vt:i4>5308488</vt:i4>
      </vt:variant>
      <vt:variant>
        <vt:i4>11148</vt:i4>
      </vt:variant>
      <vt:variant>
        <vt:i4>0</vt:i4>
      </vt:variant>
      <vt:variant>
        <vt:i4>5</vt:i4>
      </vt:variant>
      <vt:variant>
        <vt:lpwstr/>
      </vt:variant>
      <vt:variant>
        <vt:lpwstr>time_series_segment</vt:lpwstr>
      </vt:variant>
      <vt:variant>
        <vt:i4>5308488</vt:i4>
      </vt:variant>
      <vt:variant>
        <vt:i4>11145</vt:i4>
      </vt:variant>
      <vt:variant>
        <vt:i4>0</vt:i4>
      </vt:variant>
      <vt:variant>
        <vt:i4>5</vt:i4>
      </vt:variant>
      <vt:variant>
        <vt:lpwstr/>
      </vt:variant>
      <vt:variant>
        <vt:lpwstr>time_series_segment</vt:lpwstr>
      </vt:variant>
      <vt:variant>
        <vt:i4>4194418</vt:i4>
      </vt:variant>
      <vt:variant>
        <vt:i4>11140</vt:i4>
      </vt:variant>
      <vt:variant>
        <vt:i4>0</vt:i4>
      </vt:variant>
      <vt:variant>
        <vt:i4>5</vt:i4>
      </vt:variant>
      <vt:variant>
        <vt:lpwstr/>
      </vt:variant>
      <vt:variant>
        <vt:lpwstr>constituent_output</vt:lpwstr>
      </vt:variant>
      <vt:variant>
        <vt:i4>3538993</vt:i4>
      </vt:variant>
      <vt:variant>
        <vt:i4>11137</vt:i4>
      </vt:variant>
      <vt:variant>
        <vt:i4>0</vt:i4>
      </vt:variant>
      <vt:variant>
        <vt:i4>5</vt:i4>
      </vt:variant>
      <vt:variant>
        <vt:lpwstr/>
      </vt:variant>
      <vt:variant>
        <vt:lpwstr>time_series_elevation</vt:lpwstr>
      </vt:variant>
      <vt:variant>
        <vt:i4>3276833</vt:i4>
      </vt:variant>
      <vt:variant>
        <vt:i4>11134</vt:i4>
      </vt:variant>
      <vt:variant>
        <vt:i4>0</vt:i4>
      </vt:variant>
      <vt:variant>
        <vt:i4>5</vt:i4>
      </vt:variant>
      <vt:variant>
        <vt:lpwstr/>
      </vt:variant>
      <vt:variant>
        <vt:lpwstr>time_series_frequency</vt:lpwstr>
      </vt:variant>
      <vt:variant>
        <vt:i4>3342377</vt:i4>
      </vt:variant>
      <vt:variant>
        <vt:i4>11131</vt:i4>
      </vt:variant>
      <vt:variant>
        <vt:i4>0</vt:i4>
      </vt:variant>
      <vt:variant>
        <vt:i4>5</vt:i4>
      </vt:variant>
      <vt:variant>
        <vt:lpwstr/>
      </vt:variant>
      <vt:variant>
        <vt:lpwstr>time_series_date</vt:lpwstr>
      </vt:variant>
      <vt:variant>
        <vt:i4>6815818</vt:i4>
      </vt:variant>
      <vt:variant>
        <vt:i4>11128</vt:i4>
      </vt:variant>
      <vt:variant>
        <vt:i4>0</vt:i4>
      </vt:variant>
      <vt:variant>
        <vt:i4>5</vt:i4>
      </vt:variant>
      <vt:variant>
        <vt:lpwstr/>
      </vt:variant>
      <vt:variant>
        <vt:lpwstr>time_series</vt:lpwstr>
      </vt:variant>
      <vt:variant>
        <vt:i4>4128816</vt:i4>
      </vt:variant>
      <vt:variant>
        <vt:i4>11125</vt:i4>
      </vt:variant>
      <vt:variant>
        <vt:i4>0</vt:i4>
      </vt:variant>
      <vt:variant>
        <vt:i4>5</vt:i4>
      </vt:variant>
      <vt:variant>
        <vt:lpwstr/>
      </vt:variant>
      <vt:variant>
        <vt:lpwstr>time_series_filename</vt:lpwstr>
      </vt:variant>
      <vt:variant>
        <vt:i4>4980833</vt:i4>
      </vt:variant>
      <vt:variant>
        <vt:i4>11122</vt:i4>
      </vt:variant>
      <vt:variant>
        <vt:i4>0</vt:i4>
      </vt:variant>
      <vt:variant>
        <vt:i4>5</vt:i4>
      </vt:variant>
      <vt:variant>
        <vt:lpwstr/>
      </vt:variant>
      <vt:variant>
        <vt:lpwstr>time_series_output_file</vt:lpwstr>
      </vt:variant>
      <vt:variant>
        <vt:i4>3538993</vt:i4>
      </vt:variant>
      <vt:variant>
        <vt:i4>11119</vt:i4>
      </vt:variant>
      <vt:variant>
        <vt:i4>0</vt:i4>
      </vt:variant>
      <vt:variant>
        <vt:i4>5</vt:i4>
      </vt:variant>
      <vt:variant>
        <vt:lpwstr/>
      </vt:variant>
      <vt:variant>
        <vt:lpwstr>time_series_elevation</vt:lpwstr>
      </vt:variant>
      <vt:variant>
        <vt:i4>4194418</vt:i4>
      </vt:variant>
      <vt:variant>
        <vt:i4>11114</vt:i4>
      </vt:variant>
      <vt:variant>
        <vt:i4>0</vt:i4>
      </vt:variant>
      <vt:variant>
        <vt:i4>5</vt:i4>
      </vt:variant>
      <vt:variant>
        <vt:lpwstr/>
      </vt:variant>
      <vt:variant>
        <vt:lpwstr>constituent_output</vt:lpwstr>
      </vt:variant>
      <vt:variant>
        <vt:i4>3538993</vt:i4>
      </vt:variant>
      <vt:variant>
        <vt:i4>11111</vt:i4>
      </vt:variant>
      <vt:variant>
        <vt:i4>0</vt:i4>
      </vt:variant>
      <vt:variant>
        <vt:i4>5</vt:i4>
      </vt:variant>
      <vt:variant>
        <vt:lpwstr/>
      </vt:variant>
      <vt:variant>
        <vt:lpwstr>time_series_elevation</vt:lpwstr>
      </vt:variant>
      <vt:variant>
        <vt:i4>5308488</vt:i4>
      </vt:variant>
      <vt:variant>
        <vt:i4>11108</vt:i4>
      </vt:variant>
      <vt:variant>
        <vt:i4>0</vt:i4>
      </vt:variant>
      <vt:variant>
        <vt:i4>5</vt:i4>
      </vt:variant>
      <vt:variant>
        <vt:lpwstr/>
      </vt:variant>
      <vt:variant>
        <vt:lpwstr>time_series_segment</vt:lpwstr>
      </vt:variant>
      <vt:variant>
        <vt:i4>3342377</vt:i4>
      </vt:variant>
      <vt:variant>
        <vt:i4>11105</vt:i4>
      </vt:variant>
      <vt:variant>
        <vt:i4>0</vt:i4>
      </vt:variant>
      <vt:variant>
        <vt:i4>5</vt:i4>
      </vt:variant>
      <vt:variant>
        <vt:lpwstr/>
      </vt:variant>
      <vt:variant>
        <vt:lpwstr>time_series_date</vt:lpwstr>
      </vt:variant>
      <vt:variant>
        <vt:i4>6815818</vt:i4>
      </vt:variant>
      <vt:variant>
        <vt:i4>11102</vt:i4>
      </vt:variant>
      <vt:variant>
        <vt:i4>0</vt:i4>
      </vt:variant>
      <vt:variant>
        <vt:i4>5</vt:i4>
      </vt:variant>
      <vt:variant>
        <vt:lpwstr/>
      </vt:variant>
      <vt:variant>
        <vt:lpwstr>time_series</vt:lpwstr>
      </vt:variant>
      <vt:variant>
        <vt:i4>3342377</vt:i4>
      </vt:variant>
      <vt:variant>
        <vt:i4>11098</vt:i4>
      </vt:variant>
      <vt:variant>
        <vt:i4>0</vt:i4>
      </vt:variant>
      <vt:variant>
        <vt:i4>5</vt:i4>
      </vt:variant>
      <vt:variant>
        <vt:lpwstr/>
      </vt:variant>
      <vt:variant>
        <vt:lpwstr>time_series_date</vt:lpwstr>
      </vt:variant>
      <vt:variant>
        <vt:i4>1179696</vt:i4>
      </vt:variant>
      <vt:variant>
        <vt:i4>11096</vt:i4>
      </vt:variant>
      <vt:variant>
        <vt:i4>0</vt:i4>
      </vt:variant>
      <vt:variant>
        <vt:i4>5</vt:i4>
      </vt:variant>
      <vt:variant>
        <vt:lpwstr/>
      </vt:variant>
      <vt:variant>
        <vt:lpwstr>snapshot_date</vt:lpwstr>
      </vt:variant>
      <vt:variant>
        <vt:i4>3342377</vt:i4>
      </vt:variant>
      <vt:variant>
        <vt:i4>11093</vt:i4>
      </vt:variant>
      <vt:variant>
        <vt:i4>0</vt:i4>
      </vt:variant>
      <vt:variant>
        <vt:i4>5</vt:i4>
      </vt:variant>
      <vt:variant>
        <vt:lpwstr/>
      </vt:variant>
      <vt:variant>
        <vt:lpwstr>time_series_date</vt:lpwstr>
      </vt:variant>
      <vt:variant>
        <vt:i4>4128816</vt:i4>
      </vt:variant>
      <vt:variant>
        <vt:i4>11090</vt:i4>
      </vt:variant>
      <vt:variant>
        <vt:i4>0</vt:i4>
      </vt:variant>
      <vt:variant>
        <vt:i4>5</vt:i4>
      </vt:variant>
      <vt:variant>
        <vt:lpwstr/>
      </vt:variant>
      <vt:variant>
        <vt:lpwstr>time_series_filename</vt:lpwstr>
      </vt:variant>
      <vt:variant>
        <vt:i4>4980833</vt:i4>
      </vt:variant>
      <vt:variant>
        <vt:i4>11087</vt:i4>
      </vt:variant>
      <vt:variant>
        <vt:i4>0</vt:i4>
      </vt:variant>
      <vt:variant>
        <vt:i4>5</vt:i4>
      </vt:variant>
      <vt:variant>
        <vt:lpwstr/>
      </vt:variant>
      <vt:variant>
        <vt:lpwstr>time_series_output_file</vt:lpwstr>
      </vt:variant>
      <vt:variant>
        <vt:i4>4194418</vt:i4>
      </vt:variant>
      <vt:variant>
        <vt:i4>11082</vt:i4>
      </vt:variant>
      <vt:variant>
        <vt:i4>0</vt:i4>
      </vt:variant>
      <vt:variant>
        <vt:i4>5</vt:i4>
      </vt:variant>
      <vt:variant>
        <vt:lpwstr/>
      </vt:variant>
      <vt:variant>
        <vt:lpwstr>constituent_output</vt:lpwstr>
      </vt:variant>
      <vt:variant>
        <vt:i4>3538993</vt:i4>
      </vt:variant>
      <vt:variant>
        <vt:i4>11079</vt:i4>
      </vt:variant>
      <vt:variant>
        <vt:i4>0</vt:i4>
      </vt:variant>
      <vt:variant>
        <vt:i4>5</vt:i4>
      </vt:variant>
      <vt:variant>
        <vt:lpwstr/>
      </vt:variant>
      <vt:variant>
        <vt:lpwstr>time_series_elevation</vt:lpwstr>
      </vt:variant>
      <vt:variant>
        <vt:i4>5308488</vt:i4>
      </vt:variant>
      <vt:variant>
        <vt:i4>11076</vt:i4>
      </vt:variant>
      <vt:variant>
        <vt:i4>0</vt:i4>
      </vt:variant>
      <vt:variant>
        <vt:i4>5</vt:i4>
      </vt:variant>
      <vt:variant>
        <vt:lpwstr/>
      </vt:variant>
      <vt:variant>
        <vt:lpwstr>time_series_segment</vt:lpwstr>
      </vt:variant>
      <vt:variant>
        <vt:i4>3276833</vt:i4>
      </vt:variant>
      <vt:variant>
        <vt:i4>11073</vt:i4>
      </vt:variant>
      <vt:variant>
        <vt:i4>0</vt:i4>
      </vt:variant>
      <vt:variant>
        <vt:i4>5</vt:i4>
      </vt:variant>
      <vt:variant>
        <vt:lpwstr/>
      </vt:variant>
      <vt:variant>
        <vt:lpwstr>time_series_frequency</vt:lpwstr>
      </vt:variant>
      <vt:variant>
        <vt:i4>6815818</vt:i4>
      </vt:variant>
      <vt:variant>
        <vt:i4>11070</vt:i4>
      </vt:variant>
      <vt:variant>
        <vt:i4>0</vt:i4>
      </vt:variant>
      <vt:variant>
        <vt:i4>5</vt:i4>
      </vt:variant>
      <vt:variant>
        <vt:lpwstr/>
      </vt:variant>
      <vt:variant>
        <vt:lpwstr>time_series</vt:lpwstr>
      </vt:variant>
      <vt:variant>
        <vt:i4>4128816</vt:i4>
      </vt:variant>
      <vt:variant>
        <vt:i4>11067</vt:i4>
      </vt:variant>
      <vt:variant>
        <vt:i4>0</vt:i4>
      </vt:variant>
      <vt:variant>
        <vt:i4>5</vt:i4>
      </vt:variant>
      <vt:variant>
        <vt:lpwstr/>
      </vt:variant>
      <vt:variant>
        <vt:lpwstr>time_series_filename</vt:lpwstr>
      </vt:variant>
      <vt:variant>
        <vt:i4>4980833</vt:i4>
      </vt:variant>
      <vt:variant>
        <vt:i4>11064</vt:i4>
      </vt:variant>
      <vt:variant>
        <vt:i4>0</vt:i4>
      </vt:variant>
      <vt:variant>
        <vt:i4>5</vt:i4>
      </vt:variant>
      <vt:variant>
        <vt:lpwstr/>
      </vt:variant>
      <vt:variant>
        <vt:lpwstr>time_series_output_file</vt:lpwstr>
      </vt:variant>
      <vt:variant>
        <vt:i4>4194418</vt:i4>
      </vt:variant>
      <vt:variant>
        <vt:i4>11059</vt:i4>
      </vt:variant>
      <vt:variant>
        <vt:i4>0</vt:i4>
      </vt:variant>
      <vt:variant>
        <vt:i4>5</vt:i4>
      </vt:variant>
      <vt:variant>
        <vt:lpwstr/>
      </vt:variant>
      <vt:variant>
        <vt:lpwstr>constituent_output</vt:lpwstr>
      </vt:variant>
      <vt:variant>
        <vt:i4>3538993</vt:i4>
      </vt:variant>
      <vt:variant>
        <vt:i4>11056</vt:i4>
      </vt:variant>
      <vt:variant>
        <vt:i4>0</vt:i4>
      </vt:variant>
      <vt:variant>
        <vt:i4>5</vt:i4>
      </vt:variant>
      <vt:variant>
        <vt:lpwstr/>
      </vt:variant>
      <vt:variant>
        <vt:lpwstr>time_series_elevation</vt:lpwstr>
      </vt:variant>
      <vt:variant>
        <vt:i4>5308488</vt:i4>
      </vt:variant>
      <vt:variant>
        <vt:i4>11053</vt:i4>
      </vt:variant>
      <vt:variant>
        <vt:i4>0</vt:i4>
      </vt:variant>
      <vt:variant>
        <vt:i4>5</vt:i4>
      </vt:variant>
      <vt:variant>
        <vt:lpwstr/>
      </vt:variant>
      <vt:variant>
        <vt:lpwstr>time_series_segment</vt:lpwstr>
      </vt:variant>
      <vt:variant>
        <vt:i4>3276833</vt:i4>
      </vt:variant>
      <vt:variant>
        <vt:i4>11050</vt:i4>
      </vt:variant>
      <vt:variant>
        <vt:i4>0</vt:i4>
      </vt:variant>
      <vt:variant>
        <vt:i4>5</vt:i4>
      </vt:variant>
      <vt:variant>
        <vt:lpwstr/>
      </vt:variant>
      <vt:variant>
        <vt:lpwstr>time_series_frequency</vt:lpwstr>
      </vt:variant>
      <vt:variant>
        <vt:i4>3342377</vt:i4>
      </vt:variant>
      <vt:variant>
        <vt:i4>11047</vt:i4>
      </vt:variant>
      <vt:variant>
        <vt:i4>0</vt:i4>
      </vt:variant>
      <vt:variant>
        <vt:i4>5</vt:i4>
      </vt:variant>
      <vt:variant>
        <vt:lpwstr/>
      </vt:variant>
      <vt:variant>
        <vt:lpwstr>time_series_date</vt:lpwstr>
      </vt:variant>
      <vt:variant>
        <vt:i4>2818072</vt:i4>
      </vt:variant>
      <vt:variant>
        <vt:i4>11044</vt:i4>
      </vt:variant>
      <vt:variant>
        <vt:i4>0</vt:i4>
      </vt:variant>
      <vt:variant>
        <vt:i4>5</vt:i4>
      </vt:variant>
      <vt:variant>
        <vt:lpwstr/>
      </vt:variant>
      <vt:variant>
        <vt:lpwstr>derived_constituents</vt:lpwstr>
      </vt:variant>
      <vt:variant>
        <vt:i4>4194418</vt:i4>
      </vt:variant>
      <vt:variant>
        <vt:i4>11041</vt:i4>
      </vt:variant>
      <vt:variant>
        <vt:i4>0</vt:i4>
      </vt:variant>
      <vt:variant>
        <vt:i4>5</vt:i4>
      </vt:variant>
      <vt:variant>
        <vt:lpwstr/>
      </vt:variant>
      <vt:variant>
        <vt:lpwstr>constituent_output</vt:lpwstr>
      </vt:variant>
      <vt:variant>
        <vt:i4>4128816</vt:i4>
      </vt:variant>
      <vt:variant>
        <vt:i4>11038</vt:i4>
      </vt:variant>
      <vt:variant>
        <vt:i4>0</vt:i4>
      </vt:variant>
      <vt:variant>
        <vt:i4>5</vt:i4>
      </vt:variant>
      <vt:variant>
        <vt:lpwstr/>
      </vt:variant>
      <vt:variant>
        <vt:lpwstr>time_series_filename</vt:lpwstr>
      </vt:variant>
      <vt:variant>
        <vt:i4>4980833</vt:i4>
      </vt:variant>
      <vt:variant>
        <vt:i4>11035</vt:i4>
      </vt:variant>
      <vt:variant>
        <vt:i4>0</vt:i4>
      </vt:variant>
      <vt:variant>
        <vt:i4>5</vt:i4>
      </vt:variant>
      <vt:variant>
        <vt:lpwstr/>
      </vt:variant>
      <vt:variant>
        <vt:lpwstr>time_series_output_file</vt:lpwstr>
      </vt:variant>
      <vt:variant>
        <vt:i4>1900577</vt:i4>
      </vt:variant>
      <vt:variant>
        <vt:i4>11030</vt:i4>
      </vt:variant>
      <vt:variant>
        <vt:i4>0</vt:i4>
      </vt:variant>
      <vt:variant>
        <vt:i4>5</vt:i4>
      </vt:variant>
      <vt:variant>
        <vt:lpwstr/>
      </vt:variant>
      <vt:variant>
        <vt:lpwstr>flux_filename</vt:lpwstr>
      </vt:variant>
      <vt:variant>
        <vt:i4>262189</vt:i4>
      </vt:variant>
      <vt:variant>
        <vt:i4>11027</vt:i4>
      </vt:variant>
      <vt:variant>
        <vt:i4>0</vt:i4>
      </vt:variant>
      <vt:variant>
        <vt:i4>5</vt:i4>
      </vt:variant>
      <vt:variant>
        <vt:lpwstr/>
      </vt:variant>
      <vt:variant>
        <vt:lpwstr>flux_date</vt:lpwstr>
      </vt:variant>
      <vt:variant>
        <vt:i4>6750326</vt:i4>
      </vt:variant>
      <vt:variant>
        <vt:i4>11024</vt:i4>
      </vt:variant>
      <vt:variant>
        <vt:i4>0</vt:i4>
      </vt:variant>
      <vt:variant>
        <vt:i4>5</vt:i4>
      </vt:variant>
      <vt:variant>
        <vt:lpwstr/>
      </vt:variant>
      <vt:variant>
        <vt:lpwstr>fluxes</vt:lpwstr>
      </vt:variant>
      <vt:variant>
        <vt:i4>3473408</vt:i4>
      </vt:variant>
      <vt:variant>
        <vt:i4>11020</vt:i4>
      </vt:variant>
      <vt:variant>
        <vt:i4>0</vt:i4>
      </vt:variant>
      <vt:variant>
        <vt:i4>5</vt:i4>
      </vt:variant>
      <vt:variant>
        <vt:lpwstr/>
      </vt:variant>
      <vt:variant>
        <vt:lpwstr>contour_date</vt:lpwstr>
      </vt:variant>
      <vt:variant>
        <vt:i4>1179696</vt:i4>
      </vt:variant>
      <vt:variant>
        <vt:i4>11018</vt:i4>
      </vt:variant>
      <vt:variant>
        <vt:i4>0</vt:i4>
      </vt:variant>
      <vt:variant>
        <vt:i4>5</vt:i4>
      </vt:variant>
      <vt:variant>
        <vt:lpwstr/>
      </vt:variant>
      <vt:variant>
        <vt:lpwstr>snapshot_date</vt:lpwstr>
      </vt:variant>
      <vt:variant>
        <vt:i4>1900577</vt:i4>
      </vt:variant>
      <vt:variant>
        <vt:i4>11015</vt:i4>
      </vt:variant>
      <vt:variant>
        <vt:i4>0</vt:i4>
      </vt:variant>
      <vt:variant>
        <vt:i4>5</vt:i4>
      </vt:variant>
      <vt:variant>
        <vt:lpwstr/>
      </vt:variant>
      <vt:variant>
        <vt:lpwstr>flux_filename</vt:lpwstr>
      </vt:variant>
      <vt:variant>
        <vt:i4>2359351</vt:i4>
      </vt:variant>
      <vt:variant>
        <vt:i4>11012</vt:i4>
      </vt:variant>
      <vt:variant>
        <vt:i4>0</vt:i4>
      </vt:variant>
      <vt:variant>
        <vt:i4>5</vt:i4>
      </vt:variant>
      <vt:variant>
        <vt:lpwstr/>
      </vt:variant>
      <vt:variant>
        <vt:lpwstr>kinetic_flux_file</vt:lpwstr>
      </vt:variant>
      <vt:variant>
        <vt:i4>1900577</vt:i4>
      </vt:variant>
      <vt:variant>
        <vt:i4>11007</vt:i4>
      </vt:variant>
      <vt:variant>
        <vt:i4>0</vt:i4>
      </vt:variant>
      <vt:variant>
        <vt:i4>5</vt:i4>
      </vt:variant>
      <vt:variant>
        <vt:lpwstr/>
      </vt:variant>
      <vt:variant>
        <vt:lpwstr>flux_filename</vt:lpwstr>
      </vt:variant>
      <vt:variant>
        <vt:i4>7667785</vt:i4>
      </vt:variant>
      <vt:variant>
        <vt:i4>11004</vt:i4>
      </vt:variant>
      <vt:variant>
        <vt:i4>0</vt:i4>
      </vt:variant>
      <vt:variant>
        <vt:i4>5</vt:i4>
      </vt:variant>
      <vt:variant>
        <vt:lpwstr/>
      </vt:variant>
      <vt:variant>
        <vt:lpwstr>flux_frequency</vt:lpwstr>
      </vt:variant>
      <vt:variant>
        <vt:i4>6750326</vt:i4>
      </vt:variant>
      <vt:variant>
        <vt:i4>11001</vt:i4>
      </vt:variant>
      <vt:variant>
        <vt:i4>0</vt:i4>
      </vt:variant>
      <vt:variant>
        <vt:i4>5</vt:i4>
      </vt:variant>
      <vt:variant>
        <vt:lpwstr/>
      </vt:variant>
      <vt:variant>
        <vt:lpwstr>fluxes</vt:lpwstr>
      </vt:variant>
      <vt:variant>
        <vt:i4>1900577</vt:i4>
      </vt:variant>
      <vt:variant>
        <vt:i4>10998</vt:i4>
      </vt:variant>
      <vt:variant>
        <vt:i4>0</vt:i4>
      </vt:variant>
      <vt:variant>
        <vt:i4>5</vt:i4>
      </vt:variant>
      <vt:variant>
        <vt:lpwstr/>
      </vt:variant>
      <vt:variant>
        <vt:lpwstr>flux_filename</vt:lpwstr>
      </vt:variant>
      <vt:variant>
        <vt:i4>2359351</vt:i4>
      </vt:variant>
      <vt:variant>
        <vt:i4>10995</vt:i4>
      </vt:variant>
      <vt:variant>
        <vt:i4>0</vt:i4>
      </vt:variant>
      <vt:variant>
        <vt:i4>5</vt:i4>
      </vt:variant>
      <vt:variant>
        <vt:lpwstr/>
      </vt:variant>
      <vt:variant>
        <vt:lpwstr>kinetic_flux_file</vt:lpwstr>
      </vt:variant>
      <vt:variant>
        <vt:i4>1900577</vt:i4>
      </vt:variant>
      <vt:variant>
        <vt:i4>10990</vt:i4>
      </vt:variant>
      <vt:variant>
        <vt:i4>0</vt:i4>
      </vt:variant>
      <vt:variant>
        <vt:i4>5</vt:i4>
      </vt:variant>
      <vt:variant>
        <vt:lpwstr/>
      </vt:variant>
      <vt:variant>
        <vt:lpwstr>flux_filename</vt:lpwstr>
      </vt:variant>
      <vt:variant>
        <vt:i4>7667785</vt:i4>
      </vt:variant>
      <vt:variant>
        <vt:i4>10987</vt:i4>
      </vt:variant>
      <vt:variant>
        <vt:i4>0</vt:i4>
      </vt:variant>
      <vt:variant>
        <vt:i4>5</vt:i4>
      </vt:variant>
      <vt:variant>
        <vt:lpwstr/>
      </vt:variant>
      <vt:variant>
        <vt:lpwstr>flux_frequency</vt:lpwstr>
      </vt:variant>
      <vt:variant>
        <vt:i4>262189</vt:i4>
      </vt:variant>
      <vt:variant>
        <vt:i4>10984</vt:i4>
      </vt:variant>
      <vt:variant>
        <vt:i4>0</vt:i4>
      </vt:variant>
      <vt:variant>
        <vt:i4>5</vt:i4>
      </vt:variant>
      <vt:variant>
        <vt:lpwstr/>
      </vt:variant>
      <vt:variant>
        <vt:lpwstr>flux_date</vt:lpwstr>
      </vt:variant>
      <vt:variant>
        <vt:i4>1900577</vt:i4>
      </vt:variant>
      <vt:variant>
        <vt:i4>10981</vt:i4>
      </vt:variant>
      <vt:variant>
        <vt:i4>0</vt:i4>
      </vt:variant>
      <vt:variant>
        <vt:i4>5</vt:i4>
      </vt:variant>
      <vt:variant>
        <vt:lpwstr/>
      </vt:variant>
      <vt:variant>
        <vt:lpwstr>flux_filename</vt:lpwstr>
      </vt:variant>
      <vt:variant>
        <vt:i4>2359351</vt:i4>
      </vt:variant>
      <vt:variant>
        <vt:i4>10978</vt:i4>
      </vt:variant>
      <vt:variant>
        <vt:i4>0</vt:i4>
      </vt:variant>
      <vt:variant>
        <vt:i4>5</vt:i4>
      </vt:variant>
      <vt:variant>
        <vt:lpwstr/>
      </vt:variant>
      <vt:variant>
        <vt:lpwstr>kinetic_flux_file</vt:lpwstr>
      </vt:variant>
      <vt:variant>
        <vt:i4>4194418</vt:i4>
      </vt:variant>
      <vt:variant>
        <vt:i4>10973</vt:i4>
      </vt:variant>
      <vt:variant>
        <vt:i4>0</vt:i4>
      </vt:variant>
      <vt:variant>
        <vt:i4>5</vt:i4>
      </vt:variant>
      <vt:variant>
        <vt:lpwstr/>
      </vt:variant>
      <vt:variant>
        <vt:lpwstr>constituent_output</vt:lpwstr>
      </vt:variant>
      <vt:variant>
        <vt:i4>3735577</vt:i4>
      </vt:variant>
      <vt:variant>
        <vt:i4>10970</vt:i4>
      </vt:variant>
      <vt:variant>
        <vt:i4>0</vt:i4>
      </vt:variant>
      <vt:variant>
        <vt:i4>5</vt:i4>
      </vt:variant>
      <vt:variant>
        <vt:lpwstr/>
      </vt:variant>
      <vt:variant>
        <vt:lpwstr>contour_filename</vt:lpwstr>
      </vt:variant>
      <vt:variant>
        <vt:i4>3473408</vt:i4>
      </vt:variant>
      <vt:variant>
        <vt:i4>10967</vt:i4>
      </vt:variant>
      <vt:variant>
        <vt:i4>0</vt:i4>
      </vt:variant>
      <vt:variant>
        <vt:i4>5</vt:i4>
      </vt:variant>
      <vt:variant>
        <vt:lpwstr/>
      </vt:variant>
      <vt:variant>
        <vt:lpwstr>contour_date</vt:lpwstr>
      </vt:variant>
      <vt:variant>
        <vt:i4>1900560</vt:i4>
      </vt:variant>
      <vt:variant>
        <vt:i4>10964</vt:i4>
      </vt:variant>
      <vt:variant>
        <vt:i4>0</vt:i4>
      </vt:variant>
      <vt:variant>
        <vt:i4>5</vt:i4>
      </vt:variant>
      <vt:variant>
        <vt:lpwstr/>
      </vt:variant>
      <vt:variant>
        <vt:lpwstr>contours</vt:lpwstr>
      </vt:variant>
      <vt:variant>
        <vt:i4>3473408</vt:i4>
      </vt:variant>
      <vt:variant>
        <vt:i4>10960</vt:i4>
      </vt:variant>
      <vt:variant>
        <vt:i4>0</vt:i4>
      </vt:variant>
      <vt:variant>
        <vt:i4>5</vt:i4>
      </vt:variant>
      <vt:variant>
        <vt:lpwstr/>
      </vt:variant>
      <vt:variant>
        <vt:lpwstr>contour_date</vt:lpwstr>
      </vt:variant>
      <vt:variant>
        <vt:i4>1179696</vt:i4>
      </vt:variant>
      <vt:variant>
        <vt:i4>10958</vt:i4>
      </vt:variant>
      <vt:variant>
        <vt:i4>0</vt:i4>
      </vt:variant>
      <vt:variant>
        <vt:i4>5</vt:i4>
      </vt:variant>
      <vt:variant>
        <vt:lpwstr/>
      </vt:variant>
      <vt:variant>
        <vt:lpwstr>snapshot_date</vt:lpwstr>
      </vt:variant>
      <vt:variant>
        <vt:i4>3473408</vt:i4>
      </vt:variant>
      <vt:variant>
        <vt:i4>10955</vt:i4>
      </vt:variant>
      <vt:variant>
        <vt:i4>0</vt:i4>
      </vt:variant>
      <vt:variant>
        <vt:i4>5</vt:i4>
      </vt:variant>
      <vt:variant>
        <vt:lpwstr/>
      </vt:variant>
      <vt:variant>
        <vt:lpwstr>contour_date</vt:lpwstr>
      </vt:variant>
      <vt:variant>
        <vt:i4>3735577</vt:i4>
      </vt:variant>
      <vt:variant>
        <vt:i4>10952</vt:i4>
      </vt:variant>
      <vt:variant>
        <vt:i4>0</vt:i4>
      </vt:variant>
      <vt:variant>
        <vt:i4>5</vt:i4>
      </vt:variant>
      <vt:variant>
        <vt:lpwstr/>
      </vt:variant>
      <vt:variant>
        <vt:lpwstr>contour_filename</vt:lpwstr>
      </vt:variant>
      <vt:variant>
        <vt:i4>2293817</vt:i4>
      </vt:variant>
      <vt:variant>
        <vt:i4>10949</vt:i4>
      </vt:variant>
      <vt:variant>
        <vt:i4>0</vt:i4>
      </vt:variant>
      <vt:variant>
        <vt:i4>5</vt:i4>
      </vt:variant>
      <vt:variant>
        <vt:lpwstr/>
      </vt:variant>
      <vt:variant>
        <vt:lpwstr>contour_plot_file</vt:lpwstr>
      </vt:variant>
      <vt:variant>
        <vt:i4>4194418</vt:i4>
      </vt:variant>
      <vt:variant>
        <vt:i4>10944</vt:i4>
      </vt:variant>
      <vt:variant>
        <vt:i4>0</vt:i4>
      </vt:variant>
      <vt:variant>
        <vt:i4>5</vt:i4>
      </vt:variant>
      <vt:variant>
        <vt:lpwstr/>
      </vt:variant>
      <vt:variant>
        <vt:lpwstr>constituent_output</vt:lpwstr>
      </vt:variant>
      <vt:variant>
        <vt:i4>3735577</vt:i4>
      </vt:variant>
      <vt:variant>
        <vt:i4>10941</vt:i4>
      </vt:variant>
      <vt:variant>
        <vt:i4>0</vt:i4>
      </vt:variant>
      <vt:variant>
        <vt:i4>5</vt:i4>
      </vt:variant>
      <vt:variant>
        <vt:lpwstr/>
      </vt:variant>
      <vt:variant>
        <vt:lpwstr>contour_filename</vt:lpwstr>
      </vt:variant>
      <vt:variant>
        <vt:i4>3407880</vt:i4>
      </vt:variant>
      <vt:variant>
        <vt:i4>10938</vt:i4>
      </vt:variant>
      <vt:variant>
        <vt:i4>0</vt:i4>
      </vt:variant>
      <vt:variant>
        <vt:i4>5</vt:i4>
      </vt:variant>
      <vt:variant>
        <vt:lpwstr/>
      </vt:variant>
      <vt:variant>
        <vt:lpwstr>contour_frequency</vt:lpwstr>
      </vt:variant>
      <vt:variant>
        <vt:i4>1900560</vt:i4>
      </vt:variant>
      <vt:variant>
        <vt:i4>10935</vt:i4>
      </vt:variant>
      <vt:variant>
        <vt:i4>0</vt:i4>
      </vt:variant>
      <vt:variant>
        <vt:i4>5</vt:i4>
      </vt:variant>
      <vt:variant>
        <vt:lpwstr/>
      </vt:variant>
      <vt:variant>
        <vt:lpwstr>contours</vt:lpwstr>
      </vt:variant>
      <vt:variant>
        <vt:i4>3735577</vt:i4>
      </vt:variant>
      <vt:variant>
        <vt:i4>10932</vt:i4>
      </vt:variant>
      <vt:variant>
        <vt:i4>0</vt:i4>
      </vt:variant>
      <vt:variant>
        <vt:i4>5</vt:i4>
      </vt:variant>
      <vt:variant>
        <vt:lpwstr/>
      </vt:variant>
      <vt:variant>
        <vt:lpwstr>contour_filename</vt:lpwstr>
      </vt:variant>
      <vt:variant>
        <vt:i4>2293817</vt:i4>
      </vt:variant>
      <vt:variant>
        <vt:i4>10929</vt:i4>
      </vt:variant>
      <vt:variant>
        <vt:i4>0</vt:i4>
      </vt:variant>
      <vt:variant>
        <vt:i4>5</vt:i4>
      </vt:variant>
      <vt:variant>
        <vt:lpwstr/>
      </vt:variant>
      <vt:variant>
        <vt:lpwstr>contour_plot_file</vt:lpwstr>
      </vt:variant>
      <vt:variant>
        <vt:i4>4194418</vt:i4>
      </vt:variant>
      <vt:variant>
        <vt:i4>10924</vt:i4>
      </vt:variant>
      <vt:variant>
        <vt:i4>0</vt:i4>
      </vt:variant>
      <vt:variant>
        <vt:i4>5</vt:i4>
      </vt:variant>
      <vt:variant>
        <vt:lpwstr/>
      </vt:variant>
      <vt:variant>
        <vt:lpwstr>constituent_output</vt:lpwstr>
      </vt:variant>
      <vt:variant>
        <vt:i4>3735577</vt:i4>
      </vt:variant>
      <vt:variant>
        <vt:i4>10921</vt:i4>
      </vt:variant>
      <vt:variant>
        <vt:i4>0</vt:i4>
      </vt:variant>
      <vt:variant>
        <vt:i4>5</vt:i4>
      </vt:variant>
      <vt:variant>
        <vt:lpwstr/>
      </vt:variant>
      <vt:variant>
        <vt:lpwstr>contour_filename</vt:lpwstr>
      </vt:variant>
      <vt:variant>
        <vt:i4>3407880</vt:i4>
      </vt:variant>
      <vt:variant>
        <vt:i4>10918</vt:i4>
      </vt:variant>
      <vt:variant>
        <vt:i4>0</vt:i4>
      </vt:variant>
      <vt:variant>
        <vt:i4>5</vt:i4>
      </vt:variant>
      <vt:variant>
        <vt:lpwstr/>
      </vt:variant>
      <vt:variant>
        <vt:lpwstr>contour_frequency</vt:lpwstr>
      </vt:variant>
      <vt:variant>
        <vt:i4>3473408</vt:i4>
      </vt:variant>
      <vt:variant>
        <vt:i4>10915</vt:i4>
      </vt:variant>
      <vt:variant>
        <vt:i4>0</vt:i4>
      </vt:variant>
      <vt:variant>
        <vt:i4>5</vt:i4>
      </vt:variant>
      <vt:variant>
        <vt:lpwstr/>
      </vt:variant>
      <vt:variant>
        <vt:lpwstr>contour_date</vt:lpwstr>
      </vt:variant>
      <vt:variant>
        <vt:i4>3735577</vt:i4>
      </vt:variant>
      <vt:variant>
        <vt:i4>10912</vt:i4>
      </vt:variant>
      <vt:variant>
        <vt:i4>0</vt:i4>
      </vt:variant>
      <vt:variant>
        <vt:i4>5</vt:i4>
      </vt:variant>
      <vt:variant>
        <vt:lpwstr/>
      </vt:variant>
      <vt:variant>
        <vt:lpwstr>contour_filename</vt:lpwstr>
      </vt:variant>
      <vt:variant>
        <vt:i4>2293817</vt:i4>
      </vt:variant>
      <vt:variant>
        <vt:i4>10909</vt:i4>
      </vt:variant>
      <vt:variant>
        <vt:i4>0</vt:i4>
      </vt:variant>
      <vt:variant>
        <vt:i4>5</vt:i4>
      </vt:variant>
      <vt:variant>
        <vt:lpwstr/>
      </vt:variant>
      <vt:variant>
        <vt:lpwstr>contour_plot_file</vt:lpwstr>
      </vt:variant>
      <vt:variant>
        <vt:i4>6946888</vt:i4>
      </vt:variant>
      <vt:variant>
        <vt:i4>10904</vt:i4>
      </vt:variant>
      <vt:variant>
        <vt:i4>0</vt:i4>
      </vt:variant>
      <vt:variant>
        <vt:i4>5</vt:i4>
      </vt:variant>
      <vt:variant>
        <vt:lpwstr/>
      </vt:variant>
      <vt:variant>
        <vt:lpwstr>vector_filename</vt:lpwstr>
      </vt:variant>
      <vt:variant>
        <vt:i4>7536708</vt:i4>
      </vt:variant>
      <vt:variant>
        <vt:i4>10901</vt:i4>
      </vt:variant>
      <vt:variant>
        <vt:i4>0</vt:i4>
      </vt:variant>
      <vt:variant>
        <vt:i4>5</vt:i4>
      </vt:variant>
      <vt:variant>
        <vt:lpwstr/>
      </vt:variant>
      <vt:variant>
        <vt:lpwstr>vector_date</vt:lpwstr>
      </vt:variant>
      <vt:variant>
        <vt:i4>6488186</vt:i4>
      </vt:variant>
      <vt:variant>
        <vt:i4>10898</vt:i4>
      </vt:variant>
      <vt:variant>
        <vt:i4>0</vt:i4>
      </vt:variant>
      <vt:variant>
        <vt:i4>5</vt:i4>
      </vt:variant>
      <vt:variant>
        <vt:lpwstr/>
      </vt:variant>
      <vt:variant>
        <vt:lpwstr>vectors</vt:lpwstr>
      </vt:variant>
      <vt:variant>
        <vt:i4>7536708</vt:i4>
      </vt:variant>
      <vt:variant>
        <vt:i4>10894</vt:i4>
      </vt:variant>
      <vt:variant>
        <vt:i4>0</vt:i4>
      </vt:variant>
      <vt:variant>
        <vt:i4>5</vt:i4>
      </vt:variant>
      <vt:variant>
        <vt:lpwstr/>
      </vt:variant>
      <vt:variant>
        <vt:lpwstr>vector_date</vt:lpwstr>
      </vt:variant>
      <vt:variant>
        <vt:i4>1179696</vt:i4>
      </vt:variant>
      <vt:variant>
        <vt:i4>10892</vt:i4>
      </vt:variant>
      <vt:variant>
        <vt:i4>0</vt:i4>
      </vt:variant>
      <vt:variant>
        <vt:i4>5</vt:i4>
      </vt:variant>
      <vt:variant>
        <vt:lpwstr/>
      </vt:variant>
      <vt:variant>
        <vt:lpwstr>snapshot_date</vt:lpwstr>
      </vt:variant>
      <vt:variant>
        <vt:i4>7536708</vt:i4>
      </vt:variant>
      <vt:variant>
        <vt:i4>10889</vt:i4>
      </vt:variant>
      <vt:variant>
        <vt:i4>0</vt:i4>
      </vt:variant>
      <vt:variant>
        <vt:i4>5</vt:i4>
      </vt:variant>
      <vt:variant>
        <vt:lpwstr/>
      </vt:variant>
      <vt:variant>
        <vt:lpwstr>vector_date</vt:lpwstr>
      </vt:variant>
      <vt:variant>
        <vt:i4>6946888</vt:i4>
      </vt:variant>
      <vt:variant>
        <vt:i4>10886</vt:i4>
      </vt:variant>
      <vt:variant>
        <vt:i4>0</vt:i4>
      </vt:variant>
      <vt:variant>
        <vt:i4>5</vt:i4>
      </vt:variant>
      <vt:variant>
        <vt:lpwstr/>
      </vt:variant>
      <vt:variant>
        <vt:lpwstr>vector_filename</vt:lpwstr>
      </vt:variant>
      <vt:variant>
        <vt:i4>3080247</vt:i4>
      </vt:variant>
      <vt:variant>
        <vt:i4>10883</vt:i4>
      </vt:variant>
      <vt:variant>
        <vt:i4>0</vt:i4>
      </vt:variant>
      <vt:variant>
        <vt:i4>5</vt:i4>
      </vt:variant>
      <vt:variant>
        <vt:lpwstr/>
      </vt:variant>
      <vt:variant>
        <vt:lpwstr>vector_plot_file</vt:lpwstr>
      </vt:variant>
      <vt:variant>
        <vt:i4>6946888</vt:i4>
      </vt:variant>
      <vt:variant>
        <vt:i4>10878</vt:i4>
      </vt:variant>
      <vt:variant>
        <vt:i4>0</vt:i4>
      </vt:variant>
      <vt:variant>
        <vt:i4>5</vt:i4>
      </vt:variant>
      <vt:variant>
        <vt:lpwstr/>
      </vt:variant>
      <vt:variant>
        <vt:lpwstr>vector_filename</vt:lpwstr>
      </vt:variant>
      <vt:variant>
        <vt:i4>131104</vt:i4>
      </vt:variant>
      <vt:variant>
        <vt:i4>10875</vt:i4>
      </vt:variant>
      <vt:variant>
        <vt:i4>0</vt:i4>
      </vt:variant>
      <vt:variant>
        <vt:i4>5</vt:i4>
      </vt:variant>
      <vt:variant>
        <vt:lpwstr/>
      </vt:variant>
      <vt:variant>
        <vt:lpwstr>vector_frequency</vt:lpwstr>
      </vt:variant>
      <vt:variant>
        <vt:i4>6488186</vt:i4>
      </vt:variant>
      <vt:variant>
        <vt:i4>10872</vt:i4>
      </vt:variant>
      <vt:variant>
        <vt:i4>0</vt:i4>
      </vt:variant>
      <vt:variant>
        <vt:i4>5</vt:i4>
      </vt:variant>
      <vt:variant>
        <vt:lpwstr/>
      </vt:variant>
      <vt:variant>
        <vt:lpwstr>vectors</vt:lpwstr>
      </vt:variant>
      <vt:variant>
        <vt:i4>6946888</vt:i4>
      </vt:variant>
      <vt:variant>
        <vt:i4>10869</vt:i4>
      </vt:variant>
      <vt:variant>
        <vt:i4>0</vt:i4>
      </vt:variant>
      <vt:variant>
        <vt:i4>5</vt:i4>
      </vt:variant>
      <vt:variant>
        <vt:lpwstr/>
      </vt:variant>
      <vt:variant>
        <vt:lpwstr>vector_filename</vt:lpwstr>
      </vt:variant>
      <vt:variant>
        <vt:i4>3080247</vt:i4>
      </vt:variant>
      <vt:variant>
        <vt:i4>10866</vt:i4>
      </vt:variant>
      <vt:variant>
        <vt:i4>0</vt:i4>
      </vt:variant>
      <vt:variant>
        <vt:i4>5</vt:i4>
      </vt:variant>
      <vt:variant>
        <vt:lpwstr/>
      </vt:variant>
      <vt:variant>
        <vt:lpwstr>vector_plot_file</vt:lpwstr>
      </vt:variant>
      <vt:variant>
        <vt:i4>6946888</vt:i4>
      </vt:variant>
      <vt:variant>
        <vt:i4>10861</vt:i4>
      </vt:variant>
      <vt:variant>
        <vt:i4>0</vt:i4>
      </vt:variant>
      <vt:variant>
        <vt:i4>5</vt:i4>
      </vt:variant>
      <vt:variant>
        <vt:lpwstr/>
      </vt:variant>
      <vt:variant>
        <vt:lpwstr>vector_filename</vt:lpwstr>
      </vt:variant>
      <vt:variant>
        <vt:i4>131104</vt:i4>
      </vt:variant>
      <vt:variant>
        <vt:i4>10858</vt:i4>
      </vt:variant>
      <vt:variant>
        <vt:i4>0</vt:i4>
      </vt:variant>
      <vt:variant>
        <vt:i4>5</vt:i4>
      </vt:variant>
      <vt:variant>
        <vt:lpwstr/>
      </vt:variant>
      <vt:variant>
        <vt:lpwstr>vector_frequency</vt:lpwstr>
      </vt:variant>
      <vt:variant>
        <vt:i4>7536708</vt:i4>
      </vt:variant>
      <vt:variant>
        <vt:i4>10855</vt:i4>
      </vt:variant>
      <vt:variant>
        <vt:i4>0</vt:i4>
      </vt:variant>
      <vt:variant>
        <vt:i4>5</vt:i4>
      </vt:variant>
      <vt:variant>
        <vt:lpwstr/>
      </vt:variant>
      <vt:variant>
        <vt:lpwstr>vector_date</vt:lpwstr>
      </vt:variant>
      <vt:variant>
        <vt:i4>6946888</vt:i4>
      </vt:variant>
      <vt:variant>
        <vt:i4>10852</vt:i4>
      </vt:variant>
      <vt:variant>
        <vt:i4>0</vt:i4>
      </vt:variant>
      <vt:variant>
        <vt:i4>5</vt:i4>
      </vt:variant>
      <vt:variant>
        <vt:lpwstr/>
      </vt:variant>
      <vt:variant>
        <vt:lpwstr>vector_filename</vt:lpwstr>
      </vt:variant>
      <vt:variant>
        <vt:i4>3080247</vt:i4>
      </vt:variant>
      <vt:variant>
        <vt:i4>10849</vt:i4>
      </vt:variant>
      <vt:variant>
        <vt:i4>0</vt:i4>
      </vt:variant>
      <vt:variant>
        <vt:i4>5</vt:i4>
      </vt:variant>
      <vt:variant>
        <vt:lpwstr/>
      </vt:variant>
      <vt:variant>
        <vt:lpwstr>vector_plot_file</vt:lpwstr>
      </vt:variant>
      <vt:variant>
        <vt:i4>4194418</vt:i4>
      </vt:variant>
      <vt:variant>
        <vt:i4>10844</vt:i4>
      </vt:variant>
      <vt:variant>
        <vt:i4>0</vt:i4>
      </vt:variant>
      <vt:variant>
        <vt:i4>5</vt:i4>
      </vt:variant>
      <vt:variant>
        <vt:lpwstr/>
      </vt:variant>
      <vt:variant>
        <vt:lpwstr>constituent_output</vt:lpwstr>
      </vt:variant>
      <vt:variant>
        <vt:i4>2818059</vt:i4>
      </vt:variant>
      <vt:variant>
        <vt:i4>10841</vt:i4>
      </vt:variant>
      <vt:variant>
        <vt:i4>0</vt:i4>
      </vt:variant>
      <vt:variant>
        <vt:i4>5</vt:i4>
      </vt:variant>
      <vt:variant>
        <vt:lpwstr/>
      </vt:variant>
      <vt:variant>
        <vt:lpwstr>spreadsheet_filename</vt:lpwstr>
      </vt:variant>
      <vt:variant>
        <vt:i4>2490394</vt:i4>
      </vt:variant>
      <vt:variant>
        <vt:i4>10838</vt:i4>
      </vt:variant>
      <vt:variant>
        <vt:i4>0</vt:i4>
      </vt:variant>
      <vt:variant>
        <vt:i4>5</vt:i4>
      </vt:variant>
      <vt:variant>
        <vt:lpwstr/>
      </vt:variant>
      <vt:variant>
        <vt:lpwstr>spreadsheet_frequency</vt:lpwstr>
      </vt:variant>
      <vt:variant>
        <vt:i4>2555922</vt:i4>
      </vt:variant>
      <vt:variant>
        <vt:i4>10835</vt:i4>
      </vt:variant>
      <vt:variant>
        <vt:i4>0</vt:i4>
      </vt:variant>
      <vt:variant>
        <vt:i4>5</vt:i4>
      </vt:variant>
      <vt:variant>
        <vt:lpwstr/>
      </vt:variant>
      <vt:variant>
        <vt:lpwstr>spreadsheet_dates</vt:lpwstr>
      </vt:variant>
      <vt:variant>
        <vt:i4>8126582</vt:i4>
      </vt:variant>
      <vt:variant>
        <vt:i4>10832</vt:i4>
      </vt:variant>
      <vt:variant>
        <vt:i4>0</vt:i4>
      </vt:variant>
      <vt:variant>
        <vt:i4>5</vt:i4>
      </vt:variant>
      <vt:variant>
        <vt:lpwstr/>
      </vt:variant>
      <vt:variant>
        <vt:lpwstr>spreadsheet</vt:lpwstr>
      </vt:variant>
      <vt:variant>
        <vt:i4>2818059</vt:i4>
      </vt:variant>
      <vt:variant>
        <vt:i4>10829</vt:i4>
      </vt:variant>
      <vt:variant>
        <vt:i4>0</vt:i4>
      </vt:variant>
      <vt:variant>
        <vt:i4>5</vt:i4>
      </vt:variant>
      <vt:variant>
        <vt:lpwstr/>
      </vt:variant>
      <vt:variant>
        <vt:lpwstr>spreadsheet_filename</vt:lpwstr>
      </vt:variant>
      <vt:variant>
        <vt:i4>3211307</vt:i4>
      </vt:variant>
      <vt:variant>
        <vt:i4>10826</vt:i4>
      </vt:variant>
      <vt:variant>
        <vt:i4>0</vt:i4>
      </vt:variant>
      <vt:variant>
        <vt:i4>5</vt:i4>
      </vt:variant>
      <vt:variant>
        <vt:lpwstr/>
      </vt:variant>
      <vt:variant>
        <vt:lpwstr>spreadsheet_plot_file</vt:lpwstr>
      </vt:variant>
      <vt:variant>
        <vt:i4>4194418</vt:i4>
      </vt:variant>
      <vt:variant>
        <vt:i4>10821</vt:i4>
      </vt:variant>
      <vt:variant>
        <vt:i4>0</vt:i4>
      </vt:variant>
      <vt:variant>
        <vt:i4>5</vt:i4>
      </vt:variant>
      <vt:variant>
        <vt:lpwstr/>
      </vt:variant>
      <vt:variant>
        <vt:lpwstr>constituent_output</vt:lpwstr>
      </vt:variant>
      <vt:variant>
        <vt:i4>2818059</vt:i4>
      </vt:variant>
      <vt:variant>
        <vt:i4>10818</vt:i4>
      </vt:variant>
      <vt:variant>
        <vt:i4>0</vt:i4>
      </vt:variant>
      <vt:variant>
        <vt:i4>5</vt:i4>
      </vt:variant>
      <vt:variant>
        <vt:lpwstr/>
      </vt:variant>
      <vt:variant>
        <vt:lpwstr>spreadsheet_filename</vt:lpwstr>
      </vt:variant>
      <vt:variant>
        <vt:i4>4522099</vt:i4>
      </vt:variant>
      <vt:variant>
        <vt:i4>10815</vt:i4>
      </vt:variant>
      <vt:variant>
        <vt:i4>0</vt:i4>
      </vt:variant>
      <vt:variant>
        <vt:i4>5</vt:i4>
      </vt:variant>
      <vt:variant>
        <vt:lpwstr/>
      </vt:variant>
      <vt:variant>
        <vt:lpwstr>spreadsheet_segment</vt:lpwstr>
      </vt:variant>
      <vt:variant>
        <vt:i4>2555922</vt:i4>
      </vt:variant>
      <vt:variant>
        <vt:i4>10812</vt:i4>
      </vt:variant>
      <vt:variant>
        <vt:i4>0</vt:i4>
      </vt:variant>
      <vt:variant>
        <vt:i4>5</vt:i4>
      </vt:variant>
      <vt:variant>
        <vt:lpwstr/>
      </vt:variant>
      <vt:variant>
        <vt:lpwstr>spreadsheet_dates</vt:lpwstr>
      </vt:variant>
      <vt:variant>
        <vt:i4>8126582</vt:i4>
      </vt:variant>
      <vt:variant>
        <vt:i4>10809</vt:i4>
      </vt:variant>
      <vt:variant>
        <vt:i4>0</vt:i4>
      </vt:variant>
      <vt:variant>
        <vt:i4>5</vt:i4>
      </vt:variant>
      <vt:variant>
        <vt:lpwstr/>
      </vt:variant>
      <vt:variant>
        <vt:lpwstr>spreadsheet</vt:lpwstr>
      </vt:variant>
      <vt:variant>
        <vt:i4>2555922</vt:i4>
      </vt:variant>
      <vt:variant>
        <vt:i4>10805</vt:i4>
      </vt:variant>
      <vt:variant>
        <vt:i4>0</vt:i4>
      </vt:variant>
      <vt:variant>
        <vt:i4>5</vt:i4>
      </vt:variant>
      <vt:variant>
        <vt:lpwstr/>
      </vt:variant>
      <vt:variant>
        <vt:lpwstr>spreadsheet_dates</vt:lpwstr>
      </vt:variant>
      <vt:variant>
        <vt:i4>1179696</vt:i4>
      </vt:variant>
      <vt:variant>
        <vt:i4>10803</vt:i4>
      </vt:variant>
      <vt:variant>
        <vt:i4>0</vt:i4>
      </vt:variant>
      <vt:variant>
        <vt:i4>5</vt:i4>
      </vt:variant>
      <vt:variant>
        <vt:lpwstr/>
      </vt:variant>
      <vt:variant>
        <vt:lpwstr>snapshot_date</vt:lpwstr>
      </vt:variant>
      <vt:variant>
        <vt:i4>2555922</vt:i4>
      </vt:variant>
      <vt:variant>
        <vt:i4>10800</vt:i4>
      </vt:variant>
      <vt:variant>
        <vt:i4>0</vt:i4>
      </vt:variant>
      <vt:variant>
        <vt:i4>5</vt:i4>
      </vt:variant>
      <vt:variant>
        <vt:lpwstr/>
      </vt:variant>
      <vt:variant>
        <vt:lpwstr>spreadsheet_dates</vt:lpwstr>
      </vt:variant>
      <vt:variant>
        <vt:i4>2818059</vt:i4>
      </vt:variant>
      <vt:variant>
        <vt:i4>10797</vt:i4>
      </vt:variant>
      <vt:variant>
        <vt:i4>0</vt:i4>
      </vt:variant>
      <vt:variant>
        <vt:i4>5</vt:i4>
      </vt:variant>
      <vt:variant>
        <vt:lpwstr/>
      </vt:variant>
      <vt:variant>
        <vt:lpwstr>spreadsheet_filename</vt:lpwstr>
      </vt:variant>
      <vt:variant>
        <vt:i4>3211307</vt:i4>
      </vt:variant>
      <vt:variant>
        <vt:i4>10794</vt:i4>
      </vt:variant>
      <vt:variant>
        <vt:i4>0</vt:i4>
      </vt:variant>
      <vt:variant>
        <vt:i4>5</vt:i4>
      </vt:variant>
      <vt:variant>
        <vt:lpwstr/>
      </vt:variant>
      <vt:variant>
        <vt:lpwstr>spreadsheet_plot_file</vt:lpwstr>
      </vt:variant>
      <vt:variant>
        <vt:i4>4194418</vt:i4>
      </vt:variant>
      <vt:variant>
        <vt:i4>10789</vt:i4>
      </vt:variant>
      <vt:variant>
        <vt:i4>0</vt:i4>
      </vt:variant>
      <vt:variant>
        <vt:i4>5</vt:i4>
      </vt:variant>
      <vt:variant>
        <vt:lpwstr/>
      </vt:variant>
      <vt:variant>
        <vt:lpwstr>constituent_output</vt:lpwstr>
      </vt:variant>
      <vt:variant>
        <vt:i4>2818059</vt:i4>
      </vt:variant>
      <vt:variant>
        <vt:i4>10786</vt:i4>
      </vt:variant>
      <vt:variant>
        <vt:i4>0</vt:i4>
      </vt:variant>
      <vt:variant>
        <vt:i4>5</vt:i4>
      </vt:variant>
      <vt:variant>
        <vt:lpwstr/>
      </vt:variant>
      <vt:variant>
        <vt:lpwstr>spreadsheet_filename</vt:lpwstr>
      </vt:variant>
      <vt:variant>
        <vt:i4>4522099</vt:i4>
      </vt:variant>
      <vt:variant>
        <vt:i4>10783</vt:i4>
      </vt:variant>
      <vt:variant>
        <vt:i4>0</vt:i4>
      </vt:variant>
      <vt:variant>
        <vt:i4>5</vt:i4>
      </vt:variant>
      <vt:variant>
        <vt:lpwstr/>
      </vt:variant>
      <vt:variant>
        <vt:lpwstr>spreadsheet_segment</vt:lpwstr>
      </vt:variant>
      <vt:variant>
        <vt:i4>2490394</vt:i4>
      </vt:variant>
      <vt:variant>
        <vt:i4>10780</vt:i4>
      </vt:variant>
      <vt:variant>
        <vt:i4>0</vt:i4>
      </vt:variant>
      <vt:variant>
        <vt:i4>5</vt:i4>
      </vt:variant>
      <vt:variant>
        <vt:lpwstr/>
      </vt:variant>
      <vt:variant>
        <vt:lpwstr>spreadsheet_frequency</vt:lpwstr>
      </vt:variant>
      <vt:variant>
        <vt:i4>8126582</vt:i4>
      </vt:variant>
      <vt:variant>
        <vt:i4>10777</vt:i4>
      </vt:variant>
      <vt:variant>
        <vt:i4>0</vt:i4>
      </vt:variant>
      <vt:variant>
        <vt:i4>5</vt:i4>
      </vt:variant>
      <vt:variant>
        <vt:lpwstr/>
      </vt:variant>
      <vt:variant>
        <vt:lpwstr>spreadsheet</vt:lpwstr>
      </vt:variant>
      <vt:variant>
        <vt:i4>2818059</vt:i4>
      </vt:variant>
      <vt:variant>
        <vt:i4>10774</vt:i4>
      </vt:variant>
      <vt:variant>
        <vt:i4>0</vt:i4>
      </vt:variant>
      <vt:variant>
        <vt:i4>5</vt:i4>
      </vt:variant>
      <vt:variant>
        <vt:lpwstr/>
      </vt:variant>
      <vt:variant>
        <vt:lpwstr>spreadsheet_filename</vt:lpwstr>
      </vt:variant>
      <vt:variant>
        <vt:i4>3211307</vt:i4>
      </vt:variant>
      <vt:variant>
        <vt:i4>10771</vt:i4>
      </vt:variant>
      <vt:variant>
        <vt:i4>0</vt:i4>
      </vt:variant>
      <vt:variant>
        <vt:i4>5</vt:i4>
      </vt:variant>
      <vt:variant>
        <vt:lpwstr/>
      </vt:variant>
      <vt:variant>
        <vt:lpwstr>spreadsheet_plot_file</vt:lpwstr>
      </vt:variant>
      <vt:variant>
        <vt:i4>4194418</vt:i4>
      </vt:variant>
      <vt:variant>
        <vt:i4>10766</vt:i4>
      </vt:variant>
      <vt:variant>
        <vt:i4>0</vt:i4>
      </vt:variant>
      <vt:variant>
        <vt:i4>5</vt:i4>
      </vt:variant>
      <vt:variant>
        <vt:lpwstr/>
      </vt:variant>
      <vt:variant>
        <vt:lpwstr>constituent_output</vt:lpwstr>
      </vt:variant>
      <vt:variant>
        <vt:i4>2818059</vt:i4>
      </vt:variant>
      <vt:variant>
        <vt:i4>10763</vt:i4>
      </vt:variant>
      <vt:variant>
        <vt:i4>0</vt:i4>
      </vt:variant>
      <vt:variant>
        <vt:i4>5</vt:i4>
      </vt:variant>
      <vt:variant>
        <vt:lpwstr/>
      </vt:variant>
      <vt:variant>
        <vt:lpwstr>spreadsheet_filename</vt:lpwstr>
      </vt:variant>
      <vt:variant>
        <vt:i4>4522099</vt:i4>
      </vt:variant>
      <vt:variant>
        <vt:i4>10760</vt:i4>
      </vt:variant>
      <vt:variant>
        <vt:i4>0</vt:i4>
      </vt:variant>
      <vt:variant>
        <vt:i4>5</vt:i4>
      </vt:variant>
      <vt:variant>
        <vt:lpwstr/>
      </vt:variant>
      <vt:variant>
        <vt:lpwstr>spreadsheet_segment</vt:lpwstr>
      </vt:variant>
      <vt:variant>
        <vt:i4>2490394</vt:i4>
      </vt:variant>
      <vt:variant>
        <vt:i4>10757</vt:i4>
      </vt:variant>
      <vt:variant>
        <vt:i4>0</vt:i4>
      </vt:variant>
      <vt:variant>
        <vt:i4>5</vt:i4>
      </vt:variant>
      <vt:variant>
        <vt:lpwstr/>
      </vt:variant>
      <vt:variant>
        <vt:lpwstr>spreadsheet_frequency</vt:lpwstr>
      </vt:variant>
      <vt:variant>
        <vt:i4>2555922</vt:i4>
      </vt:variant>
      <vt:variant>
        <vt:i4>10754</vt:i4>
      </vt:variant>
      <vt:variant>
        <vt:i4>0</vt:i4>
      </vt:variant>
      <vt:variant>
        <vt:i4>5</vt:i4>
      </vt:variant>
      <vt:variant>
        <vt:lpwstr/>
      </vt:variant>
      <vt:variant>
        <vt:lpwstr>spreadsheet_dates</vt:lpwstr>
      </vt:variant>
      <vt:variant>
        <vt:i4>4194418</vt:i4>
      </vt:variant>
      <vt:variant>
        <vt:i4>10751</vt:i4>
      </vt:variant>
      <vt:variant>
        <vt:i4>0</vt:i4>
      </vt:variant>
      <vt:variant>
        <vt:i4>5</vt:i4>
      </vt:variant>
      <vt:variant>
        <vt:lpwstr/>
      </vt:variant>
      <vt:variant>
        <vt:lpwstr>constituent_output</vt:lpwstr>
      </vt:variant>
      <vt:variant>
        <vt:i4>2818059</vt:i4>
      </vt:variant>
      <vt:variant>
        <vt:i4>10748</vt:i4>
      </vt:variant>
      <vt:variant>
        <vt:i4>0</vt:i4>
      </vt:variant>
      <vt:variant>
        <vt:i4>5</vt:i4>
      </vt:variant>
      <vt:variant>
        <vt:lpwstr/>
      </vt:variant>
      <vt:variant>
        <vt:lpwstr>spreadsheet_filename</vt:lpwstr>
      </vt:variant>
      <vt:variant>
        <vt:i4>3211307</vt:i4>
      </vt:variant>
      <vt:variant>
        <vt:i4>10745</vt:i4>
      </vt:variant>
      <vt:variant>
        <vt:i4>0</vt:i4>
      </vt:variant>
      <vt:variant>
        <vt:i4>5</vt:i4>
      </vt:variant>
      <vt:variant>
        <vt:lpwstr/>
      </vt:variant>
      <vt:variant>
        <vt:lpwstr>spreadsheet_plot_file</vt:lpwstr>
      </vt:variant>
      <vt:variant>
        <vt:i4>2818059</vt:i4>
      </vt:variant>
      <vt:variant>
        <vt:i4>10742</vt:i4>
      </vt:variant>
      <vt:variant>
        <vt:i4>0</vt:i4>
      </vt:variant>
      <vt:variant>
        <vt:i4>5</vt:i4>
      </vt:variant>
      <vt:variant>
        <vt:lpwstr/>
      </vt:variant>
      <vt:variant>
        <vt:lpwstr>spreadsheet_filename</vt:lpwstr>
      </vt:variant>
      <vt:variant>
        <vt:i4>3211307</vt:i4>
      </vt:variant>
      <vt:variant>
        <vt:i4>10739</vt:i4>
      </vt:variant>
      <vt:variant>
        <vt:i4>0</vt:i4>
      </vt:variant>
      <vt:variant>
        <vt:i4>5</vt:i4>
      </vt:variant>
      <vt:variant>
        <vt:lpwstr/>
      </vt:variant>
      <vt:variant>
        <vt:lpwstr>spreadsheet_plot_file</vt:lpwstr>
      </vt:variant>
      <vt:variant>
        <vt:i4>4194418</vt:i4>
      </vt:variant>
      <vt:variant>
        <vt:i4>10734</vt:i4>
      </vt:variant>
      <vt:variant>
        <vt:i4>0</vt:i4>
      </vt:variant>
      <vt:variant>
        <vt:i4>5</vt:i4>
      </vt:variant>
      <vt:variant>
        <vt:lpwstr/>
      </vt:variant>
      <vt:variant>
        <vt:lpwstr>constituent_output</vt:lpwstr>
      </vt:variant>
      <vt:variant>
        <vt:i4>3080218</vt:i4>
      </vt:variant>
      <vt:variant>
        <vt:i4>10731</vt:i4>
      </vt:variant>
      <vt:variant>
        <vt:i4>0</vt:i4>
      </vt:variant>
      <vt:variant>
        <vt:i4>5</vt:i4>
      </vt:variant>
      <vt:variant>
        <vt:lpwstr/>
      </vt:variant>
      <vt:variant>
        <vt:lpwstr>profile_filename</vt:lpwstr>
      </vt:variant>
      <vt:variant>
        <vt:i4>2228235</vt:i4>
      </vt:variant>
      <vt:variant>
        <vt:i4>10728</vt:i4>
      </vt:variant>
      <vt:variant>
        <vt:i4>0</vt:i4>
      </vt:variant>
      <vt:variant>
        <vt:i4>5</vt:i4>
      </vt:variant>
      <vt:variant>
        <vt:lpwstr/>
      </vt:variant>
      <vt:variant>
        <vt:lpwstr>profile_frequency</vt:lpwstr>
      </vt:variant>
      <vt:variant>
        <vt:i4>2293763</vt:i4>
      </vt:variant>
      <vt:variant>
        <vt:i4>10725</vt:i4>
      </vt:variant>
      <vt:variant>
        <vt:i4>0</vt:i4>
      </vt:variant>
      <vt:variant>
        <vt:i4>5</vt:i4>
      </vt:variant>
      <vt:variant>
        <vt:lpwstr/>
      </vt:variant>
      <vt:variant>
        <vt:lpwstr>profile_dates</vt:lpwstr>
      </vt:variant>
      <vt:variant>
        <vt:i4>720915</vt:i4>
      </vt:variant>
      <vt:variant>
        <vt:i4>10722</vt:i4>
      </vt:variant>
      <vt:variant>
        <vt:i4>0</vt:i4>
      </vt:variant>
      <vt:variant>
        <vt:i4>5</vt:i4>
      </vt:variant>
      <vt:variant>
        <vt:lpwstr/>
      </vt:variant>
      <vt:variant>
        <vt:lpwstr>profiles</vt:lpwstr>
      </vt:variant>
      <vt:variant>
        <vt:i4>3080218</vt:i4>
      </vt:variant>
      <vt:variant>
        <vt:i4>10719</vt:i4>
      </vt:variant>
      <vt:variant>
        <vt:i4>0</vt:i4>
      </vt:variant>
      <vt:variant>
        <vt:i4>5</vt:i4>
      </vt:variant>
      <vt:variant>
        <vt:lpwstr/>
      </vt:variant>
      <vt:variant>
        <vt:lpwstr>profile_filename</vt:lpwstr>
      </vt:variant>
      <vt:variant>
        <vt:i4>3473466</vt:i4>
      </vt:variant>
      <vt:variant>
        <vt:i4>10716</vt:i4>
      </vt:variant>
      <vt:variant>
        <vt:i4>0</vt:i4>
      </vt:variant>
      <vt:variant>
        <vt:i4>5</vt:i4>
      </vt:variant>
      <vt:variant>
        <vt:lpwstr/>
      </vt:variant>
      <vt:variant>
        <vt:lpwstr>profile_plot_file</vt:lpwstr>
      </vt:variant>
      <vt:variant>
        <vt:i4>4194418</vt:i4>
      </vt:variant>
      <vt:variant>
        <vt:i4>10711</vt:i4>
      </vt:variant>
      <vt:variant>
        <vt:i4>0</vt:i4>
      </vt:variant>
      <vt:variant>
        <vt:i4>5</vt:i4>
      </vt:variant>
      <vt:variant>
        <vt:lpwstr/>
      </vt:variant>
      <vt:variant>
        <vt:lpwstr>constituent_output</vt:lpwstr>
      </vt:variant>
      <vt:variant>
        <vt:i4>3080218</vt:i4>
      </vt:variant>
      <vt:variant>
        <vt:i4>10708</vt:i4>
      </vt:variant>
      <vt:variant>
        <vt:i4>0</vt:i4>
      </vt:variant>
      <vt:variant>
        <vt:i4>5</vt:i4>
      </vt:variant>
      <vt:variant>
        <vt:lpwstr/>
      </vt:variant>
      <vt:variant>
        <vt:lpwstr>profile_filename</vt:lpwstr>
      </vt:variant>
      <vt:variant>
        <vt:i4>4259938</vt:i4>
      </vt:variant>
      <vt:variant>
        <vt:i4>10705</vt:i4>
      </vt:variant>
      <vt:variant>
        <vt:i4>0</vt:i4>
      </vt:variant>
      <vt:variant>
        <vt:i4>5</vt:i4>
      </vt:variant>
      <vt:variant>
        <vt:lpwstr/>
      </vt:variant>
      <vt:variant>
        <vt:lpwstr>profile_segment</vt:lpwstr>
      </vt:variant>
      <vt:variant>
        <vt:i4>2293763</vt:i4>
      </vt:variant>
      <vt:variant>
        <vt:i4>10702</vt:i4>
      </vt:variant>
      <vt:variant>
        <vt:i4>0</vt:i4>
      </vt:variant>
      <vt:variant>
        <vt:i4>5</vt:i4>
      </vt:variant>
      <vt:variant>
        <vt:lpwstr/>
      </vt:variant>
      <vt:variant>
        <vt:lpwstr>profile_dates</vt:lpwstr>
      </vt:variant>
      <vt:variant>
        <vt:i4>720915</vt:i4>
      </vt:variant>
      <vt:variant>
        <vt:i4>10699</vt:i4>
      </vt:variant>
      <vt:variant>
        <vt:i4>0</vt:i4>
      </vt:variant>
      <vt:variant>
        <vt:i4>5</vt:i4>
      </vt:variant>
      <vt:variant>
        <vt:lpwstr/>
      </vt:variant>
      <vt:variant>
        <vt:lpwstr>profiles</vt:lpwstr>
      </vt:variant>
      <vt:variant>
        <vt:i4>2293763</vt:i4>
      </vt:variant>
      <vt:variant>
        <vt:i4>10695</vt:i4>
      </vt:variant>
      <vt:variant>
        <vt:i4>0</vt:i4>
      </vt:variant>
      <vt:variant>
        <vt:i4>5</vt:i4>
      </vt:variant>
      <vt:variant>
        <vt:lpwstr/>
      </vt:variant>
      <vt:variant>
        <vt:lpwstr>profile_dates</vt:lpwstr>
      </vt:variant>
      <vt:variant>
        <vt:i4>1179696</vt:i4>
      </vt:variant>
      <vt:variant>
        <vt:i4>10693</vt:i4>
      </vt:variant>
      <vt:variant>
        <vt:i4>0</vt:i4>
      </vt:variant>
      <vt:variant>
        <vt:i4>5</vt:i4>
      </vt:variant>
      <vt:variant>
        <vt:lpwstr/>
      </vt:variant>
      <vt:variant>
        <vt:lpwstr>snapshot_date</vt:lpwstr>
      </vt:variant>
      <vt:variant>
        <vt:i4>2293763</vt:i4>
      </vt:variant>
      <vt:variant>
        <vt:i4>10690</vt:i4>
      </vt:variant>
      <vt:variant>
        <vt:i4>0</vt:i4>
      </vt:variant>
      <vt:variant>
        <vt:i4>5</vt:i4>
      </vt:variant>
      <vt:variant>
        <vt:lpwstr/>
      </vt:variant>
      <vt:variant>
        <vt:lpwstr>profile_dates</vt:lpwstr>
      </vt:variant>
      <vt:variant>
        <vt:i4>3080218</vt:i4>
      </vt:variant>
      <vt:variant>
        <vt:i4>10687</vt:i4>
      </vt:variant>
      <vt:variant>
        <vt:i4>0</vt:i4>
      </vt:variant>
      <vt:variant>
        <vt:i4>5</vt:i4>
      </vt:variant>
      <vt:variant>
        <vt:lpwstr/>
      </vt:variant>
      <vt:variant>
        <vt:lpwstr>profile_filename</vt:lpwstr>
      </vt:variant>
      <vt:variant>
        <vt:i4>3473466</vt:i4>
      </vt:variant>
      <vt:variant>
        <vt:i4>10684</vt:i4>
      </vt:variant>
      <vt:variant>
        <vt:i4>0</vt:i4>
      </vt:variant>
      <vt:variant>
        <vt:i4>5</vt:i4>
      </vt:variant>
      <vt:variant>
        <vt:lpwstr/>
      </vt:variant>
      <vt:variant>
        <vt:lpwstr>profile_plot_file</vt:lpwstr>
      </vt:variant>
      <vt:variant>
        <vt:i4>4194418</vt:i4>
      </vt:variant>
      <vt:variant>
        <vt:i4>10679</vt:i4>
      </vt:variant>
      <vt:variant>
        <vt:i4>0</vt:i4>
      </vt:variant>
      <vt:variant>
        <vt:i4>5</vt:i4>
      </vt:variant>
      <vt:variant>
        <vt:lpwstr/>
      </vt:variant>
      <vt:variant>
        <vt:lpwstr>constituent_output</vt:lpwstr>
      </vt:variant>
      <vt:variant>
        <vt:i4>3080218</vt:i4>
      </vt:variant>
      <vt:variant>
        <vt:i4>10676</vt:i4>
      </vt:variant>
      <vt:variant>
        <vt:i4>0</vt:i4>
      </vt:variant>
      <vt:variant>
        <vt:i4>5</vt:i4>
      </vt:variant>
      <vt:variant>
        <vt:lpwstr/>
      </vt:variant>
      <vt:variant>
        <vt:lpwstr>profile_filename</vt:lpwstr>
      </vt:variant>
      <vt:variant>
        <vt:i4>4259938</vt:i4>
      </vt:variant>
      <vt:variant>
        <vt:i4>10673</vt:i4>
      </vt:variant>
      <vt:variant>
        <vt:i4>0</vt:i4>
      </vt:variant>
      <vt:variant>
        <vt:i4>5</vt:i4>
      </vt:variant>
      <vt:variant>
        <vt:lpwstr/>
      </vt:variant>
      <vt:variant>
        <vt:lpwstr>profile_segment</vt:lpwstr>
      </vt:variant>
      <vt:variant>
        <vt:i4>2228235</vt:i4>
      </vt:variant>
      <vt:variant>
        <vt:i4>10670</vt:i4>
      </vt:variant>
      <vt:variant>
        <vt:i4>0</vt:i4>
      </vt:variant>
      <vt:variant>
        <vt:i4>5</vt:i4>
      </vt:variant>
      <vt:variant>
        <vt:lpwstr/>
      </vt:variant>
      <vt:variant>
        <vt:lpwstr>profile_frequency</vt:lpwstr>
      </vt:variant>
      <vt:variant>
        <vt:i4>720915</vt:i4>
      </vt:variant>
      <vt:variant>
        <vt:i4>10667</vt:i4>
      </vt:variant>
      <vt:variant>
        <vt:i4>0</vt:i4>
      </vt:variant>
      <vt:variant>
        <vt:i4>5</vt:i4>
      </vt:variant>
      <vt:variant>
        <vt:lpwstr/>
      </vt:variant>
      <vt:variant>
        <vt:lpwstr>profiles</vt:lpwstr>
      </vt:variant>
      <vt:variant>
        <vt:i4>3080218</vt:i4>
      </vt:variant>
      <vt:variant>
        <vt:i4>10664</vt:i4>
      </vt:variant>
      <vt:variant>
        <vt:i4>0</vt:i4>
      </vt:variant>
      <vt:variant>
        <vt:i4>5</vt:i4>
      </vt:variant>
      <vt:variant>
        <vt:lpwstr/>
      </vt:variant>
      <vt:variant>
        <vt:lpwstr>profile_filename</vt:lpwstr>
      </vt:variant>
      <vt:variant>
        <vt:i4>3473466</vt:i4>
      </vt:variant>
      <vt:variant>
        <vt:i4>10661</vt:i4>
      </vt:variant>
      <vt:variant>
        <vt:i4>0</vt:i4>
      </vt:variant>
      <vt:variant>
        <vt:i4>5</vt:i4>
      </vt:variant>
      <vt:variant>
        <vt:lpwstr/>
      </vt:variant>
      <vt:variant>
        <vt:lpwstr>profile_plot_file</vt:lpwstr>
      </vt:variant>
      <vt:variant>
        <vt:i4>4194418</vt:i4>
      </vt:variant>
      <vt:variant>
        <vt:i4>10656</vt:i4>
      </vt:variant>
      <vt:variant>
        <vt:i4>0</vt:i4>
      </vt:variant>
      <vt:variant>
        <vt:i4>5</vt:i4>
      </vt:variant>
      <vt:variant>
        <vt:lpwstr/>
      </vt:variant>
      <vt:variant>
        <vt:lpwstr>constituent_output</vt:lpwstr>
      </vt:variant>
      <vt:variant>
        <vt:i4>3080218</vt:i4>
      </vt:variant>
      <vt:variant>
        <vt:i4>10653</vt:i4>
      </vt:variant>
      <vt:variant>
        <vt:i4>0</vt:i4>
      </vt:variant>
      <vt:variant>
        <vt:i4>5</vt:i4>
      </vt:variant>
      <vt:variant>
        <vt:lpwstr/>
      </vt:variant>
      <vt:variant>
        <vt:lpwstr>profile_filename</vt:lpwstr>
      </vt:variant>
      <vt:variant>
        <vt:i4>4259938</vt:i4>
      </vt:variant>
      <vt:variant>
        <vt:i4>10650</vt:i4>
      </vt:variant>
      <vt:variant>
        <vt:i4>0</vt:i4>
      </vt:variant>
      <vt:variant>
        <vt:i4>5</vt:i4>
      </vt:variant>
      <vt:variant>
        <vt:lpwstr/>
      </vt:variant>
      <vt:variant>
        <vt:lpwstr>profile_segment</vt:lpwstr>
      </vt:variant>
      <vt:variant>
        <vt:i4>2228235</vt:i4>
      </vt:variant>
      <vt:variant>
        <vt:i4>10647</vt:i4>
      </vt:variant>
      <vt:variant>
        <vt:i4>0</vt:i4>
      </vt:variant>
      <vt:variant>
        <vt:i4>5</vt:i4>
      </vt:variant>
      <vt:variant>
        <vt:lpwstr/>
      </vt:variant>
      <vt:variant>
        <vt:lpwstr>profile_frequency</vt:lpwstr>
      </vt:variant>
      <vt:variant>
        <vt:i4>2293763</vt:i4>
      </vt:variant>
      <vt:variant>
        <vt:i4>10644</vt:i4>
      </vt:variant>
      <vt:variant>
        <vt:i4>0</vt:i4>
      </vt:variant>
      <vt:variant>
        <vt:i4>5</vt:i4>
      </vt:variant>
      <vt:variant>
        <vt:lpwstr/>
      </vt:variant>
      <vt:variant>
        <vt:lpwstr>profile_dates</vt:lpwstr>
      </vt:variant>
      <vt:variant>
        <vt:i4>4194418</vt:i4>
      </vt:variant>
      <vt:variant>
        <vt:i4>10641</vt:i4>
      </vt:variant>
      <vt:variant>
        <vt:i4>0</vt:i4>
      </vt:variant>
      <vt:variant>
        <vt:i4>5</vt:i4>
      </vt:variant>
      <vt:variant>
        <vt:lpwstr/>
      </vt:variant>
      <vt:variant>
        <vt:lpwstr>constituent_output</vt:lpwstr>
      </vt:variant>
      <vt:variant>
        <vt:i4>2818059</vt:i4>
      </vt:variant>
      <vt:variant>
        <vt:i4>10638</vt:i4>
      </vt:variant>
      <vt:variant>
        <vt:i4>0</vt:i4>
      </vt:variant>
      <vt:variant>
        <vt:i4>5</vt:i4>
      </vt:variant>
      <vt:variant>
        <vt:lpwstr/>
      </vt:variant>
      <vt:variant>
        <vt:lpwstr>spreadsheet_filename</vt:lpwstr>
      </vt:variant>
      <vt:variant>
        <vt:i4>8126582</vt:i4>
      </vt:variant>
      <vt:variant>
        <vt:i4>10635</vt:i4>
      </vt:variant>
      <vt:variant>
        <vt:i4>0</vt:i4>
      </vt:variant>
      <vt:variant>
        <vt:i4>5</vt:i4>
      </vt:variant>
      <vt:variant>
        <vt:lpwstr/>
      </vt:variant>
      <vt:variant>
        <vt:lpwstr>spreadsheet</vt:lpwstr>
      </vt:variant>
      <vt:variant>
        <vt:i4>3080218</vt:i4>
      </vt:variant>
      <vt:variant>
        <vt:i4>10632</vt:i4>
      </vt:variant>
      <vt:variant>
        <vt:i4>0</vt:i4>
      </vt:variant>
      <vt:variant>
        <vt:i4>5</vt:i4>
      </vt:variant>
      <vt:variant>
        <vt:lpwstr/>
      </vt:variant>
      <vt:variant>
        <vt:lpwstr>profile_filename</vt:lpwstr>
      </vt:variant>
      <vt:variant>
        <vt:i4>3473466</vt:i4>
      </vt:variant>
      <vt:variant>
        <vt:i4>10629</vt:i4>
      </vt:variant>
      <vt:variant>
        <vt:i4>0</vt:i4>
      </vt:variant>
      <vt:variant>
        <vt:i4>5</vt:i4>
      </vt:variant>
      <vt:variant>
        <vt:lpwstr/>
      </vt:variant>
      <vt:variant>
        <vt:lpwstr>profile_plot_file</vt:lpwstr>
      </vt:variant>
      <vt:variant>
        <vt:i4>3080218</vt:i4>
      </vt:variant>
      <vt:variant>
        <vt:i4>10626</vt:i4>
      </vt:variant>
      <vt:variant>
        <vt:i4>0</vt:i4>
      </vt:variant>
      <vt:variant>
        <vt:i4>5</vt:i4>
      </vt:variant>
      <vt:variant>
        <vt:lpwstr/>
      </vt:variant>
      <vt:variant>
        <vt:lpwstr>profile_filename</vt:lpwstr>
      </vt:variant>
      <vt:variant>
        <vt:i4>3473466</vt:i4>
      </vt:variant>
      <vt:variant>
        <vt:i4>10623</vt:i4>
      </vt:variant>
      <vt:variant>
        <vt:i4>0</vt:i4>
      </vt:variant>
      <vt:variant>
        <vt:i4>5</vt:i4>
      </vt:variant>
      <vt:variant>
        <vt:lpwstr/>
      </vt:variant>
      <vt:variant>
        <vt:lpwstr>profile_plot_file</vt:lpwstr>
      </vt:variant>
      <vt:variant>
        <vt:i4>7864410</vt:i4>
      </vt:variant>
      <vt:variant>
        <vt:i4>10618</vt:i4>
      </vt:variant>
      <vt:variant>
        <vt:i4>0</vt:i4>
      </vt:variant>
      <vt:variant>
        <vt:i4>5</vt:i4>
      </vt:variant>
      <vt:variant>
        <vt:lpwstr/>
      </vt:variant>
      <vt:variant>
        <vt:lpwstr>screen_date</vt:lpwstr>
      </vt:variant>
      <vt:variant>
        <vt:i4>327719</vt:i4>
      </vt:variant>
      <vt:variant>
        <vt:i4>10615</vt:i4>
      </vt:variant>
      <vt:variant>
        <vt:i4>0</vt:i4>
      </vt:variant>
      <vt:variant>
        <vt:i4>5</vt:i4>
      </vt:variant>
      <vt:variant>
        <vt:lpwstr/>
      </vt:variant>
      <vt:variant>
        <vt:lpwstr>screen_print</vt:lpwstr>
      </vt:variant>
      <vt:variant>
        <vt:i4>7864410</vt:i4>
      </vt:variant>
      <vt:variant>
        <vt:i4>10611</vt:i4>
      </vt:variant>
      <vt:variant>
        <vt:i4>0</vt:i4>
      </vt:variant>
      <vt:variant>
        <vt:i4>5</vt:i4>
      </vt:variant>
      <vt:variant>
        <vt:lpwstr/>
      </vt:variant>
      <vt:variant>
        <vt:lpwstr>screen_date</vt:lpwstr>
      </vt:variant>
      <vt:variant>
        <vt:i4>1179696</vt:i4>
      </vt:variant>
      <vt:variant>
        <vt:i4>10609</vt:i4>
      </vt:variant>
      <vt:variant>
        <vt:i4>0</vt:i4>
      </vt:variant>
      <vt:variant>
        <vt:i4>5</vt:i4>
      </vt:variant>
      <vt:variant>
        <vt:lpwstr/>
      </vt:variant>
      <vt:variant>
        <vt:lpwstr>snapshot_date</vt:lpwstr>
      </vt:variant>
      <vt:variant>
        <vt:i4>7864410</vt:i4>
      </vt:variant>
      <vt:variant>
        <vt:i4>10606</vt:i4>
      </vt:variant>
      <vt:variant>
        <vt:i4>0</vt:i4>
      </vt:variant>
      <vt:variant>
        <vt:i4>5</vt:i4>
      </vt:variant>
      <vt:variant>
        <vt:lpwstr/>
      </vt:variant>
      <vt:variant>
        <vt:lpwstr>screen_date</vt:lpwstr>
      </vt:variant>
      <vt:variant>
        <vt:i4>589886</vt:i4>
      </vt:variant>
      <vt:variant>
        <vt:i4>10601</vt:i4>
      </vt:variant>
      <vt:variant>
        <vt:i4>0</vt:i4>
      </vt:variant>
      <vt:variant>
        <vt:i4>5</vt:i4>
      </vt:variant>
      <vt:variant>
        <vt:lpwstr/>
      </vt:variant>
      <vt:variant>
        <vt:lpwstr>screen_frequency</vt:lpwstr>
      </vt:variant>
      <vt:variant>
        <vt:i4>327719</vt:i4>
      </vt:variant>
      <vt:variant>
        <vt:i4>10598</vt:i4>
      </vt:variant>
      <vt:variant>
        <vt:i4>0</vt:i4>
      </vt:variant>
      <vt:variant>
        <vt:i4>5</vt:i4>
      </vt:variant>
      <vt:variant>
        <vt:lpwstr/>
      </vt:variant>
      <vt:variant>
        <vt:lpwstr>screen_print</vt:lpwstr>
      </vt:variant>
      <vt:variant>
        <vt:i4>327719</vt:i4>
      </vt:variant>
      <vt:variant>
        <vt:i4>10595</vt:i4>
      </vt:variant>
      <vt:variant>
        <vt:i4>0</vt:i4>
      </vt:variant>
      <vt:variant>
        <vt:i4>5</vt:i4>
      </vt:variant>
      <vt:variant>
        <vt:lpwstr/>
      </vt:variant>
      <vt:variant>
        <vt:lpwstr>screen_print</vt:lpwstr>
      </vt:variant>
      <vt:variant>
        <vt:i4>589886</vt:i4>
      </vt:variant>
      <vt:variant>
        <vt:i4>10590</vt:i4>
      </vt:variant>
      <vt:variant>
        <vt:i4>0</vt:i4>
      </vt:variant>
      <vt:variant>
        <vt:i4>5</vt:i4>
      </vt:variant>
      <vt:variant>
        <vt:lpwstr/>
      </vt:variant>
      <vt:variant>
        <vt:lpwstr>screen_frequency</vt:lpwstr>
      </vt:variant>
      <vt:variant>
        <vt:i4>7864410</vt:i4>
      </vt:variant>
      <vt:variant>
        <vt:i4>10587</vt:i4>
      </vt:variant>
      <vt:variant>
        <vt:i4>0</vt:i4>
      </vt:variant>
      <vt:variant>
        <vt:i4>5</vt:i4>
      </vt:variant>
      <vt:variant>
        <vt:lpwstr/>
      </vt:variant>
      <vt:variant>
        <vt:lpwstr>screen_date</vt:lpwstr>
      </vt:variant>
      <vt:variant>
        <vt:i4>4194418</vt:i4>
      </vt:variant>
      <vt:variant>
        <vt:i4>10582</vt:i4>
      </vt:variant>
      <vt:variant>
        <vt:i4>0</vt:i4>
      </vt:variant>
      <vt:variant>
        <vt:i4>5</vt:i4>
      </vt:variant>
      <vt:variant>
        <vt:lpwstr/>
      </vt:variant>
      <vt:variant>
        <vt:lpwstr>constituent_output</vt:lpwstr>
      </vt:variant>
      <vt:variant>
        <vt:i4>720956</vt:i4>
      </vt:variant>
      <vt:variant>
        <vt:i4>10579</vt:i4>
      </vt:variant>
      <vt:variant>
        <vt:i4>0</vt:i4>
      </vt:variant>
      <vt:variant>
        <vt:i4>5</vt:i4>
      </vt:variant>
      <vt:variant>
        <vt:lpwstr/>
      </vt:variant>
      <vt:variant>
        <vt:lpwstr>snapshot_filename</vt:lpwstr>
      </vt:variant>
      <vt:variant>
        <vt:i4>6488148</vt:i4>
      </vt:variant>
      <vt:variant>
        <vt:i4>10576</vt:i4>
      </vt:variant>
      <vt:variant>
        <vt:i4>0</vt:i4>
      </vt:variant>
      <vt:variant>
        <vt:i4>5</vt:i4>
      </vt:variant>
      <vt:variant>
        <vt:lpwstr/>
      </vt:variant>
      <vt:variant>
        <vt:lpwstr>snapshot_frequency</vt:lpwstr>
      </vt:variant>
      <vt:variant>
        <vt:i4>1179696</vt:i4>
      </vt:variant>
      <vt:variant>
        <vt:i4>10573</vt:i4>
      </vt:variant>
      <vt:variant>
        <vt:i4>0</vt:i4>
      </vt:variant>
      <vt:variant>
        <vt:i4>5</vt:i4>
      </vt:variant>
      <vt:variant>
        <vt:lpwstr/>
      </vt:variant>
      <vt:variant>
        <vt:lpwstr>snapshot_date</vt:lpwstr>
      </vt:variant>
      <vt:variant>
        <vt:i4>7274573</vt:i4>
      </vt:variant>
      <vt:variant>
        <vt:i4>10570</vt:i4>
      </vt:variant>
      <vt:variant>
        <vt:i4>0</vt:i4>
      </vt:variant>
      <vt:variant>
        <vt:i4>5</vt:i4>
      </vt:variant>
      <vt:variant>
        <vt:lpwstr/>
      </vt:variant>
      <vt:variant>
        <vt:lpwstr>snapshot_print</vt:lpwstr>
      </vt:variant>
      <vt:variant>
        <vt:i4>4194418</vt:i4>
      </vt:variant>
      <vt:variant>
        <vt:i4>10565</vt:i4>
      </vt:variant>
      <vt:variant>
        <vt:i4>0</vt:i4>
      </vt:variant>
      <vt:variant>
        <vt:i4>5</vt:i4>
      </vt:variant>
      <vt:variant>
        <vt:lpwstr/>
      </vt:variant>
      <vt:variant>
        <vt:lpwstr>constituent_output</vt:lpwstr>
      </vt:variant>
      <vt:variant>
        <vt:i4>720956</vt:i4>
      </vt:variant>
      <vt:variant>
        <vt:i4>10562</vt:i4>
      </vt:variant>
      <vt:variant>
        <vt:i4>0</vt:i4>
      </vt:variant>
      <vt:variant>
        <vt:i4>5</vt:i4>
      </vt:variant>
      <vt:variant>
        <vt:lpwstr/>
      </vt:variant>
      <vt:variant>
        <vt:lpwstr>snapshot_filename</vt:lpwstr>
      </vt:variant>
      <vt:variant>
        <vt:i4>458807</vt:i4>
      </vt:variant>
      <vt:variant>
        <vt:i4>10559</vt:i4>
      </vt:variant>
      <vt:variant>
        <vt:i4>0</vt:i4>
      </vt:variant>
      <vt:variant>
        <vt:i4>5</vt:i4>
      </vt:variant>
      <vt:variant>
        <vt:lpwstr/>
      </vt:variant>
      <vt:variant>
        <vt:lpwstr>snapshot_segments</vt:lpwstr>
      </vt:variant>
      <vt:variant>
        <vt:i4>1179696</vt:i4>
      </vt:variant>
      <vt:variant>
        <vt:i4>10556</vt:i4>
      </vt:variant>
      <vt:variant>
        <vt:i4>0</vt:i4>
      </vt:variant>
      <vt:variant>
        <vt:i4>5</vt:i4>
      </vt:variant>
      <vt:variant>
        <vt:lpwstr/>
      </vt:variant>
      <vt:variant>
        <vt:lpwstr>snapshot_date</vt:lpwstr>
      </vt:variant>
      <vt:variant>
        <vt:i4>7274573</vt:i4>
      </vt:variant>
      <vt:variant>
        <vt:i4>10553</vt:i4>
      </vt:variant>
      <vt:variant>
        <vt:i4>0</vt:i4>
      </vt:variant>
      <vt:variant>
        <vt:i4>5</vt:i4>
      </vt:variant>
      <vt:variant>
        <vt:lpwstr/>
      </vt:variant>
      <vt:variant>
        <vt:lpwstr>snapshot_print</vt:lpwstr>
      </vt:variant>
      <vt:variant>
        <vt:i4>1179696</vt:i4>
      </vt:variant>
      <vt:variant>
        <vt:i4>10550</vt:i4>
      </vt:variant>
      <vt:variant>
        <vt:i4>0</vt:i4>
      </vt:variant>
      <vt:variant>
        <vt:i4>5</vt:i4>
      </vt:variant>
      <vt:variant>
        <vt:lpwstr/>
      </vt:variant>
      <vt:variant>
        <vt:lpwstr>snapshot_date</vt:lpwstr>
      </vt:variant>
      <vt:variant>
        <vt:i4>1179696</vt:i4>
      </vt:variant>
      <vt:variant>
        <vt:i4>10547</vt:i4>
      </vt:variant>
      <vt:variant>
        <vt:i4>0</vt:i4>
      </vt:variant>
      <vt:variant>
        <vt:i4>5</vt:i4>
      </vt:variant>
      <vt:variant>
        <vt:lpwstr/>
      </vt:variant>
      <vt:variant>
        <vt:lpwstr>snapshot_date</vt:lpwstr>
      </vt:variant>
      <vt:variant>
        <vt:i4>4194418</vt:i4>
      </vt:variant>
      <vt:variant>
        <vt:i4>10542</vt:i4>
      </vt:variant>
      <vt:variant>
        <vt:i4>0</vt:i4>
      </vt:variant>
      <vt:variant>
        <vt:i4>5</vt:i4>
      </vt:variant>
      <vt:variant>
        <vt:lpwstr/>
      </vt:variant>
      <vt:variant>
        <vt:lpwstr>constituent_output</vt:lpwstr>
      </vt:variant>
      <vt:variant>
        <vt:i4>720956</vt:i4>
      </vt:variant>
      <vt:variant>
        <vt:i4>10539</vt:i4>
      </vt:variant>
      <vt:variant>
        <vt:i4>0</vt:i4>
      </vt:variant>
      <vt:variant>
        <vt:i4>5</vt:i4>
      </vt:variant>
      <vt:variant>
        <vt:lpwstr/>
      </vt:variant>
      <vt:variant>
        <vt:lpwstr>snapshot_filename</vt:lpwstr>
      </vt:variant>
      <vt:variant>
        <vt:i4>458807</vt:i4>
      </vt:variant>
      <vt:variant>
        <vt:i4>10536</vt:i4>
      </vt:variant>
      <vt:variant>
        <vt:i4>0</vt:i4>
      </vt:variant>
      <vt:variant>
        <vt:i4>5</vt:i4>
      </vt:variant>
      <vt:variant>
        <vt:lpwstr/>
      </vt:variant>
      <vt:variant>
        <vt:lpwstr>snapshot_segments</vt:lpwstr>
      </vt:variant>
      <vt:variant>
        <vt:i4>6488148</vt:i4>
      </vt:variant>
      <vt:variant>
        <vt:i4>10533</vt:i4>
      </vt:variant>
      <vt:variant>
        <vt:i4>0</vt:i4>
      </vt:variant>
      <vt:variant>
        <vt:i4>5</vt:i4>
      </vt:variant>
      <vt:variant>
        <vt:lpwstr/>
      </vt:variant>
      <vt:variant>
        <vt:lpwstr>snapshot_frequency</vt:lpwstr>
      </vt:variant>
      <vt:variant>
        <vt:i4>7274573</vt:i4>
      </vt:variant>
      <vt:variant>
        <vt:i4>10530</vt:i4>
      </vt:variant>
      <vt:variant>
        <vt:i4>0</vt:i4>
      </vt:variant>
      <vt:variant>
        <vt:i4>5</vt:i4>
      </vt:variant>
      <vt:variant>
        <vt:lpwstr/>
      </vt:variant>
      <vt:variant>
        <vt:lpwstr>snapshot_print</vt:lpwstr>
      </vt:variant>
      <vt:variant>
        <vt:i4>7274573</vt:i4>
      </vt:variant>
      <vt:variant>
        <vt:i4>10527</vt:i4>
      </vt:variant>
      <vt:variant>
        <vt:i4>0</vt:i4>
      </vt:variant>
      <vt:variant>
        <vt:i4>5</vt:i4>
      </vt:variant>
      <vt:variant>
        <vt:lpwstr/>
      </vt:variant>
      <vt:variant>
        <vt:lpwstr>snapshot_print</vt:lpwstr>
      </vt:variant>
      <vt:variant>
        <vt:i4>7274573</vt:i4>
      </vt:variant>
      <vt:variant>
        <vt:i4>10524</vt:i4>
      </vt:variant>
      <vt:variant>
        <vt:i4>0</vt:i4>
      </vt:variant>
      <vt:variant>
        <vt:i4>5</vt:i4>
      </vt:variant>
      <vt:variant>
        <vt:lpwstr/>
      </vt:variant>
      <vt:variant>
        <vt:lpwstr>snapshot_print</vt:lpwstr>
      </vt:variant>
      <vt:variant>
        <vt:i4>4194418</vt:i4>
      </vt:variant>
      <vt:variant>
        <vt:i4>10519</vt:i4>
      </vt:variant>
      <vt:variant>
        <vt:i4>0</vt:i4>
      </vt:variant>
      <vt:variant>
        <vt:i4>5</vt:i4>
      </vt:variant>
      <vt:variant>
        <vt:lpwstr/>
      </vt:variant>
      <vt:variant>
        <vt:lpwstr>constituent_output</vt:lpwstr>
      </vt:variant>
      <vt:variant>
        <vt:i4>720956</vt:i4>
      </vt:variant>
      <vt:variant>
        <vt:i4>10516</vt:i4>
      </vt:variant>
      <vt:variant>
        <vt:i4>0</vt:i4>
      </vt:variant>
      <vt:variant>
        <vt:i4>5</vt:i4>
      </vt:variant>
      <vt:variant>
        <vt:lpwstr/>
      </vt:variant>
      <vt:variant>
        <vt:lpwstr>snapshot_filename</vt:lpwstr>
      </vt:variant>
      <vt:variant>
        <vt:i4>458807</vt:i4>
      </vt:variant>
      <vt:variant>
        <vt:i4>10513</vt:i4>
      </vt:variant>
      <vt:variant>
        <vt:i4>0</vt:i4>
      </vt:variant>
      <vt:variant>
        <vt:i4>5</vt:i4>
      </vt:variant>
      <vt:variant>
        <vt:lpwstr/>
      </vt:variant>
      <vt:variant>
        <vt:lpwstr>snapshot_segments</vt:lpwstr>
      </vt:variant>
      <vt:variant>
        <vt:i4>6488148</vt:i4>
      </vt:variant>
      <vt:variant>
        <vt:i4>10510</vt:i4>
      </vt:variant>
      <vt:variant>
        <vt:i4>0</vt:i4>
      </vt:variant>
      <vt:variant>
        <vt:i4>5</vt:i4>
      </vt:variant>
      <vt:variant>
        <vt:lpwstr/>
      </vt:variant>
      <vt:variant>
        <vt:lpwstr>snapshot_frequency</vt:lpwstr>
      </vt:variant>
      <vt:variant>
        <vt:i4>1179696</vt:i4>
      </vt:variant>
      <vt:variant>
        <vt:i4>10507</vt:i4>
      </vt:variant>
      <vt:variant>
        <vt:i4>0</vt:i4>
      </vt:variant>
      <vt:variant>
        <vt:i4>5</vt:i4>
      </vt:variant>
      <vt:variant>
        <vt:lpwstr/>
      </vt:variant>
      <vt:variant>
        <vt:lpwstr>snapshot_date</vt:lpwstr>
      </vt:variant>
      <vt:variant>
        <vt:i4>1966087</vt:i4>
      </vt:variant>
      <vt:variant>
        <vt:i4>10497</vt:i4>
      </vt:variant>
      <vt:variant>
        <vt:i4>0</vt:i4>
      </vt:variant>
      <vt:variant>
        <vt:i4>5</vt:i4>
      </vt:variant>
      <vt:variant>
        <vt:lpwstr/>
      </vt:variant>
      <vt:variant>
        <vt:lpwstr>dtrib_concentration_filename</vt:lpwstr>
      </vt:variant>
      <vt:variant>
        <vt:i4>7602288</vt:i4>
      </vt:variant>
      <vt:variant>
        <vt:i4>10494</vt:i4>
      </vt:variant>
      <vt:variant>
        <vt:i4>0</vt:i4>
      </vt:variant>
      <vt:variant>
        <vt:i4>5</vt:i4>
      </vt:variant>
      <vt:variant>
        <vt:lpwstr/>
      </vt:variant>
      <vt:variant>
        <vt:lpwstr>dtrib_temperature_filename</vt:lpwstr>
      </vt:variant>
      <vt:variant>
        <vt:i4>4063270</vt:i4>
      </vt:variant>
      <vt:variant>
        <vt:i4>10491</vt:i4>
      </vt:variant>
      <vt:variant>
        <vt:i4>0</vt:i4>
      </vt:variant>
      <vt:variant>
        <vt:i4>5</vt:i4>
      </vt:variant>
      <vt:variant>
        <vt:lpwstr/>
      </vt:variant>
      <vt:variant>
        <vt:lpwstr>dtrib_inflow_filename</vt:lpwstr>
      </vt:variant>
      <vt:variant>
        <vt:i4>7536733</vt:i4>
      </vt:variant>
      <vt:variant>
        <vt:i4>10488</vt:i4>
      </vt:variant>
      <vt:variant>
        <vt:i4>0</vt:i4>
      </vt:variant>
      <vt:variant>
        <vt:i4>5</vt:i4>
      </vt:variant>
      <vt:variant>
        <vt:lpwstr/>
      </vt:variant>
      <vt:variant>
        <vt:lpwstr>downstream_head_concentration_file</vt:lpwstr>
      </vt:variant>
      <vt:variant>
        <vt:i4>4194400</vt:i4>
      </vt:variant>
      <vt:variant>
        <vt:i4>10485</vt:i4>
      </vt:variant>
      <vt:variant>
        <vt:i4>0</vt:i4>
      </vt:variant>
      <vt:variant>
        <vt:i4>5</vt:i4>
      </vt:variant>
      <vt:variant>
        <vt:lpwstr/>
      </vt:variant>
      <vt:variant>
        <vt:lpwstr>distributed_tributary_temperature_file</vt:lpwstr>
      </vt:variant>
      <vt:variant>
        <vt:i4>852017</vt:i4>
      </vt:variant>
      <vt:variant>
        <vt:i4>10482</vt:i4>
      </vt:variant>
      <vt:variant>
        <vt:i4>0</vt:i4>
      </vt:variant>
      <vt:variant>
        <vt:i4>5</vt:i4>
      </vt:variant>
      <vt:variant>
        <vt:lpwstr/>
      </vt:variant>
      <vt:variant>
        <vt:lpwstr>distributed_tributary_inflow_file</vt:lpwstr>
      </vt:variant>
      <vt:variant>
        <vt:i4>1900548</vt:i4>
      </vt:variant>
      <vt:variant>
        <vt:i4>10479</vt:i4>
      </vt:variant>
      <vt:variant>
        <vt:i4>0</vt:i4>
      </vt:variant>
      <vt:variant>
        <vt:i4>5</vt:i4>
      </vt:variant>
      <vt:variant>
        <vt:lpwstr/>
      </vt:variant>
      <vt:variant>
        <vt:lpwstr>distributed_tributary_active</vt:lpwstr>
      </vt:variant>
      <vt:variant>
        <vt:i4>1900548</vt:i4>
      </vt:variant>
      <vt:variant>
        <vt:i4>10476</vt:i4>
      </vt:variant>
      <vt:variant>
        <vt:i4>0</vt:i4>
      </vt:variant>
      <vt:variant>
        <vt:i4>5</vt:i4>
      </vt:variant>
      <vt:variant>
        <vt:lpwstr/>
      </vt:variant>
      <vt:variant>
        <vt:lpwstr>distributed_tributary_active</vt:lpwstr>
      </vt:variant>
      <vt:variant>
        <vt:i4>1966087</vt:i4>
      </vt:variant>
      <vt:variant>
        <vt:i4>10473</vt:i4>
      </vt:variant>
      <vt:variant>
        <vt:i4>0</vt:i4>
      </vt:variant>
      <vt:variant>
        <vt:i4>5</vt:i4>
      </vt:variant>
      <vt:variant>
        <vt:lpwstr/>
      </vt:variant>
      <vt:variant>
        <vt:lpwstr>dtrib_concentration_filename</vt:lpwstr>
      </vt:variant>
      <vt:variant>
        <vt:i4>7602288</vt:i4>
      </vt:variant>
      <vt:variant>
        <vt:i4>10470</vt:i4>
      </vt:variant>
      <vt:variant>
        <vt:i4>0</vt:i4>
      </vt:variant>
      <vt:variant>
        <vt:i4>5</vt:i4>
      </vt:variant>
      <vt:variant>
        <vt:lpwstr/>
      </vt:variant>
      <vt:variant>
        <vt:lpwstr>dtrib_temperature_filename</vt:lpwstr>
      </vt:variant>
      <vt:variant>
        <vt:i4>4063270</vt:i4>
      </vt:variant>
      <vt:variant>
        <vt:i4>10467</vt:i4>
      </vt:variant>
      <vt:variant>
        <vt:i4>0</vt:i4>
      </vt:variant>
      <vt:variant>
        <vt:i4>5</vt:i4>
      </vt:variant>
      <vt:variant>
        <vt:lpwstr/>
      </vt:variant>
      <vt:variant>
        <vt:lpwstr>dtrib_inflow_filename</vt:lpwstr>
      </vt:variant>
      <vt:variant>
        <vt:i4>1376259</vt:i4>
      </vt:variant>
      <vt:variant>
        <vt:i4>10462</vt:i4>
      </vt:variant>
      <vt:variant>
        <vt:i4>0</vt:i4>
      </vt:variant>
      <vt:variant>
        <vt:i4>5</vt:i4>
      </vt:variant>
      <vt:variant>
        <vt:lpwstr/>
      </vt:variant>
      <vt:variant>
        <vt:lpwstr>tributary_concentration_filename</vt:lpwstr>
      </vt:variant>
      <vt:variant>
        <vt:i4>8323188</vt:i4>
      </vt:variant>
      <vt:variant>
        <vt:i4>10459</vt:i4>
      </vt:variant>
      <vt:variant>
        <vt:i4>0</vt:i4>
      </vt:variant>
      <vt:variant>
        <vt:i4>5</vt:i4>
      </vt:variant>
      <vt:variant>
        <vt:lpwstr/>
      </vt:variant>
      <vt:variant>
        <vt:lpwstr>tributary_temperature_filename</vt:lpwstr>
      </vt:variant>
      <vt:variant>
        <vt:i4>3473442</vt:i4>
      </vt:variant>
      <vt:variant>
        <vt:i4>10456</vt:i4>
      </vt:variant>
      <vt:variant>
        <vt:i4>0</vt:i4>
      </vt:variant>
      <vt:variant>
        <vt:i4>5</vt:i4>
      </vt:variant>
      <vt:variant>
        <vt:lpwstr/>
      </vt:variant>
      <vt:variant>
        <vt:lpwstr>tributary_inflow_filename</vt:lpwstr>
      </vt:variant>
      <vt:variant>
        <vt:i4>1376259</vt:i4>
      </vt:variant>
      <vt:variant>
        <vt:i4>10453</vt:i4>
      </vt:variant>
      <vt:variant>
        <vt:i4>0</vt:i4>
      </vt:variant>
      <vt:variant>
        <vt:i4>5</vt:i4>
      </vt:variant>
      <vt:variant>
        <vt:lpwstr/>
      </vt:variant>
      <vt:variant>
        <vt:lpwstr>tributary_concentration_filename</vt:lpwstr>
      </vt:variant>
      <vt:variant>
        <vt:i4>8323188</vt:i4>
      </vt:variant>
      <vt:variant>
        <vt:i4>10450</vt:i4>
      </vt:variant>
      <vt:variant>
        <vt:i4>0</vt:i4>
      </vt:variant>
      <vt:variant>
        <vt:i4>5</vt:i4>
      </vt:variant>
      <vt:variant>
        <vt:lpwstr/>
      </vt:variant>
      <vt:variant>
        <vt:lpwstr>tributary_temperature_filename</vt:lpwstr>
      </vt:variant>
      <vt:variant>
        <vt:i4>3473442</vt:i4>
      </vt:variant>
      <vt:variant>
        <vt:i4>10447</vt:i4>
      </vt:variant>
      <vt:variant>
        <vt:i4>0</vt:i4>
      </vt:variant>
      <vt:variant>
        <vt:i4>5</vt:i4>
      </vt:variant>
      <vt:variant>
        <vt:lpwstr/>
      </vt:variant>
      <vt:variant>
        <vt:lpwstr>tributary_inflow_filename</vt:lpwstr>
      </vt:variant>
      <vt:variant>
        <vt:i4>2490387</vt:i4>
      </vt:variant>
      <vt:variant>
        <vt:i4>10444</vt:i4>
      </vt:variant>
      <vt:variant>
        <vt:i4>0</vt:i4>
      </vt:variant>
      <vt:variant>
        <vt:i4>5</vt:i4>
      </vt:variant>
      <vt:variant>
        <vt:lpwstr/>
      </vt:variant>
      <vt:variant>
        <vt:lpwstr>tributary_active</vt:lpwstr>
      </vt:variant>
      <vt:variant>
        <vt:i4>4128777</vt:i4>
      </vt:variant>
      <vt:variant>
        <vt:i4>10441</vt:i4>
      </vt:variant>
      <vt:variant>
        <vt:i4>0</vt:i4>
      </vt:variant>
      <vt:variant>
        <vt:i4>5</vt:i4>
      </vt:variant>
      <vt:variant>
        <vt:lpwstr/>
      </vt:variant>
      <vt:variant>
        <vt:lpwstr>tributary_bottom</vt:lpwstr>
      </vt:variant>
      <vt:variant>
        <vt:i4>2490372</vt:i4>
      </vt:variant>
      <vt:variant>
        <vt:i4>10438</vt:i4>
      </vt:variant>
      <vt:variant>
        <vt:i4>0</vt:i4>
      </vt:variant>
      <vt:variant>
        <vt:i4>5</vt:i4>
      </vt:variant>
      <vt:variant>
        <vt:lpwstr/>
      </vt:variant>
      <vt:variant>
        <vt:lpwstr>tributary_top</vt:lpwstr>
      </vt:variant>
      <vt:variant>
        <vt:i4>3080193</vt:i4>
      </vt:variant>
      <vt:variant>
        <vt:i4>10435</vt:i4>
      </vt:variant>
      <vt:variant>
        <vt:i4>0</vt:i4>
      </vt:variant>
      <vt:variant>
        <vt:i4>5</vt:i4>
      </vt:variant>
      <vt:variant>
        <vt:lpwstr/>
      </vt:variant>
      <vt:variant>
        <vt:lpwstr>tributary_segment</vt:lpwstr>
      </vt:variant>
      <vt:variant>
        <vt:i4>4522104</vt:i4>
      </vt:variant>
      <vt:variant>
        <vt:i4>10432</vt:i4>
      </vt:variant>
      <vt:variant>
        <vt:i4>0</vt:i4>
      </vt:variant>
      <vt:variant>
        <vt:i4>5</vt:i4>
      </vt:variant>
      <vt:variant>
        <vt:lpwstr/>
      </vt:variant>
      <vt:variant>
        <vt:lpwstr>tributary_interpolation</vt:lpwstr>
      </vt:variant>
      <vt:variant>
        <vt:i4>4522081</vt:i4>
      </vt:variant>
      <vt:variant>
        <vt:i4>10429</vt:i4>
      </vt:variant>
      <vt:variant>
        <vt:i4>0</vt:i4>
      </vt:variant>
      <vt:variant>
        <vt:i4>5</vt:i4>
      </vt:variant>
      <vt:variant>
        <vt:lpwstr/>
      </vt:variant>
      <vt:variant>
        <vt:lpwstr>tributary_placement</vt:lpwstr>
      </vt:variant>
      <vt:variant>
        <vt:i4>1376268</vt:i4>
      </vt:variant>
      <vt:variant>
        <vt:i4>10426</vt:i4>
      </vt:variant>
      <vt:variant>
        <vt:i4>0</vt:i4>
      </vt:variant>
      <vt:variant>
        <vt:i4>5</vt:i4>
      </vt:variant>
      <vt:variant>
        <vt:lpwstr/>
      </vt:variant>
      <vt:variant>
        <vt:lpwstr>inflow_outflow_dimensions</vt:lpwstr>
      </vt:variant>
      <vt:variant>
        <vt:i4>4522081</vt:i4>
      </vt:variant>
      <vt:variant>
        <vt:i4>10423</vt:i4>
      </vt:variant>
      <vt:variant>
        <vt:i4>0</vt:i4>
      </vt:variant>
      <vt:variant>
        <vt:i4>5</vt:i4>
      </vt:variant>
      <vt:variant>
        <vt:lpwstr/>
      </vt:variant>
      <vt:variant>
        <vt:lpwstr>tributary_placement</vt:lpwstr>
      </vt:variant>
      <vt:variant>
        <vt:i4>1376259</vt:i4>
      </vt:variant>
      <vt:variant>
        <vt:i4>10418</vt:i4>
      </vt:variant>
      <vt:variant>
        <vt:i4>0</vt:i4>
      </vt:variant>
      <vt:variant>
        <vt:i4>5</vt:i4>
      </vt:variant>
      <vt:variant>
        <vt:lpwstr/>
      </vt:variant>
      <vt:variant>
        <vt:lpwstr>tributary_concentration_filename</vt:lpwstr>
      </vt:variant>
      <vt:variant>
        <vt:i4>8323188</vt:i4>
      </vt:variant>
      <vt:variant>
        <vt:i4>10415</vt:i4>
      </vt:variant>
      <vt:variant>
        <vt:i4>0</vt:i4>
      </vt:variant>
      <vt:variant>
        <vt:i4>5</vt:i4>
      </vt:variant>
      <vt:variant>
        <vt:lpwstr/>
      </vt:variant>
      <vt:variant>
        <vt:lpwstr>tributary_temperature_filename</vt:lpwstr>
      </vt:variant>
      <vt:variant>
        <vt:i4>3473442</vt:i4>
      </vt:variant>
      <vt:variant>
        <vt:i4>10412</vt:i4>
      </vt:variant>
      <vt:variant>
        <vt:i4>0</vt:i4>
      </vt:variant>
      <vt:variant>
        <vt:i4>5</vt:i4>
      </vt:variant>
      <vt:variant>
        <vt:lpwstr/>
      </vt:variant>
      <vt:variant>
        <vt:lpwstr>tributary_inflow_filename</vt:lpwstr>
      </vt:variant>
      <vt:variant>
        <vt:i4>1376259</vt:i4>
      </vt:variant>
      <vt:variant>
        <vt:i4>10409</vt:i4>
      </vt:variant>
      <vt:variant>
        <vt:i4>0</vt:i4>
      </vt:variant>
      <vt:variant>
        <vt:i4>5</vt:i4>
      </vt:variant>
      <vt:variant>
        <vt:lpwstr/>
      </vt:variant>
      <vt:variant>
        <vt:lpwstr>tributary_concentration_filename</vt:lpwstr>
      </vt:variant>
      <vt:variant>
        <vt:i4>8323188</vt:i4>
      </vt:variant>
      <vt:variant>
        <vt:i4>10406</vt:i4>
      </vt:variant>
      <vt:variant>
        <vt:i4>0</vt:i4>
      </vt:variant>
      <vt:variant>
        <vt:i4>5</vt:i4>
      </vt:variant>
      <vt:variant>
        <vt:lpwstr/>
      </vt:variant>
      <vt:variant>
        <vt:lpwstr>tributary_temperature_filename</vt:lpwstr>
      </vt:variant>
      <vt:variant>
        <vt:i4>3473442</vt:i4>
      </vt:variant>
      <vt:variant>
        <vt:i4>10403</vt:i4>
      </vt:variant>
      <vt:variant>
        <vt:i4>0</vt:i4>
      </vt:variant>
      <vt:variant>
        <vt:i4>5</vt:i4>
      </vt:variant>
      <vt:variant>
        <vt:lpwstr/>
      </vt:variant>
      <vt:variant>
        <vt:lpwstr>tributary_inflow_filename</vt:lpwstr>
      </vt:variant>
      <vt:variant>
        <vt:i4>2490387</vt:i4>
      </vt:variant>
      <vt:variant>
        <vt:i4>10400</vt:i4>
      </vt:variant>
      <vt:variant>
        <vt:i4>0</vt:i4>
      </vt:variant>
      <vt:variant>
        <vt:i4>5</vt:i4>
      </vt:variant>
      <vt:variant>
        <vt:lpwstr/>
      </vt:variant>
      <vt:variant>
        <vt:lpwstr>tributary_active</vt:lpwstr>
      </vt:variant>
      <vt:variant>
        <vt:i4>4128777</vt:i4>
      </vt:variant>
      <vt:variant>
        <vt:i4>10397</vt:i4>
      </vt:variant>
      <vt:variant>
        <vt:i4>0</vt:i4>
      </vt:variant>
      <vt:variant>
        <vt:i4>5</vt:i4>
      </vt:variant>
      <vt:variant>
        <vt:lpwstr/>
      </vt:variant>
      <vt:variant>
        <vt:lpwstr>tributary_bottom</vt:lpwstr>
      </vt:variant>
      <vt:variant>
        <vt:i4>2490372</vt:i4>
      </vt:variant>
      <vt:variant>
        <vt:i4>10394</vt:i4>
      </vt:variant>
      <vt:variant>
        <vt:i4>0</vt:i4>
      </vt:variant>
      <vt:variant>
        <vt:i4>5</vt:i4>
      </vt:variant>
      <vt:variant>
        <vt:lpwstr/>
      </vt:variant>
      <vt:variant>
        <vt:lpwstr>tributary_top</vt:lpwstr>
      </vt:variant>
      <vt:variant>
        <vt:i4>3080193</vt:i4>
      </vt:variant>
      <vt:variant>
        <vt:i4>10391</vt:i4>
      </vt:variant>
      <vt:variant>
        <vt:i4>0</vt:i4>
      </vt:variant>
      <vt:variant>
        <vt:i4>5</vt:i4>
      </vt:variant>
      <vt:variant>
        <vt:lpwstr/>
      </vt:variant>
      <vt:variant>
        <vt:lpwstr>tributary_segment</vt:lpwstr>
      </vt:variant>
      <vt:variant>
        <vt:i4>4522104</vt:i4>
      </vt:variant>
      <vt:variant>
        <vt:i4>10388</vt:i4>
      </vt:variant>
      <vt:variant>
        <vt:i4>0</vt:i4>
      </vt:variant>
      <vt:variant>
        <vt:i4>5</vt:i4>
      </vt:variant>
      <vt:variant>
        <vt:lpwstr/>
      </vt:variant>
      <vt:variant>
        <vt:lpwstr>tributary_interpolation</vt:lpwstr>
      </vt:variant>
      <vt:variant>
        <vt:i4>4522081</vt:i4>
      </vt:variant>
      <vt:variant>
        <vt:i4>10385</vt:i4>
      </vt:variant>
      <vt:variant>
        <vt:i4>0</vt:i4>
      </vt:variant>
      <vt:variant>
        <vt:i4>5</vt:i4>
      </vt:variant>
      <vt:variant>
        <vt:lpwstr/>
      </vt:variant>
      <vt:variant>
        <vt:lpwstr>tributary_placement</vt:lpwstr>
      </vt:variant>
      <vt:variant>
        <vt:i4>1376268</vt:i4>
      </vt:variant>
      <vt:variant>
        <vt:i4>10382</vt:i4>
      </vt:variant>
      <vt:variant>
        <vt:i4>0</vt:i4>
      </vt:variant>
      <vt:variant>
        <vt:i4>5</vt:i4>
      </vt:variant>
      <vt:variant>
        <vt:lpwstr/>
      </vt:variant>
      <vt:variant>
        <vt:lpwstr>inflow_outflow_dimensions</vt:lpwstr>
      </vt:variant>
      <vt:variant>
        <vt:i4>4522081</vt:i4>
      </vt:variant>
      <vt:variant>
        <vt:i4>10379</vt:i4>
      </vt:variant>
      <vt:variant>
        <vt:i4>0</vt:i4>
      </vt:variant>
      <vt:variant>
        <vt:i4>5</vt:i4>
      </vt:variant>
      <vt:variant>
        <vt:lpwstr/>
      </vt:variant>
      <vt:variant>
        <vt:lpwstr>tributary_placement</vt:lpwstr>
      </vt:variant>
      <vt:variant>
        <vt:i4>1376259</vt:i4>
      </vt:variant>
      <vt:variant>
        <vt:i4>10374</vt:i4>
      </vt:variant>
      <vt:variant>
        <vt:i4>0</vt:i4>
      </vt:variant>
      <vt:variant>
        <vt:i4>5</vt:i4>
      </vt:variant>
      <vt:variant>
        <vt:lpwstr/>
      </vt:variant>
      <vt:variant>
        <vt:lpwstr>tributary_concentration_filename</vt:lpwstr>
      </vt:variant>
      <vt:variant>
        <vt:i4>8323188</vt:i4>
      </vt:variant>
      <vt:variant>
        <vt:i4>10371</vt:i4>
      </vt:variant>
      <vt:variant>
        <vt:i4>0</vt:i4>
      </vt:variant>
      <vt:variant>
        <vt:i4>5</vt:i4>
      </vt:variant>
      <vt:variant>
        <vt:lpwstr/>
      </vt:variant>
      <vt:variant>
        <vt:lpwstr>tributary_temperature_filename</vt:lpwstr>
      </vt:variant>
      <vt:variant>
        <vt:i4>3473442</vt:i4>
      </vt:variant>
      <vt:variant>
        <vt:i4>10368</vt:i4>
      </vt:variant>
      <vt:variant>
        <vt:i4>0</vt:i4>
      </vt:variant>
      <vt:variant>
        <vt:i4>5</vt:i4>
      </vt:variant>
      <vt:variant>
        <vt:lpwstr/>
      </vt:variant>
      <vt:variant>
        <vt:lpwstr>tributary_inflow_filename</vt:lpwstr>
      </vt:variant>
      <vt:variant>
        <vt:i4>1376259</vt:i4>
      </vt:variant>
      <vt:variant>
        <vt:i4>10365</vt:i4>
      </vt:variant>
      <vt:variant>
        <vt:i4>0</vt:i4>
      </vt:variant>
      <vt:variant>
        <vt:i4>5</vt:i4>
      </vt:variant>
      <vt:variant>
        <vt:lpwstr/>
      </vt:variant>
      <vt:variant>
        <vt:lpwstr>tributary_concentration_filename</vt:lpwstr>
      </vt:variant>
      <vt:variant>
        <vt:i4>8323188</vt:i4>
      </vt:variant>
      <vt:variant>
        <vt:i4>10362</vt:i4>
      </vt:variant>
      <vt:variant>
        <vt:i4>0</vt:i4>
      </vt:variant>
      <vt:variant>
        <vt:i4>5</vt:i4>
      </vt:variant>
      <vt:variant>
        <vt:lpwstr/>
      </vt:variant>
      <vt:variant>
        <vt:lpwstr>tributary_temperature_filename</vt:lpwstr>
      </vt:variant>
      <vt:variant>
        <vt:i4>3473442</vt:i4>
      </vt:variant>
      <vt:variant>
        <vt:i4>10359</vt:i4>
      </vt:variant>
      <vt:variant>
        <vt:i4>0</vt:i4>
      </vt:variant>
      <vt:variant>
        <vt:i4>5</vt:i4>
      </vt:variant>
      <vt:variant>
        <vt:lpwstr/>
      </vt:variant>
      <vt:variant>
        <vt:lpwstr>tributary_inflow_filename</vt:lpwstr>
      </vt:variant>
      <vt:variant>
        <vt:i4>2490387</vt:i4>
      </vt:variant>
      <vt:variant>
        <vt:i4>10356</vt:i4>
      </vt:variant>
      <vt:variant>
        <vt:i4>0</vt:i4>
      </vt:variant>
      <vt:variant>
        <vt:i4>5</vt:i4>
      </vt:variant>
      <vt:variant>
        <vt:lpwstr/>
      </vt:variant>
      <vt:variant>
        <vt:lpwstr>tributary_active</vt:lpwstr>
      </vt:variant>
      <vt:variant>
        <vt:i4>4128777</vt:i4>
      </vt:variant>
      <vt:variant>
        <vt:i4>10353</vt:i4>
      </vt:variant>
      <vt:variant>
        <vt:i4>0</vt:i4>
      </vt:variant>
      <vt:variant>
        <vt:i4>5</vt:i4>
      </vt:variant>
      <vt:variant>
        <vt:lpwstr/>
      </vt:variant>
      <vt:variant>
        <vt:lpwstr>tributary_bottom</vt:lpwstr>
      </vt:variant>
      <vt:variant>
        <vt:i4>2490372</vt:i4>
      </vt:variant>
      <vt:variant>
        <vt:i4>10350</vt:i4>
      </vt:variant>
      <vt:variant>
        <vt:i4>0</vt:i4>
      </vt:variant>
      <vt:variant>
        <vt:i4>5</vt:i4>
      </vt:variant>
      <vt:variant>
        <vt:lpwstr/>
      </vt:variant>
      <vt:variant>
        <vt:lpwstr>tributary_top</vt:lpwstr>
      </vt:variant>
      <vt:variant>
        <vt:i4>4522104</vt:i4>
      </vt:variant>
      <vt:variant>
        <vt:i4>10347</vt:i4>
      </vt:variant>
      <vt:variant>
        <vt:i4>0</vt:i4>
      </vt:variant>
      <vt:variant>
        <vt:i4>5</vt:i4>
      </vt:variant>
      <vt:variant>
        <vt:lpwstr/>
      </vt:variant>
      <vt:variant>
        <vt:lpwstr>tributary_interpolation</vt:lpwstr>
      </vt:variant>
      <vt:variant>
        <vt:i4>4522081</vt:i4>
      </vt:variant>
      <vt:variant>
        <vt:i4>10344</vt:i4>
      </vt:variant>
      <vt:variant>
        <vt:i4>0</vt:i4>
      </vt:variant>
      <vt:variant>
        <vt:i4>5</vt:i4>
      </vt:variant>
      <vt:variant>
        <vt:lpwstr/>
      </vt:variant>
      <vt:variant>
        <vt:lpwstr>tributary_placement</vt:lpwstr>
      </vt:variant>
      <vt:variant>
        <vt:i4>1376268</vt:i4>
      </vt:variant>
      <vt:variant>
        <vt:i4>10341</vt:i4>
      </vt:variant>
      <vt:variant>
        <vt:i4>0</vt:i4>
      </vt:variant>
      <vt:variant>
        <vt:i4>5</vt:i4>
      </vt:variant>
      <vt:variant>
        <vt:lpwstr/>
      </vt:variant>
      <vt:variant>
        <vt:lpwstr>inflow_outflow_dimensions</vt:lpwstr>
      </vt:variant>
      <vt:variant>
        <vt:i4>7012419</vt:i4>
      </vt:variant>
      <vt:variant>
        <vt:i4>10338</vt:i4>
      </vt:variant>
      <vt:variant>
        <vt:i4>0</vt:i4>
      </vt:variant>
      <vt:variant>
        <vt:i4>5</vt:i4>
      </vt:variant>
      <vt:variant>
        <vt:lpwstr/>
      </vt:variant>
      <vt:variant>
        <vt:lpwstr>branch_geometry</vt:lpwstr>
      </vt:variant>
      <vt:variant>
        <vt:i4>4522081</vt:i4>
      </vt:variant>
      <vt:variant>
        <vt:i4>10335</vt:i4>
      </vt:variant>
      <vt:variant>
        <vt:i4>0</vt:i4>
      </vt:variant>
      <vt:variant>
        <vt:i4>5</vt:i4>
      </vt:variant>
      <vt:variant>
        <vt:lpwstr/>
      </vt:variant>
      <vt:variant>
        <vt:lpwstr>tributary_placement</vt:lpwstr>
      </vt:variant>
      <vt:variant>
        <vt:i4>1376259</vt:i4>
      </vt:variant>
      <vt:variant>
        <vt:i4>10330</vt:i4>
      </vt:variant>
      <vt:variant>
        <vt:i4>0</vt:i4>
      </vt:variant>
      <vt:variant>
        <vt:i4>5</vt:i4>
      </vt:variant>
      <vt:variant>
        <vt:lpwstr/>
      </vt:variant>
      <vt:variant>
        <vt:lpwstr>tributary_concentration_filename</vt:lpwstr>
      </vt:variant>
      <vt:variant>
        <vt:i4>8323188</vt:i4>
      </vt:variant>
      <vt:variant>
        <vt:i4>10327</vt:i4>
      </vt:variant>
      <vt:variant>
        <vt:i4>0</vt:i4>
      </vt:variant>
      <vt:variant>
        <vt:i4>5</vt:i4>
      </vt:variant>
      <vt:variant>
        <vt:lpwstr/>
      </vt:variant>
      <vt:variant>
        <vt:lpwstr>tributary_temperature_filename</vt:lpwstr>
      </vt:variant>
      <vt:variant>
        <vt:i4>3473442</vt:i4>
      </vt:variant>
      <vt:variant>
        <vt:i4>10324</vt:i4>
      </vt:variant>
      <vt:variant>
        <vt:i4>0</vt:i4>
      </vt:variant>
      <vt:variant>
        <vt:i4>5</vt:i4>
      </vt:variant>
      <vt:variant>
        <vt:lpwstr/>
      </vt:variant>
      <vt:variant>
        <vt:lpwstr>tributary_inflow_filename</vt:lpwstr>
      </vt:variant>
      <vt:variant>
        <vt:i4>1376259</vt:i4>
      </vt:variant>
      <vt:variant>
        <vt:i4>10321</vt:i4>
      </vt:variant>
      <vt:variant>
        <vt:i4>0</vt:i4>
      </vt:variant>
      <vt:variant>
        <vt:i4>5</vt:i4>
      </vt:variant>
      <vt:variant>
        <vt:lpwstr/>
      </vt:variant>
      <vt:variant>
        <vt:lpwstr>tributary_concentration_filename</vt:lpwstr>
      </vt:variant>
      <vt:variant>
        <vt:i4>8323188</vt:i4>
      </vt:variant>
      <vt:variant>
        <vt:i4>10318</vt:i4>
      </vt:variant>
      <vt:variant>
        <vt:i4>0</vt:i4>
      </vt:variant>
      <vt:variant>
        <vt:i4>5</vt:i4>
      </vt:variant>
      <vt:variant>
        <vt:lpwstr/>
      </vt:variant>
      <vt:variant>
        <vt:lpwstr>tributary_temperature_filename</vt:lpwstr>
      </vt:variant>
      <vt:variant>
        <vt:i4>3473442</vt:i4>
      </vt:variant>
      <vt:variant>
        <vt:i4>10315</vt:i4>
      </vt:variant>
      <vt:variant>
        <vt:i4>0</vt:i4>
      </vt:variant>
      <vt:variant>
        <vt:i4>5</vt:i4>
      </vt:variant>
      <vt:variant>
        <vt:lpwstr/>
      </vt:variant>
      <vt:variant>
        <vt:lpwstr>tributary_inflow_filename</vt:lpwstr>
      </vt:variant>
      <vt:variant>
        <vt:i4>2490387</vt:i4>
      </vt:variant>
      <vt:variant>
        <vt:i4>10312</vt:i4>
      </vt:variant>
      <vt:variant>
        <vt:i4>0</vt:i4>
      </vt:variant>
      <vt:variant>
        <vt:i4>5</vt:i4>
      </vt:variant>
      <vt:variant>
        <vt:lpwstr/>
      </vt:variant>
      <vt:variant>
        <vt:lpwstr>tributary_active</vt:lpwstr>
      </vt:variant>
      <vt:variant>
        <vt:i4>4128777</vt:i4>
      </vt:variant>
      <vt:variant>
        <vt:i4>10309</vt:i4>
      </vt:variant>
      <vt:variant>
        <vt:i4>0</vt:i4>
      </vt:variant>
      <vt:variant>
        <vt:i4>5</vt:i4>
      </vt:variant>
      <vt:variant>
        <vt:lpwstr/>
      </vt:variant>
      <vt:variant>
        <vt:lpwstr>tributary_bottom</vt:lpwstr>
      </vt:variant>
      <vt:variant>
        <vt:i4>2490372</vt:i4>
      </vt:variant>
      <vt:variant>
        <vt:i4>10306</vt:i4>
      </vt:variant>
      <vt:variant>
        <vt:i4>0</vt:i4>
      </vt:variant>
      <vt:variant>
        <vt:i4>5</vt:i4>
      </vt:variant>
      <vt:variant>
        <vt:lpwstr/>
      </vt:variant>
      <vt:variant>
        <vt:lpwstr>tributary_top</vt:lpwstr>
      </vt:variant>
      <vt:variant>
        <vt:i4>3080193</vt:i4>
      </vt:variant>
      <vt:variant>
        <vt:i4>10303</vt:i4>
      </vt:variant>
      <vt:variant>
        <vt:i4>0</vt:i4>
      </vt:variant>
      <vt:variant>
        <vt:i4>5</vt:i4>
      </vt:variant>
      <vt:variant>
        <vt:lpwstr/>
      </vt:variant>
      <vt:variant>
        <vt:lpwstr>tributary_segment</vt:lpwstr>
      </vt:variant>
      <vt:variant>
        <vt:i4>4522081</vt:i4>
      </vt:variant>
      <vt:variant>
        <vt:i4>10300</vt:i4>
      </vt:variant>
      <vt:variant>
        <vt:i4>0</vt:i4>
      </vt:variant>
      <vt:variant>
        <vt:i4>5</vt:i4>
      </vt:variant>
      <vt:variant>
        <vt:lpwstr/>
      </vt:variant>
      <vt:variant>
        <vt:lpwstr>tributary_placement</vt:lpwstr>
      </vt:variant>
      <vt:variant>
        <vt:i4>1376268</vt:i4>
      </vt:variant>
      <vt:variant>
        <vt:i4>10297</vt:i4>
      </vt:variant>
      <vt:variant>
        <vt:i4>0</vt:i4>
      </vt:variant>
      <vt:variant>
        <vt:i4>5</vt:i4>
      </vt:variant>
      <vt:variant>
        <vt:lpwstr/>
      </vt:variant>
      <vt:variant>
        <vt:lpwstr>inflow_outflow_dimensions</vt:lpwstr>
      </vt:variant>
      <vt:variant>
        <vt:i4>1376259</vt:i4>
      </vt:variant>
      <vt:variant>
        <vt:i4>10292</vt:i4>
      </vt:variant>
      <vt:variant>
        <vt:i4>0</vt:i4>
      </vt:variant>
      <vt:variant>
        <vt:i4>5</vt:i4>
      </vt:variant>
      <vt:variant>
        <vt:lpwstr/>
      </vt:variant>
      <vt:variant>
        <vt:lpwstr>tributary_concentration_filename</vt:lpwstr>
      </vt:variant>
      <vt:variant>
        <vt:i4>8323188</vt:i4>
      </vt:variant>
      <vt:variant>
        <vt:i4>10289</vt:i4>
      </vt:variant>
      <vt:variant>
        <vt:i4>0</vt:i4>
      </vt:variant>
      <vt:variant>
        <vt:i4>5</vt:i4>
      </vt:variant>
      <vt:variant>
        <vt:lpwstr/>
      </vt:variant>
      <vt:variant>
        <vt:lpwstr>tributary_temperature_filename</vt:lpwstr>
      </vt:variant>
      <vt:variant>
        <vt:i4>3473442</vt:i4>
      </vt:variant>
      <vt:variant>
        <vt:i4>10286</vt:i4>
      </vt:variant>
      <vt:variant>
        <vt:i4>0</vt:i4>
      </vt:variant>
      <vt:variant>
        <vt:i4>5</vt:i4>
      </vt:variant>
      <vt:variant>
        <vt:lpwstr/>
      </vt:variant>
      <vt:variant>
        <vt:lpwstr>tributary_inflow_filename</vt:lpwstr>
      </vt:variant>
      <vt:variant>
        <vt:i4>1376259</vt:i4>
      </vt:variant>
      <vt:variant>
        <vt:i4>10283</vt:i4>
      </vt:variant>
      <vt:variant>
        <vt:i4>0</vt:i4>
      </vt:variant>
      <vt:variant>
        <vt:i4>5</vt:i4>
      </vt:variant>
      <vt:variant>
        <vt:lpwstr/>
      </vt:variant>
      <vt:variant>
        <vt:lpwstr>tributary_concentration_filename</vt:lpwstr>
      </vt:variant>
      <vt:variant>
        <vt:i4>8323188</vt:i4>
      </vt:variant>
      <vt:variant>
        <vt:i4>10280</vt:i4>
      </vt:variant>
      <vt:variant>
        <vt:i4>0</vt:i4>
      </vt:variant>
      <vt:variant>
        <vt:i4>5</vt:i4>
      </vt:variant>
      <vt:variant>
        <vt:lpwstr/>
      </vt:variant>
      <vt:variant>
        <vt:lpwstr>tributary_temperature_filename</vt:lpwstr>
      </vt:variant>
      <vt:variant>
        <vt:i4>3473442</vt:i4>
      </vt:variant>
      <vt:variant>
        <vt:i4>10277</vt:i4>
      </vt:variant>
      <vt:variant>
        <vt:i4>0</vt:i4>
      </vt:variant>
      <vt:variant>
        <vt:i4>5</vt:i4>
      </vt:variant>
      <vt:variant>
        <vt:lpwstr/>
      </vt:variant>
      <vt:variant>
        <vt:lpwstr>tributary_inflow_filename</vt:lpwstr>
      </vt:variant>
      <vt:variant>
        <vt:i4>2490387</vt:i4>
      </vt:variant>
      <vt:variant>
        <vt:i4>10274</vt:i4>
      </vt:variant>
      <vt:variant>
        <vt:i4>0</vt:i4>
      </vt:variant>
      <vt:variant>
        <vt:i4>5</vt:i4>
      </vt:variant>
      <vt:variant>
        <vt:lpwstr/>
      </vt:variant>
      <vt:variant>
        <vt:lpwstr>tributary_active</vt:lpwstr>
      </vt:variant>
      <vt:variant>
        <vt:i4>4128777</vt:i4>
      </vt:variant>
      <vt:variant>
        <vt:i4>10271</vt:i4>
      </vt:variant>
      <vt:variant>
        <vt:i4>0</vt:i4>
      </vt:variant>
      <vt:variant>
        <vt:i4>5</vt:i4>
      </vt:variant>
      <vt:variant>
        <vt:lpwstr/>
      </vt:variant>
      <vt:variant>
        <vt:lpwstr>tributary_bottom</vt:lpwstr>
      </vt:variant>
      <vt:variant>
        <vt:i4>2490372</vt:i4>
      </vt:variant>
      <vt:variant>
        <vt:i4>10268</vt:i4>
      </vt:variant>
      <vt:variant>
        <vt:i4>0</vt:i4>
      </vt:variant>
      <vt:variant>
        <vt:i4>5</vt:i4>
      </vt:variant>
      <vt:variant>
        <vt:lpwstr/>
      </vt:variant>
      <vt:variant>
        <vt:lpwstr>tributary_top</vt:lpwstr>
      </vt:variant>
      <vt:variant>
        <vt:i4>3080193</vt:i4>
      </vt:variant>
      <vt:variant>
        <vt:i4>10265</vt:i4>
      </vt:variant>
      <vt:variant>
        <vt:i4>0</vt:i4>
      </vt:variant>
      <vt:variant>
        <vt:i4>5</vt:i4>
      </vt:variant>
      <vt:variant>
        <vt:lpwstr/>
      </vt:variant>
      <vt:variant>
        <vt:lpwstr>tributary_segment</vt:lpwstr>
      </vt:variant>
      <vt:variant>
        <vt:i4>4522104</vt:i4>
      </vt:variant>
      <vt:variant>
        <vt:i4>10262</vt:i4>
      </vt:variant>
      <vt:variant>
        <vt:i4>0</vt:i4>
      </vt:variant>
      <vt:variant>
        <vt:i4>5</vt:i4>
      </vt:variant>
      <vt:variant>
        <vt:lpwstr/>
      </vt:variant>
      <vt:variant>
        <vt:lpwstr>tributary_interpolation</vt:lpwstr>
      </vt:variant>
      <vt:variant>
        <vt:i4>1376268</vt:i4>
      </vt:variant>
      <vt:variant>
        <vt:i4>10259</vt:i4>
      </vt:variant>
      <vt:variant>
        <vt:i4>0</vt:i4>
      </vt:variant>
      <vt:variant>
        <vt:i4>5</vt:i4>
      </vt:variant>
      <vt:variant>
        <vt:lpwstr/>
      </vt:variant>
      <vt:variant>
        <vt:lpwstr>inflow_outflow_dimensions</vt:lpwstr>
      </vt:variant>
      <vt:variant>
        <vt:i4>6357077</vt:i4>
      </vt:variant>
      <vt:variant>
        <vt:i4>10254</vt:i4>
      </vt:variant>
      <vt:variant>
        <vt:i4>0</vt:i4>
      </vt:variant>
      <vt:variant>
        <vt:i4>5</vt:i4>
      </vt:variant>
      <vt:variant>
        <vt:lpwstr/>
      </vt:variant>
      <vt:variant>
        <vt:lpwstr>withdrawal_filename</vt:lpwstr>
      </vt:variant>
      <vt:variant>
        <vt:i4>6422609</vt:i4>
      </vt:variant>
      <vt:variant>
        <vt:i4>10251</vt:i4>
      </vt:variant>
      <vt:variant>
        <vt:i4>0</vt:i4>
      </vt:variant>
      <vt:variant>
        <vt:i4>5</vt:i4>
      </vt:variant>
      <vt:variant>
        <vt:lpwstr/>
      </vt:variant>
      <vt:variant>
        <vt:lpwstr>withdrawal_file</vt:lpwstr>
      </vt:variant>
      <vt:variant>
        <vt:i4>7077975</vt:i4>
      </vt:variant>
      <vt:variant>
        <vt:i4>10248</vt:i4>
      </vt:variant>
      <vt:variant>
        <vt:i4>0</vt:i4>
      </vt:variant>
      <vt:variant>
        <vt:i4>5</vt:i4>
      </vt:variant>
      <vt:variant>
        <vt:lpwstr/>
      </vt:variant>
      <vt:variant>
        <vt:lpwstr>withdrawal_top</vt:lpwstr>
      </vt:variant>
      <vt:variant>
        <vt:i4>917561</vt:i4>
      </vt:variant>
      <vt:variant>
        <vt:i4>10245</vt:i4>
      </vt:variant>
      <vt:variant>
        <vt:i4>0</vt:i4>
      </vt:variant>
      <vt:variant>
        <vt:i4>5</vt:i4>
      </vt:variant>
      <vt:variant>
        <vt:lpwstr/>
      </vt:variant>
      <vt:variant>
        <vt:lpwstr>withdrawal_elevation</vt:lpwstr>
      </vt:variant>
      <vt:variant>
        <vt:i4>7143518</vt:i4>
      </vt:variant>
      <vt:variant>
        <vt:i4>10242</vt:i4>
      </vt:variant>
      <vt:variant>
        <vt:i4>0</vt:i4>
      </vt:variant>
      <vt:variant>
        <vt:i4>5</vt:i4>
      </vt:variant>
      <vt:variant>
        <vt:lpwstr/>
      </vt:variant>
      <vt:variant>
        <vt:lpwstr>withdrawal_segment</vt:lpwstr>
      </vt:variant>
      <vt:variant>
        <vt:i4>917556</vt:i4>
      </vt:variant>
      <vt:variant>
        <vt:i4>10239</vt:i4>
      </vt:variant>
      <vt:variant>
        <vt:i4>0</vt:i4>
      </vt:variant>
      <vt:variant>
        <vt:i4>5</vt:i4>
      </vt:variant>
      <vt:variant>
        <vt:lpwstr/>
      </vt:variant>
      <vt:variant>
        <vt:lpwstr>withdrawal_interpolation</vt:lpwstr>
      </vt:variant>
      <vt:variant>
        <vt:i4>1376268</vt:i4>
      </vt:variant>
      <vt:variant>
        <vt:i4>10236</vt:i4>
      </vt:variant>
      <vt:variant>
        <vt:i4>0</vt:i4>
      </vt:variant>
      <vt:variant>
        <vt:i4>5</vt:i4>
      </vt:variant>
      <vt:variant>
        <vt:lpwstr/>
      </vt:variant>
      <vt:variant>
        <vt:lpwstr>inflow_outflow_dimensions</vt:lpwstr>
      </vt:variant>
      <vt:variant>
        <vt:i4>6357077</vt:i4>
      </vt:variant>
      <vt:variant>
        <vt:i4>10231</vt:i4>
      </vt:variant>
      <vt:variant>
        <vt:i4>0</vt:i4>
      </vt:variant>
      <vt:variant>
        <vt:i4>5</vt:i4>
      </vt:variant>
      <vt:variant>
        <vt:lpwstr/>
      </vt:variant>
      <vt:variant>
        <vt:lpwstr>withdrawal_filename</vt:lpwstr>
      </vt:variant>
      <vt:variant>
        <vt:i4>6422609</vt:i4>
      </vt:variant>
      <vt:variant>
        <vt:i4>10228</vt:i4>
      </vt:variant>
      <vt:variant>
        <vt:i4>0</vt:i4>
      </vt:variant>
      <vt:variant>
        <vt:i4>5</vt:i4>
      </vt:variant>
      <vt:variant>
        <vt:lpwstr/>
      </vt:variant>
      <vt:variant>
        <vt:lpwstr>withdrawal_file</vt:lpwstr>
      </vt:variant>
      <vt:variant>
        <vt:i4>1114147</vt:i4>
      </vt:variant>
      <vt:variant>
        <vt:i4>10225</vt:i4>
      </vt:variant>
      <vt:variant>
        <vt:i4>0</vt:i4>
      </vt:variant>
      <vt:variant>
        <vt:i4>5</vt:i4>
      </vt:variant>
      <vt:variant>
        <vt:lpwstr/>
      </vt:variant>
      <vt:variant>
        <vt:lpwstr>withdrawal_bottom</vt:lpwstr>
      </vt:variant>
      <vt:variant>
        <vt:i4>917561</vt:i4>
      </vt:variant>
      <vt:variant>
        <vt:i4>10222</vt:i4>
      </vt:variant>
      <vt:variant>
        <vt:i4>0</vt:i4>
      </vt:variant>
      <vt:variant>
        <vt:i4>5</vt:i4>
      </vt:variant>
      <vt:variant>
        <vt:lpwstr/>
      </vt:variant>
      <vt:variant>
        <vt:lpwstr>withdrawal_elevation</vt:lpwstr>
      </vt:variant>
      <vt:variant>
        <vt:i4>7143518</vt:i4>
      </vt:variant>
      <vt:variant>
        <vt:i4>10219</vt:i4>
      </vt:variant>
      <vt:variant>
        <vt:i4>0</vt:i4>
      </vt:variant>
      <vt:variant>
        <vt:i4>5</vt:i4>
      </vt:variant>
      <vt:variant>
        <vt:lpwstr/>
      </vt:variant>
      <vt:variant>
        <vt:lpwstr>withdrawal_segment</vt:lpwstr>
      </vt:variant>
      <vt:variant>
        <vt:i4>917556</vt:i4>
      </vt:variant>
      <vt:variant>
        <vt:i4>10216</vt:i4>
      </vt:variant>
      <vt:variant>
        <vt:i4>0</vt:i4>
      </vt:variant>
      <vt:variant>
        <vt:i4>5</vt:i4>
      </vt:variant>
      <vt:variant>
        <vt:lpwstr/>
      </vt:variant>
      <vt:variant>
        <vt:lpwstr>withdrawal_interpolation</vt:lpwstr>
      </vt:variant>
      <vt:variant>
        <vt:i4>1376268</vt:i4>
      </vt:variant>
      <vt:variant>
        <vt:i4>10213</vt:i4>
      </vt:variant>
      <vt:variant>
        <vt:i4>0</vt:i4>
      </vt:variant>
      <vt:variant>
        <vt:i4>5</vt:i4>
      </vt:variant>
      <vt:variant>
        <vt:lpwstr/>
      </vt:variant>
      <vt:variant>
        <vt:lpwstr>inflow_outflow_dimensions</vt:lpwstr>
      </vt:variant>
      <vt:variant>
        <vt:i4>6357077</vt:i4>
      </vt:variant>
      <vt:variant>
        <vt:i4>10208</vt:i4>
      </vt:variant>
      <vt:variant>
        <vt:i4>0</vt:i4>
      </vt:variant>
      <vt:variant>
        <vt:i4>5</vt:i4>
      </vt:variant>
      <vt:variant>
        <vt:lpwstr/>
      </vt:variant>
      <vt:variant>
        <vt:lpwstr>withdrawal_filename</vt:lpwstr>
      </vt:variant>
      <vt:variant>
        <vt:i4>6422609</vt:i4>
      </vt:variant>
      <vt:variant>
        <vt:i4>10205</vt:i4>
      </vt:variant>
      <vt:variant>
        <vt:i4>0</vt:i4>
      </vt:variant>
      <vt:variant>
        <vt:i4>5</vt:i4>
      </vt:variant>
      <vt:variant>
        <vt:lpwstr/>
      </vt:variant>
      <vt:variant>
        <vt:lpwstr>withdrawal_file</vt:lpwstr>
      </vt:variant>
      <vt:variant>
        <vt:i4>1114147</vt:i4>
      </vt:variant>
      <vt:variant>
        <vt:i4>10202</vt:i4>
      </vt:variant>
      <vt:variant>
        <vt:i4>0</vt:i4>
      </vt:variant>
      <vt:variant>
        <vt:i4>5</vt:i4>
      </vt:variant>
      <vt:variant>
        <vt:lpwstr/>
      </vt:variant>
      <vt:variant>
        <vt:lpwstr>withdrawal_bottom</vt:lpwstr>
      </vt:variant>
      <vt:variant>
        <vt:i4>7077975</vt:i4>
      </vt:variant>
      <vt:variant>
        <vt:i4>10199</vt:i4>
      </vt:variant>
      <vt:variant>
        <vt:i4>0</vt:i4>
      </vt:variant>
      <vt:variant>
        <vt:i4>5</vt:i4>
      </vt:variant>
      <vt:variant>
        <vt:lpwstr/>
      </vt:variant>
      <vt:variant>
        <vt:lpwstr>withdrawal_top</vt:lpwstr>
      </vt:variant>
      <vt:variant>
        <vt:i4>7143518</vt:i4>
      </vt:variant>
      <vt:variant>
        <vt:i4>10196</vt:i4>
      </vt:variant>
      <vt:variant>
        <vt:i4>0</vt:i4>
      </vt:variant>
      <vt:variant>
        <vt:i4>5</vt:i4>
      </vt:variant>
      <vt:variant>
        <vt:lpwstr/>
      </vt:variant>
      <vt:variant>
        <vt:lpwstr>withdrawal_segment</vt:lpwstr>
      </vt:variant>
      <vt:variant>
        <vt:i4>917556</vt:i4>
      </vt:variant>
      <vt:variant>
        <vt:i4>10193</vt:i4>
      </vt:variant>
      <vt:variant>
        <vt:i4>0</vt:i4>
      </vt:variant>
      <vt:variant>
        <vt:i4>5</vt:i4>
      </vt:variant>
      <vt:variant>
        <vt:lpwstr/>
      </vt:variant>
      <vt:variant>
        <vt:lpwstr>withdrawal_interpolation</vt:lpwstr>
      </vt:variant>
      <vt:variant>
        <vt:i4>1376268</vt:i4>
      </vt:variant>
      <vt:variant>
        <vt:i4>10190</vt:i4>
      </vt:variant>
      <vt:variant>
        <vt:i4>0</vt:i4>
      </vt:variant>
      <vt:variant>
        <vt:i4>5</vt:i4>
      </vt:variant>
      <vt:variant>
        <vt:lpwstr/>
      </vt:variant>
      <vt:variant>
        <vt:lpwstr>inflow_outflow_dimensions</vt:lpwstr>
      </vt:variant>
      <vt:variant>
        <vt:i4>6357077</vt:i4>
      </vt:variant>
      <vt:variant>
        <vt:i4>10185</vt:i4>
      </vt:variant>
      <vt:variant>
        <vt:i4>0</vt:i4>
      </vt:variant>
      <vt:variant>
        <vt:i4>5</vt:i4>
      </vt:variant>
      <vt:variant>
        <vt:lpwstr/>
      </vt:variant>
      <vt:variant>
        <vt:lpwstr>withdrawal_filename</vt:lpwstr>
      </vt:variant>
      <vt:variant>
        <vt:i4>6422609</vt:i4>
      </vt:variant>
      <vt:variant>
        <vt:i4>10182</vt:i4>
      </vt:variant>
      <vt:variant>
        <vt:i4>0</vt:i4>
      </vt:variant>
      <vt:variant>
        <vt:i4>5</vt:i4>
      </vt:variant>
      <vt:variant>
        <vt:lpwstr/>
      </vt:variant>
      <vt:variant>
        <vt:lpwstr>withdrawal_file</vt:lpwstr>
      </vt:variant>
      <vt:variant>
        <vt:i4>1114147</vt:i4>
      </vt:variant>
      <vt:variant>
        <vt:i4>10179</vt:i4>
      </vt:variant>
      <vt:variant>
        <vt:i4>0</vt:i4>
      </vt:variant>
      <vt:variant>
        <vt:i4>5</vt:i4>
      </vt:variant>
      <vt:variant>
        <vt:lpwstr/>
      </vt:variant>
      <vt:variant>
        <vt:lpwstr>withdrawal_bottom</vt:lpwstr>
      </vt:variant>
      <vt:variant>
        <vt:i4>7077975</vt:i4>
      </vt:variant>
      <vt:variant>
        <vt:i4>10176</vt:i4>
      </vt:variant>
      <vt:variant>
        <vt:i4>0</vt:i4>
      </vt:variant>
      <vt:variant>
        <vt:i4>5</vt:i4>
      </vt:variant>
      <vt:variant>
        <vt:lpwstr/>
      </vt:variant>
      <vt:variant>
        <vt:lpwstr>withdrawal_top</vt:lpwstr>
      </vt:variant>
      <vt:variant>
        <vt:i4>917561</vt:i4>
      </vt:variant>
      <vt:variant>
        <vt:i4>10173</vt:i4>
      </vt:variant>
      <vt:variant>
        <vt:i4>0</vt:i4>
      </vt:variant>
      <vt:variant>
        <vt:i4>5</vt:i4>
      </vt:variant>
      <vt:variant>
        <vt:lpwstr/>
      </vt:variant>
      <vt:variant>
        <vt:lpwstr>withdrawal_elevation</vt:lpwstr>
      </vt:variant>
      <vt:variant>
        <vt:i4>917556</vt:i4>
      </vt:variant>
      <vt:variant>
        <vt:i4>10170</vt:i4>
      </vt:variant>
      <vt:variant>
        <vt:i4>0</vt:i4>
      </vt:variant>
      <vt:variant>
        <vt:i4>5</vt:i4>
      </vt:variant>
      <vt:variant>
        <vt:lpwstr/>
      </vt:variant>
      <vt:variant>
        <vt:lpwstr>withdrawal_interpolation</vt:lpwstr>
      </vt:variant>
      <vt:variant>
        <vt:i4>1376268</vt:i4>
      </vt:variant>
      <vt:variant>
        <vt:i4>10167</vt:i4>
      </vt:variant>
      <vt:variant>
        <vt:i4>0</vt:i4>
      </vt:variant>
      <vt:variant>
        <vt:i4>5</vt:i4>
      </vt:variant>
      <vt:variant>
        <vt:lpwstr/>
      </vt:variant>
      <vt:variant>
        <vt:lpwstr>inflow_outflow_dimensions</vt:lpwstr>
      </vt:variant>
      <vt:variant>
        <vt:i4>6357077</vt:i4>
      </vt:variant>
      <vt:variant>
        <vt:i4>10162</vt:i4>
      </vt:variant>
      <vt:variant>
        <vt:i4>0</vt:i4>
      </vt:variant>
      <vt:variant>
        <vt:i4>5</vt:i4>
      </vt:variant>
      <vt:variant>
        <vt:lpwstr/>
      </vt:variant>
      <vt:variant>
        <vt:lpwstr>withdrawal_filename</vt:lpwstr>
      </vt:variant>
      <vt:variant>
        <vt:i4>6422609</vt:i4>
      </vt:variant>
      <vt:variant>
        <vt:i4>10159</vt:i4>
      </vt:variant>
      <vt:variant>
        <vt:i4>0</vt:i4>
      </vt:variant>
      <vt:variant>
        <vt:i4>5</vt:i4>
      </vt:variant>
      <vt:variant>
        <vt:lpwstr/>
      </vt:variant>
      <vt:variant>
        <vt:lpwstr>withdrawal_file</vt:lpwstr>
      </vt:variant>
      <vt:variant>
        <vt:i4>1114147</vt:i4>
      </vt:variant>
      <vt:variant>
        <vt:i4>10156</vt:i4>
      </vt:variant>
      <vt:variant>
        <vt:i4>0</vt:i4>
      </vt:variant>
      <vt:variant>
        <vt:i4>5</vt:i4>
      </vt:variant>
      <vt:variant>
        <vt:lpwstr/>
      </vt:variant>
      <vt:variant>
        <vt:lpwstr>withdrawal_bottom</vt:lpwstr>
      </vt:variant>
      <vt:variant>
        <vt:i4>7077975</vt:i4>
      </vt:variant>
      <vt:variant>
        <vt:i4>10153</vt:i4>
      </vt:variant>
      <vt:variant>
        <vt:i4>0</vt:i4>
      </vt:variant>
      <vt:variant>
        <vt:i4>5</vt:i4>
      </vt:variant>
      <vt:variant>
        <vt:lpwstr/>
      </vt:variant>
      <vt:variant>
        <vt:lpwstr>withdrawal_top</vt:lpwstr>
      </vt:variant>
      <vt:variant>
        <vt:i4>917561</vt:i4>
      </vt:variant>
      <vt:variant>
        <vt:i4>10150</vt:i4>
      </vt:variant>
      <vt:variant>
        <vt:i4>0</vt:i4>
      </vt:variant>
      <vt:variant>
        <vt:i4>5</vt:i4>
      </vt:variant>
      <vt:variant>
        <vt:lpwstr/>
      </vt:variant>
      <vt:variant>
        <vt:lpwstr>withdrawal_elevation</vt:lpwstr>
      </vt:variant>
      <vt:variant>
        <vt:i4>7143518</vt:i4>
      </vt:variant>
      <vt:variant>
        <vt:i4>10147</vt:i4>
      </vt:variant>
      <vt:variant>
        <vt:i4>0</vt:i4>
      </vt:variant>
      <vt:variant>
        <vt:i4>5</vt:i4>
      </vt:variant>
      <vt:variant>
        <vt:lpwstr/>
      </vt:variant>
      <vt:variant>
        <vt:lpwstr>withdrawal_segment</vt:lpwstr>
      </vt:variant>
      <vt:variant>
        <vt:i4>1376268</vt:i4>
      </vt:variant>
      <vt:variant>
        <vt:i4>10144</vt:i4>
      </vt:variant>
      <vt:variant>
        <vt:i4>0</vt:i4>
      </vt:variant>
      <vt:variant>
        <vt:i4>5</vt:i4>
      </vt:variant>
      <vt:variant>
        <vt:lpwstr/>
      </vt:variant>
      <vt:variant>
        <vt:lpwstr>inflow_outflow_dimensions</vt:lpwstr>
      </vt:variant>
      <vt:variant>
        <vt:i4>6357077</vt:i4>
      </vt:variant>
      <vt:variant>
        <vt:i4>10141</vt:i4>
      </vt:variant>
      <vt:variant>
        <vt:i4>0</vt:i4>
      </vt:variant>
      <vt:variant>
        <vt:i4>5</vt:i4>
      </vt:variant>
      <vt:variant>
        <vt:lpwstr/>
      </vt:variant>
      <vt:variant>
        <vt:lpwstr>withdrawal_filename</vt:lpwstr>
      </vt:variant>
      <vt:variant>
        <vt:i4>6422609</vt:i4>
      </vt:variant>
      <vt:variant>
        <vt:i4>10138</vt:i4>
      </vt:variant>
      <vt:variant>
        <vt:i4>0</vt:i4>
      </vt:variant>
      <vt:variant>
        <vt:i4>5</vt:i4>
      </vt:variant>
      <vt:variant>
        <vt:lpwstr/>
      </vt:variant>
      <vt:variant>
        <vt:lpwstr>withdrawal_file</vt:lpwstr>
      </vt:variant>
      <vt:variant>
        <vt:i4>1245230</vt:i4>
      </vt:variant>
      <vt:variant>
        <vt:i4>10133</vt:i4>
      </vt:variant>
      <vt:variant>
        <vt:i4>0</vt:i4>
      </vt:variant>
      <vt:variant>
        <vt:i4>5</vt:i4>
      </vt:variant>
      <vt:variant>
        <vt:lpwstr/>
      </vt:variant>
      <vt:variant>
        <vt:lpwstr>weir_top</vt:lpwstr>
      </vt:variant>
      <vt:variant>
        <vt:i4>1179687</vt:i4>
      </vt:variant>
      <vt:variant>
        <vt:i4>10130</vt:i4>
      </vt:variant>
      <vt:variant>
        <vt:i4>0</vt:i4>
      </vt:variant>
      <vt:variant>
        <vt:i4>5</vt:i4>
      </vt:variant>
      <vt:variant>
        <vt:lpwstr/>
      </vt:variant>
      <vt:variant>
        <vt:lpwstr>weir_segment</vt:lpwstr>
      </vt:variant>
      <vt:variant>
        <vt:i4>1376268</vt:i4>
      </vt:variant>
      <vt:variant>
        <vt:i4>10127</vt:i4>
      </vt:variant>
      <vt:variant>
        <vt:i4>0</vt:i4>
      </vt:variant>
      <vt:variant>
        <vt:i4>5</vt:i4>
      </vt:variant>
      <vt:variant>
        <vt:lpwstr/>
      </vt:variant>
      <vt:variant>
        <vt:lpwstr>inflow_outflow_dimensions</vt:lpwstr>
      </vt:variant>
      <vt:variant>
        <vt:i4>1179687</vt:i4>
      </vt:variant>
      <vt:variant>
        <vt:i4>10124</vt:i4>
      </vt:variant>
      <vt:variant>
        <vt:i4>0</vt:i4>
      </vt:variant>
      <vt:variant>
        <vt:i4>5</vt:i4>
      </vt:variant>
      <vt:variant>
        <vt:lpwstr/>
      </vt:variant>
      <vt:variant>
        <vt:lpwstr>weir_segment</vt:lpwstr>
      </vt:variant>
      <vt:variant>
        <vt:i4>7209050</vt:i4>
      </vt:variant>
      <vt:variant>
        <vt:i4>10119</vt:i4>
      </vt:variant>
      <vt:variant>
        <vt:i4>0</vt:i4>
      </vt:variant>
      <vt:variant>
        <vt:i4>5</vt:i4>
      </vt:variant>
      <vt:variant>
        <vt:lpwstr/>
      </vt:variant>
      <vt:variant>
        <vt:lpwstr>weir_bottom</vt:lpwstr>
      </vt:variant>
      <vt:variant>
        <vt:i4>1179687</vt:i4>
      </vt:variant>
      <vt:variant>
        <vt:i4>10116</vt:i4>
      </vt:variant>
      <vt:variant>
        <vt:i4>0</vt:i4>
      </vt:variant>
      <vt:variant>
        <vt:i4>5</vt:i4>
      </vt:variant>
      <vt:variant>
        <vt:lpwstr/>
      </vt:variant>
      <vt:variant>
        <vt:lpwstr>weir_segment</vt:lpwstr>
      </vt:variant>
      <vt:variant>
        <vt:i4>1376268</vt:i4>
      </vt:variant>
      <vt:variant>
        <vt:i4>10113</vt:i4>
      </vt:variant>
      <vt:variant>
        <vt:i4>0</vt:i4>
      </vt:variant>
      <vt:variant>
        <vt:i4>5</vt:i4>
      </vt:variant>
      <vt:variant>
        <vt:lpwstr/>
      </vt:variant>
      <vt:variant>
        <vt:lpwstr>inflow_outflow_dimensions</vt:lpwstr>
      </vt:variant>
      <vt:variant>
        <vt:i4>7209050</vt:i4>
      </vt:variant>
      <vt:variant>
        <vt:i4>10108</vt:i4>
      </vt:variant>
      <vt:variant>
        <vt:i4>0</vt:i4>
      </vt:variant>
      <vt:variant>
        <vt:i4>5</vt:i4>
      </vt:variant>
      <vt:variant>
        <vt:lpwstr/>
      </vt:variant>
      <vt:variant>
        <vt:lpwstr>weir_bottom</vt:lpwstr>
      </vt:variant>
      <vt:variant>
        <vt:i4>1245230</vt:i4>
      </vt:variant>
      <vt:variant>
        <vt:i4>10105</vt:i4>
      </vt:variant>
      <vt:variant>
        <vt:i4>0</vt:i4>
      </vt:variant>
      <vt:variant>
        <vt:i4>5</vt:i4>
      </vt:variant>
      <vt:variant>
        <vt:lpwstr/>
      </vt:variant>
      <vt:variant>
        <vt:lpwstr>weir_top</vt:lpwstr>
      </vt:variant>
      <vt:variant>
        <vt:i4>1376268</vt:i4>
      </vt:variant>
      <vt:variant>
        <vt:i4>10102</vt:i4>
      </vt:variant>
      <vt:variant>
        <vt:i4>0</vt:i4>
      </vt:variant>
      <vt:variant>
        <vt:i4>5</vt:i4>
      </vt:variant>
      <vt:variant>
        <vt:lpwstr/>
      </vt:variant>
      <vt:variant>
        <vt:lpwstr>inflow_outflow_dimensions</vt:lpwstr>
      </vt:variant>
      <vt:variant>
        <vt:i4>5898350</vt:i4>
      </vt:variant>
      <vt:variant>
        <vt:i4>10097</vt:i4>
      </vt:variant>
      <vt:variant>
        <vt:i4>0</vt:i4>
      </vt:variant>
      <vt:variant>
        <vt:i4>5</vt:i4>
      </vt:variant>
      <vt:variant>
        <vt:lpwstr/>
      </vt:variant>
      <vt:variant>
        <vt:lpwstr>pumps_1</vt:lpwstr>
      </vt:variant>
      <vt:variant>
        <vt:i4>1376268</vt:i4>
      </vt:variant>
      <vt:variant>
        <vt:i4>10094</vt:i4>
      </vt:variant>
      <vt:variant>
        <vt:i4>0</vt:i4>
      </vt:variant>
      <vt:variant>
        <vt:i4>5</vt:i4>
      </vt:variant>
      <vt:variant>
        <vt:lpwstr/>
      </vt:variant>
      <vt:variant>
        <vt:lpwstr>inflow_outflow_dimensions</vt:lpwstr>
      </vt:variant>
      <vt:variant>
        <vt:i4>5898350</vt:i4>
      </vt:variant>
      <vt:variant>
        <vt:i4>10089</vt:i4>
      </vt:variant>
      <vt:variant>
        <vt:i4>0</vt:i4>
      </vt:variant>
      <vt:variant>
        <vt:i4>5</vt:i4>
      </vt:variant>
      <vt:variant>
        <vt:lpwstr/>
      </vt:variant>
      <vt:variant>
        <vt:lpwstr>pumps_2</vt:lpwstr>
      </vt:variant>
      <vt:variant>
        <vt:i4>1376268</vt:i4>
      </vt:variant>
      <vt:variant>
        <vt:i4>10086</vt:i4>
      </vt:variant>
      <vt:variant>
        <vt:i4>0</vt:i4>
      </vt:variant>
      <vt:variant>
        <vt:i4>5</vt:i4>
      </vt:variant>
      <vt:variant>
        <vt:lpwstr/>
      </vt:variant>
      <vt:variant>
        <vt:lpwstr>inflow_outflow_dimensions</vt:lpwstr>
      </vt:variant>
      <vt:variant>
        <vt:i4>852001</vt:i4>
      </vt:variant>
      <vt:variant>
        <vt:i4>10075</vt:i4>
      </vt:variant>
      <vt:variant>
        <vt:i4>0</vt:i4>
      </vt:variant>
      <vt:variant>
        <vt:i4>5</vt:i4>
      </vt:variant>
      <vt:variant>
        <vt:lpwstr/>
      </vt:variant>
      <vt:variant>
        <vt:lpwstr>gate_filename</vt:lpwstr>
      </vt:variant>
      <vt:variant>
        <vt:i4>7209037</vt:i4>
      </vt:variant>
      <vt:variant>
        <vt:i4>10072</vt:i4>
      </vt:variant>
      <vt:variant>
        <vt:i4>0</vt:i4>
      </vt:variant>
      <vt:variant>
        <vt:i4>5</vt:i4>
      </vt:variant>
      <vt:variant>
        <vt:lpwstr/>
      </vt:variant>
      <vt:variant>
        <vt:lpwstr>downstream_gate</vt:lpwstr>
      </vt:variant>
      <vt:variant>
        <vt:i4>2031659</vt:i4>
      </vt:variant>
      <vt:variant>
        <vt:i4>10069</vt:i4>
      </vt:variant>
      <vt:variant>
        <vt:i4>0</vt:i4>
      </vt:variant>
      <vt:variant>
        <vt:i4>5</vt:i4>
      </vt:variant>
      <vt:variant>
        <vt:lpwstr/>
      </vt:variant>
      <vt:variant>
        <vt:lpwstr>upstream_gate</vt:lpwstr>
      </vt:variant>
      <vt:variant>
        <vt:i4>1703977</vt:i4>
      </vt:variant>
      <vt:variant>
        <vt:i4>10066</vt:i4>
      </vt:variant>
      <vt:variant>
        <vt:i4>0</vt:i4>
      </vt:variant>
      <vt:variant>
        <vt:i4>5</vt:i4>
      </vt:variant>
      <vt:variant>
        <vt:lpwstr/>
      </vt:variant>
      <vt:variant>
        <vt:lpwstr>gate_weir</vt:lpwstr>
      </vt:variant>
      <vt:variant>
        <vt:i4>262163</vt:i4>
      </vt:variant>
      <vt:variant>
        <vt:i4>10063</vt:i4>
      </vt:variant>
      <vt:variant>
        <vt:i4>0</vt:i4>
      </vt:variant>
      <vt:variant>
        <vt:i4>5</vt:i4>
      </vt:variant>
      <vt:variant>
        <vt:lpwstr/>
      </vt:variant>
      <vt:variant>
        <vt:lpwstr>gates</vt:lpwstr>
      </vt:variant>
      <vt:variant>
        <vt:i4>1376268</vt:i4>
      </vt:variant>
      <vt:variant>
        <vt:i4>10060</vt:i4>
      </vt:variant>
      <vt:variant>
        <vt:i4>0</vt:i4>
      </vt:variant>
      <vt:variant>
        <vt:i4>5</vt:i4>
      </vt:variant>
      <vt:variant>
        <vt:lpwstr/>
      </vt:variant>
      <vt:variant>
        <vt:lpwstr>inflow_outflow_dimensions</vt:lpwstr>
      </vt:variant>
      <vt:variant>
        <vt:i4>852001</vt:i4>
      </vt:variant>
      <vt:variant>
        <vt:i4>9981</vt:i4>
      </vt:variant>
      <vt:variant>
        <vt:i4>0</vt:i4>
      </vt:variant>
      <vt:variant>
        <vt:i4>5</vt:i4>
      </vt:variant>
      <vt:variant>
        <vt:lpwstr/>
      </vt:variant>
      <vt:variant>
        <vt:lpwstr>gate_filename</vt:lpwstr>
      </vt:variant>
      <vt:variant>
        <vt:i4>1507368</vt:i4>
      </vt:variant>
      <vt:variant>
        <vt:i4>9978</vt:i4>
      </vt:variant>
      <vt:variant>
        <vt:i4>0</vt:i4>
      </vt:variant>
      <vt:variant>
        <vt:i4>5</vt:i4>
      </vt:variant>
      <vt:variant>
        <vt:lpwstr/>
      </vt:variant>
      <vt:variant>
        <vt:lpwstr>gate_tdg</vt:lpwstr>
      </vt:variant>
      <vt:variant>
        <vt:i4>2031659</vt:i4>
      </vt:variant>
      <vt:variant>
        <vt:i4>9975</vt:i4>
      </vt:variant>
      <vt:variant>
        <vt:i4>0</vt:i4>
      </vt:variant>
      <vt:variant>
        <vt:i4>5</vt:i4>
      </vt:variant>
      <vt:variant>
        <vt:lpwstr/>
      </vt:variant>
      <vt:variant>
        <vt:lpwstr>upstream_gate</vt:lpwstr>
      </vt:variant>
      <vt:variant>
        <vt:i4>1703977</vt:i4>
      </vt:variant>
      <vt:variant>
        <vt:i4>9972</vt:i4>
      </vt:variant>
      <vt:variant>
        <vt:i4>0</vt:i4>
      </vt:variant>
      <vt:variant>
        <vt:i4>5</vt:i4>
      </vt:variant>
      <vt:variant>
        <vt:lpwstr/>
      </vt:variant>
      <vt:variant>
        <vt:lpwstr>gate_weir</vt:lpwstr>
      </vt:variant>
      <vt:variant>
        <vt:i4>262163</vt:i4>
      </vt:variant>
      <vt:variant>
        <vt:i4>9969</vt:i4>
      </vt:variant>
      <vt:variant>
        <vt:i4>0</vt:i4>
      </vt:variant>
      <vt:variant>
        <vt:i4>5</vt:i4>
      </vt:variant>
      <vt:variant>
        <vt:lpwstr/>
      </vt:variant>
      <vt:variant>
        <vt:lpwstr>gates</vt:lpwstr>
      </vt:variant>
      <vt:variant>
        <vt:i4>1376268</vt:i4>
      </vt:variant>
      <vt:variant>
        <vt:i4>9966</vt:i4>
      </vt:variant>
      <vt:variant>
        <vt:i4>0</vt:i4>
      </vt:variant>
      <vt:variant>
        <vt:i4>5</vt:i4>
      </vt:variant>
      <vt:variant>
        <vt:lpwstr/>
      </vt:variant>
      <vt:variant>
        <vt:lpwstr>inflow_outflow_dimensions</vt:lpwstr>
      </vt:variant>
      <vt:variant>
        <vt:i4>852001</vt:i4>
      </vt:variant>
      <vt:variant>
        <vt:i4>9961</vt:i4>
      </vt:variant>
      <vt:variant>
        <vt:i4>0</vt:i4>
      </vt:variant>
      <vt:variant>
        <vt:i4>5</vt:i4>
      </vt:variant>
      <vt:variant>
        <vt:lpwstr/>
      </vt:variant>
      <vt:variant>
        <vt:lpwstr>gate_filename</vt:lpwstr>
      </vt:variant>
      <vt:variant>
        <vt:i4>1507368</vt:i4>
      </vt:variant>
      <vt:variant>
        <vt:i4>9958</vt:i4>
      </vt:variant>
      <vt:variant>
        <vt:i4>0</vt:i4>
      </vt:variant>
      <vt:variant>
        <vt:i4>5</vt:i4>
      </vt:variant>
      <vt:variant>
        <vt:lpwstr/>
      </vt:variant>
      <vt:variant>
        <vt:lpwstr>gate_tdg</vt:lpwstr>
      </vt:variant>
      <vt:variant>
        <vt:i4>7209037</vt:i4>
      </vt:variant>
      <vt:variant>
        <vt:i4>9955</vt:i4>
      </vt:variant>
      <vt:variant>
        <vt:i4>0</vt:i4>
      </vt:variant>
      <vt:variant>
        <vt:i4>5</vt:i4>
      </vt:variant>
      <vt:variant>
        <vt:lpwstr/>
      </vt:variant>
      <vt:variant>
        <vt:lpwstr>downstream_gate</vt:lpwstr>
      </vt:variant>
      <vt:variant>
        <vt:i4>1703977</vt:i4>
      </vt:variant>
      <vt:variant>
        <vt:i4>9952</vt:i4>
      </vt:variant>
      <vt:variant>
        <vt:i4>0</vt:i4>
      </vt:variant>
      <vt:variant>
        <vt:i4>5</vt:i4>
      </vt:variant>
      <vt:variant>
        <vt:lpwstr/>
      </vt:variant>
      <vt:variant>
        <vt:lpwstr>gate_weir</vt:lpwstr>
      </vt:variant>
      <vt:variant>
        <vt:i4>262163</vt:i4>
      </vt:variant>
      <vt:variant>
        <vt:i4>9949</vt:i4>
      </vt:variant>
      <vt:variant>
        <vt:i4>0</vt:i4>
      </vt:variant>
      <vt:variant>
        <vt:i4>5</vt:i4>
      </vt:variant>
      <vt:variant>
        <vt:lpwstr/>
      </vt:variant>
      <vt:variant>
        <vt:lpwstr>gates</vt:lpwstr>
      </vt:variant>
      <vt:variant>
        <vt:i4>1376268</vt:i4>
      </vt:variant>
      <vt:variant>
        <vt:i4>9946</vt:i4>
      </vt:variant>
      <vt:variant>
        <vt:i4>0</vt:i4>
      </vt:variant>
      <vt:variant>
        <vt:i4>5</vt:i4>
      </vt:variant>
      <vt:variant>
        <vt:lpwstr/>
      </vt:variant>
      <vt:variant>
        <vt:lpwstr>inflow_outflow_dimensions</vt:lpwstr>
      </vt:variant>
      <vt:variant>
        <vt:i4>852001</vt:i4>
      </vt:variant>
      <vt:variant>
        <vt:i4>9941</vt:i4>
      </vt:variant>
      <vt:variant>
        <vt:i4>0</vt:i4>
      </vt:variant>
      <vt:variant>
        <vt:i4>5</vt:i4>
      </vt:variant>
      <vt:variant>
        <vt:lpwstr/>
      </vt:variant>
      <vt:variant>
        <vt:lpwstr>gate_filename</vt:lpwstr>
      </vt:variant>
      <vt:variant>
        <vt:i4>1507368</vt:i4>
      </vt:variant>
      <vt:variant>
        <vt:i4>9938</vt:i4>
      </vt:variant>
      <vt:variant>
        <vt:i4>0</vt:i4>
      </vt:variant>
      <vt:variant>
        <vt:i4>5</vt:i4>
      </vt:variant>
      <vt:variant>
        <vt:lpwstr/>
      </vt:variant>
      <vt:variant>
        <vt:lpwstr>gate_tdg</vt:lpwstr>
      </vt:variant>
      <vt:variant>
        <vt:i4>7209037</vt:i4>
      </vt:variant>
      <vt:variant>
        <vt:i4>9935</vt:i4>
      </vt:variant>
      <vt:variant>
        <vt:i4>0</vt:i4>
      </vt:variant>
      <vt:variant>
        <vt:i4>5</vt:i4>
      </vt:variant>
      <vt:variant>
        <vt:lpwstr/>
      </vt:variant>
      <vt:variant>
        <vt:lpwstr>downstream_gate</vt:lpwstr>
      </vt:variant>
      <vt:variant>
        <vt:i4>2031659</vt:i4>
      </vt:variant>
      <vt:variant>
        <vt:i4>9932</vt:i4>
      </vt:variant>
      <vt:variant>
        <vt:i4>0</vt:i4>
      </vt:variant>
      <vt:variant>
        <vt:i4>5</vt:i4>
      </vt:variant>
      <vt:variant>
        <vt:lpwstr/>
      </vt:variant>
      <vt:variant>
        <vt:lpwstr>upstream_gate</vt:lpwstr>
      </vt:variant>
      <vt:variant>
        <vt:i4>262163</vt:i4>
      </vt:variant>
      <vt:variant>
        <vt:i4>9929</vt:i4>
      </vt:variant>
      <vt:variant>
        <vt:i4>0</vt:i4>
      </vt:variant>
      <vt:variant>
        <vt:i4>5</vt:i4>
      </vt:variant>
      <vt:variant>
        <vt:lpwstr/>
      </vt:variant>
      <vt:variant>
        <vt:lpwstr>gates</vt:lpwstr>
      </vt:variant>
      <vt:variant>
        <vt:i4>1376268</vt:i4>
      </vt:variant>
      <vt:variant>
        <vt:i4>9926</vt:i4>
      </vt:variant>
      <vt:variant>
        <vt:i4>0</vt:i4>
      </vt:variant>
      <vt:variant>
        <vt:i4>5</vt:i4>
      </vt:variant>
      <vt:variant>
        <vt:lpwstr/>
      </vt:variant>
      <vt:variant>
        <vt:lpwstr>inflow_outflow_dimensions</vt:lpwstr>
      </vt:variant>
      <vt:variant>
        <vt:i4>852001</vt:i4>
      </vt:variant>
      <vt:variant>
        <vt:i4>9921</vt:i4>
      </vt:variant>
      <vt:variant>
        <vt:i4>0</vt:i4>
      </vt:variant>
      <vt:variant>
        <vt:i4>5</vt:i4>
      </vt:variant>
      <vt:variant>
        <vt:lpwstr/>
      </vt:variant>
      <vt:variant>
        <vt:lpwstr>gate_filename</vt:lpwstr>
      </vt:variant>
      <vt:variant>
        <vt:i4>1507368</vt:i4>
      </vt:variant>
      <vt:variant>
        <vt:i4>9918</vt:i4>
      </vt:variant>
      <vt:variant>
        <vt:i4>0</vt:i4>
      </vt:variant>
      <vt:variant>
        <vt:i4>5</vt:i4>
      </vt:variant>
      <vt:variant>
        <vt:lpwstr/>
      </vt:variant>
      <vt:variant>
        <vt:lpwstr>gate_tdg</vt:lpwstr>
      </vt:variant>
      <vt:variant>
        <vt:i4>7209037</vt:i4>
      </vt:variant>
      <vt:variant>
        <vt:i4>9915</vt:i4>
      </vt:variant>
      <vt:variant>
        <vt:i4>0</vt:i4>
      </vt:variant>
      <vt:variant>
        <vt:i4>5</vt:i4>
      </vt:variant>
      <vt:variant>
        <vt:lpwstr/>
      </vt:variant>
      <vt:variant>
        <vt:lpwstr>downstream_gate</vt:lpwstr>
      </vt:variant>
      <vt:variant>
        <vt:i4>2031659</vt:i4>
      </vt:variant>
      <vt:variant>
        <vt:i4>9912</vt:i4>
      </vt:variant>
      <vt:variant>
        <vt:i4>0</vt:i4>
      </vt:variant>
      <vt:variant>
        <vt:i4>5</vt:i4>
      </vt:variant>
      <vt:variant>
        <vt:lpwstr/>
      </vt:variant>
      <vt:variant>
        <vt:lpwstr>upstream_gate</vt:lpwstr>
      </vt:variant>
      <vt:variant>
        <vt:i4>1703977</vt:i4>
      </vt:variant>
      <vt:variant>
        <vt:i4>9909</vt:i4>
      </vt:variant>
      <vt:variant>
        <vt:i4>0</vt:i4>
      </vt:variant>
      <vt:variant>
        <vt:i4>5</vt:i4>
      </vt:variant>
      <vt:variant>
        <vt:lpwstr/>
      </vt:variant>
      <vt:variant>
        <vt:lpwstr>gate_weir</vt:lpwstr>
      </vt:variant>
      <vt:variant>
        <vt:i4>1376268</vt:i4>
      </vt:variant>
      <vt:variant>
        <vt:i4>9906</vt:i4>
      </vt:variant>
      <vt:variant>
        <vt:i4>0</vt:i4>
      </vt:variant>
      <vt:variant>
        <vt:i4>5</vt:i4>
      </vt:variant>
      <vt:variant>
        <vt:lpwstr/>
      </vt:variant>
      <vt:variant>
        <vt:lpwstr>inflow_outflow_dimensions</vt:lpwstr>
      </vt:variant>
      <vt:variant>
        <vt:i4>6488161</vt:i4>
      </vt:variant>
      <vt:variant>
        <vt:i4>9903</vt:i4>
      </vt:variant>
      <vt:variant>
        <vt:i4>0</vt:i4>
      </vt:variant>
      <vt:variant>
        <vt:i4>5</vt:i4>
      </vt:variant>
      <vt:variant>
        <vt:lpwstr/>
      </vt:variant>
      <vt:variant>
        <vt:lpwstr>gate_input_file</vt:lpwstr>
      </vt:variant>
      <vt:variant>
        <vt:i4>65580</vt:i4>
      </vt:variant>
      <vt:variant>
        <vt:i4>9892</vt:i4>
      </vt:variant>
      <vt:variant>
        <vt:i4>0</vt:i4>
      </vt:variant>
      <vt:variant>
        <vt:i4>5</vt:i4>
      </vt:variant>
      <vt:variant>
        <vt:lpwstr/>
      </vt:variant>
      <vt:variant>
        <vt:lpwstr>spillway_tdg</vt:lpwstr>
      </vt:variant>
      <vt:variant>
        <vt:i4>6946887</vt:i4>
      </vt:variant>
      <vt:variant>
        <vt:i4>9889</vt:i4>
      </vt:variant>
      <vt:variant>
        <vt:i4>0</vt:i4>
      </vt:variant>
      <vt:variant>
        <vt:i4>5</vt:i4>
      </vt:variant>
      <vt:variant>
        <vt:lpwstr/>
      </vt:variant>
      <vt:variant>
        <vt:lpwstr>downstream_spillway</vt:lpwstr>
      </vt:variant>
      <vt:variant>
        <vt:i4>1769505</vt:i4>
      </vt:variant>
      <vt:variant>
        <vt:i4>9886</vt:i4>
      </vt:variant>
      <vt:variant>
        <vt:i4>0</vt:i4>
      </vt:variant>
      <vt:variant>
        <vt:i4>5</vt:i4>
      </vt:variant>
      <vt:variant>
        <vt:lpwstr/>
      </vt:variant>
      <vt:variant>
        <vt:lpwstr>upstream_spillway</vt:lpwstr>
      </vt:variant>
      <vt:variant>
        <vt:i4>1179671</vt:i4>
      </vt:variant>
      <vt:variant>
        <vt:i4>9883</vt:i4>
      </vt:variant>
      <vt:variant>
        <vt:i4>0</vt:i4>
      </vt:variant>
      <vt:variant>
        <vt:i4>5</vt:i4>
      </vt:variant>
      <vt:variant>
        <vt:lpwstr/>
      </vt:variant>
      <vt:variant>
        <vt:lpwstr>spillways</vt:lpwstr>
      </vt:variant>
      <vt:variant>
        <vt:i4>1376268</vt:i4>
      </vt:variant>
      <vt:variant>
        <vt:i4>9880</vt:i4>
      </vt:variant>
      <vt:variant>
        <vt:i4>0</vt:i4>
      </vt:variant>
      <vt:variant>
        <vt:i4>5</vt:i4>
      </vt:variant>
      <vt:variant>
        <vt:lpwstr/>
      </vt:variant>
      <vt:variant>
        <vt:lpwstr>inflow_outflow_dimensions</vt:lpwstr>
      </vt:variant>
      <vt:variant>
        <vt:i4>1179671</vt:i4>
      </vt:variant>
      <vt:variant>
        <vt:i4>9808</vt:i4>
      </vt:variant>
      <vt:variant>
        <vt:i4>0</vt:i4>
      </vt:variant>
      <vt:variant>
        <vt:i4>5</vt:i4>
      </vt:variant>
      <vt:variant>
        <vt:lpwstr/>
      </vt:variant>
      <vt:variant>
        <vt:lpwstr>spillways</vt:lpwstr>
      </vt:variant>
      <vt:variant>
        <vt:i4>65580</vt:i4>
      </vt:variant>
      <vt:variant>
        <vt:i4>9800</vt:i4>
      </vt:variant>
      <vt:variant>
        <vt:i4>0</vt:i4>
      </vt:variant>
      <vt:variant>
        <vt:i4>5</vt:i4>
      </vt:variant>
      <vt:variant>
        <vt:lpwstr/>
      </vt:variant>
      <vt:variant>
        <vt:lpwstr>spillway_tdg</vt:lpwstr>
      </vt:variant>
      <vt:variant>
        <vt:i4>1769505</vt:i4>
      </vt:variant>
      <vt:variant>
        <vt:i4>9797</vt:i4>
      </vt:variant>
      <vt:variant>
        <vt:i4>0</vt:i4>
      </vt:variant>
      <vt:variant>
        <vt:i4>5</vt:i4>
      </vt:variant>
      <vt:variant>
        <vt:lpwstr/>
      </vt:variant>
      <vt:variant>
        <vt:lpwstr>upstream_spillway</vt:lpwstr>
      </vt:variant>
      <vt:variant>
        <vt:i4>1179671</vt:i4>
      </vt:variant>
      <vt:variant>
        <vt:i4>9794</vt:i4>
      </vt:variant>
      <vt:variant>
        <vt:i4>0</vt:i4>
      </vt:variant>
      <vt:variant>
        <vt:i4>5</vt:i4>
      </vt:variant>
      <vt:variant>
        <vt:lpwstr/>
      </vt:variant>
      <vt:variant>
        <vt:lpwstr>spillways</vt:lpwstr>
      </vt:variant>
      <vt:variant>
        <vt:i4>1376268</vt:i4>
      </vt:variant>
      <vt:variant>
        <vt:i4>9791</vt:i4>
      </vt:variant>
      <vt:variant>
        <vt:i4>0</vt:i4>
      </vt:variant>
      <vt:variant>
        <vt:i4>5</vt:i4>
      </vt:variant>
      <vt:variant>
        <vt:lpwstr/>
      </vt:variant>
      <vt:variant>
        <vt:lpwstr>inflow_outflow_dimensions</vt:lpwstr>
      </vt:variant>
      <vt:variant>
        <vt:i4>65580</vt:i4>
      </vt:variant>
      <vt:variant>
        <vt:i4>9786</vt:i4>
      </vt:variant>
      <vt:variant>
        <vt:i4>0</vt:i4>
      </vt:variant>
      <vt:variant>
        <vt:i4>5</vt:i4>
      </vt:variant>
      <vt:variant>
        <vt:lpwstr/>
      </vt:variant>
      <vt:variant>
        <vt:lpwstr>spillway_tdg</vt:lpwstr>
      </vt:variant>
      <vt:variant>
        <vt:i4>6946887</vt:i4>
      </vt:variant>
      <vt:variant>
        <vt:i4>9783</vt:i4>
      </vt:variant>
      <vt:variant>
        <vt:i4>0</vt:i4>
      </vt:variant>
      <vt:variant>
        <vt:i4>5</vt:i4>
      </vt:variant>
      <vt:variant>
        <vt:lpwstr/>
      </vt:variant>
      <vt:variant>
        <vt:lpwstr>downstream_spillway</vt:lpwstr>
      </vt:variant>
      <vt:variant>
        <vt:i4>1179671</vt:i4>
      </vt:variant>
      <vt:variant>
        <vt:i4>9780</vt:i4>
      </vt:variant>
      <vt:variant>
        <vt:i4>0</vt:i4>
      </vt:variant>
      <vt:variant>
        <vt:i4>5</vt:i4>
      </vt:variant>
      <vt:variant>
        <vt:lpwstr/>
      </vt:variant>
      <vt:variant>
        <vt:lpwstr>spillways</vt:lpwstr>
      </vt:variant>
      <vt:variant>
        <vt:i4>65580</vt:i4>
      </vt:variant>
      <vt:variant>
        <vt:i4>9775</vt:i4>
      </vt:variant>
      <vt:variant>
        <vt:i4>0</vt:i4>
      </vt:variant>
      <vt:variant>
        <vt:i4>5</vt:i4>
      </vt:variant>
      <vt:variant>
        <vt:lpwstr/>
      </vt:variant>
      <vt:variant>
        <vt:lpwstr>spillway_tdg</vt:lpwstr>
      </vt:variant>
      <vt:variant>
        <vt:i4>6946887</vt:i4>
      </vt:variant>
      <vt:variant>
        <vt:i4>9772</vt:i4>
      </vt:variant>
      <vt:variant>
        <vt:i4>0</vt:i4>
      </vt:variant>
      <vt:variant>
        <vt:i4>5</vt:i4>
      </vt:variant>
      <vt:variant>
        <vt:lpwstr/>
      </vt:variant>
      <vt:variant>
        <vt:lpwstr>downstream_spillway</vt:lpwstr>
      </vt:variant>
      <vt:variant>
        <vt:i4>1769505</vt:i4>
      </vt:variant>
      <vt:variant>
        <vt:i4>9769</vt:i4>
      </vt:variant>
      <vt:variant>
        <vt:i4>0</vt:i4>
      </vt:variant>
      <vt:variant>
        <vt:i4>5</vt:i4>
      </vt:variant>
      <vt:variant>
        <vt:lpwstr/>
      </vt:variant>
      <vt:variant>
        <vt:lpwstr>upstream_spillway</vt:lpwstr>
      </vt:variant>
      <vt:variant>
        <vt:i4>1376268</vt:i4>
      </vt:variant>
      <vt:variant>
        <vt:i4>9766</vt:i4>
      </vt:variant>
      <vt:variant>
        <vt:i4>0</vt:i4>
      </vt:variant>
      <vt:variant>
        <vt:i4>5</vt:i4>
      </vt:variant>
      <vt:variant>
        <vt:lpwstr/>
      </vt:variant>
      <vt:variant>
        <vt:lpwstr>inflow_outflow_dimensions</vt:lpwstr>
      </vt:variant>
      <vt:variant>
        <vt:i4>3342343</vt:i4>
      </vt:variant>
      <vt:variant>
        <vt:i4>9763</vt:i4>
      </vt:variant>
      <vt:variant>
        <vt:i4>0</vt:i4>
      </vt:variant>
      <vt:variant>
        <vt:i4>5</vt:i4>
      </vt:variant>
      <vt:variant>
        <vt:lpwstr/>
      </vt:variant>
      <vt:variant>
        <vt:lpwstr>spillways_theory</vt:lpwstr>
      </vt:variant>
      <vt:variant>
        <vt:i4>786467</vt:i4>
      </vt:variant>
      <vt:variant>
        <vt:i4>9752</vt:i4>
      </vt:variant>
      <vt:variant>
        <vt:i4>0</vt:i4>
      </vt:variant>
      <vt:variant>
        <vt:i4>5</vt:i4>
      </vt:variant>
      <vt:variant>
        <vt:lpwstr/>
      </vt:variant>
      <vt:variant>
        <vt:lpwstr>upstream_pipe</vt:lpwstr>
      </vt:variant>
      <vt:variant>
        <vt:i4>61</vt:i4>
      </vt:variant>
      <vt:variant>
        <vt:i4>9749</vt:i4>
      </vt:variant>
      <vt:variant>
        <vt:i4>0</vt:i4>
      </vt:variant>
      <vt:variant>
        <vt:i4>5</vt:i4>
      </vt:variant>
      <vt:variant>
        <vt:lpwstr/>
      </vt:variant>
      <vt:variant>
        <vt:lpwstr>pipe_characteristics</vt:lpwstr>
      </vt:variant>
      <vt:variant>
        <vt:i4>1376268</vt:i4>
      </vt:variant>
      <vt:variant>
        <vt:i4>9746</vt:i4>
      </vt:variant>
      <vt:variant>
        <vt:i4>0</vt:i4>
      </vt:variant>
      <vt:variant>
        <vt:i4>5</vt:i4>
      </vt:variant>
      <vt:variant>
        <vt:lpwstr/>
      </vt:variant>
      <vt:variant>
        <vt:lpwstr>inflow_outflow_dimensions</vt:lpwstr>
      </vt:variant>
      <vt:variant>
        <vt:i4>8192069</vt:i4>
      </vt:variant>
      <vt:variant>
        <vt:i4>9741</vt:i4>
      </vt:variant>
      <vt:variant>
        <vt:i4>0</vt:i4>
      </vt:variant>
      <vt:variant>
        <vt:i4>5</vt:i4>
      </vt:variant>
      <vt:variant>
        <vt:lpwstr/>
      </vt:variant>
      <vt:variant>
        <vt:lpwstr>downstream_pipe</vt:lpwstr>
      </vt:variant>
      <vt:variant>
        <vt:i4>61</vt:i4>
      </vt:variant>
      <vt:variant>
        <vt:i4>9738</vt:i4>
      </vt:variant>
      <vt:variant>
        <vt:i4>0</vt:i4>
      </vt:variant>
      <vt:variant>
        <vt:i4>5</vt:i4>
      </vt:variant>
      <vt:variant>
        <vt:lpwstr/>
      </vt:variant>
      <vt:variant>
        <vt:lpwstr>pipe_characteristics</vt:lpwstr>
      </vt:variant>
      <vt:variant>
        <vt:i4>1376268</vt:i4>
      </vt:variant>
      <vt:variant>
        <vt:i4>9735</vt:i4>
      </vt:variant>
      <vt:variant>
        <vt:i4>0</vt:i4>
      </vt:variant>
      <vt:variant>
        <vt:i4>5</vt:i4>
      </vt:variant>
      <vt:variant>
        <vt:lpwstr/>
      </vt:variant>
      <vt:variant>
        <vt:lpwstr>inflow_outflow_dimensions</vt:lpwstr>
      </vt:variant>
      <vt:variant>
        <vt:i4>8192069</vt:i4>
      </vt:variant>
      <vt:variant>
        <vt:i4>9730</vt:i4>
      </vt:variant>
      <vt:variant>
        <vt:i4>0</vt:i4>
      </vt:variant>
      <vt:variant>
        <vt:i4>5</vt:i4>
      </vt:variant>
      <vt:variant>
        <vt:lpwstr/>
      </vt:variant>
      <vt:variant>
        <vt:lpwstr>downstream_pipe</vt:lpwstr>
      </vt:variant>
      <vt:variant>
        <vt:i4>786467</vt:i4>
      </vt:variant>
      <vt:variant>
        <vt:i4>9727</vt:i4>
      </vt:variant>
      <vt:variant>
        <vt:i4>0</vt:i4>
      </vt:variant>
      <vt:variant>
        <vt:i4>5</vt:i4>
      </vt:variant>
      <vt:variant>
        <vt:lpwstr/>
      </vt:variant>
      <vt:variant>
        <vt:lpwstr>upstream_pipe</vt:lpwstr>
      </vt:variant>
      <vt:variant>
        <vt:i4>1376268</vt:i4>
      </vt:variant>
      <vt:variant>
        <vt:i4>9724</vt:i4>
      </vt:variant>
      <vt:variant>
        <vt:i4>0</vt:i4>
      </vt:variant>
      <vt:variant>
        <vt:i4>5</vt:i4>
      </vt:variant>
      <vt:variant>
        <vt:lpwstr/>
      </vt:variant>
      <vt:variant>
        <vt:lpwstr>inflow_outflow_dimensions</vt:lpwstr>
      </vt:variant>
      <vt:variant>
        <vt:i4>2818057</vt:i4>
      </vt:variant>
      <vt:variant>
        <vt:i4>9719</vt:i4>
      </vt:variant>
      <vt:variant>
        <vt:i4>0</vt:i4>
      </vt:variant>
      <vt:variant>
        <vt:i4>5</vt:i4>
      </vt:variant>
      <vt:variant>
        <vt:lpwstr/>
      </vt:variant>
      <vt:variant>
        <vt:lpwstr>outflow_filename</vt:lpwstr>
      </vt:variant>
      <vt:variant>
        <vt:i4>4784208</vt:i4>
      </vt:variant>
      <vt:variant>
        <vt:i4>9716</vt:i4>
      </vt:variant>
      <vt:variant>
        <vt:i4>0</vt:i4>
      </vt:variant>
      <vt:variant>
        <vt:i4>5</vt:i4>
      </vt:variant>
      <vt:variant>
        <vt:lpwstr/>
      </vt:variant>
      <vt:variant>
        <vt:lpwstr>structure_bottom_withdrawal</vt:lpwstr>
      </vt:variant>
      <vt:variant>
        <vt:i4>17</vt:i4>
      </vt:variant>
      <vt:variant>
        <vt:i4>9713</vt:i4>
      </vt:variant>
      <vt:variant>
        <vt:i4>0</vt:i4>
      </vt:variant>
      <vt:variant>
        <vt:i4>5</vt:i4>
      </vt:variant>
      <vt:variant>
        <vt:lpwstr/>
      </vt:variant>
      <vt:variant>
        <vt:lpwstr>structure_top_withdrawal</vt:lpwstr>
      </vt:variant>
      <vt:variant>
        <vt:i4>5505146</vt:i4>
      </vt:variant>
      <vt:variant>
        <vt:i4>9710</vt:i4>
      </vt:variant>
      <vt:variant>
        <vt:i4>0</vt:i4>
      </vt:variant>
      <vt:variant>
        <vt:i4>5</vt:i4>
      </vt:variant>
      <vt:variant>
        <vt:lpwstr/>
      </vt:variant>
      <vt:variant>
        <vt:lpwstr>structure_interpolation</vt:lpwstr>
      </vt:variant>
      <vt:variant>
        <vt:i4>5832826</vt:i4>
      </vt:variant>
      <vt:variant>
        <vt:i4>9707</vt:i4>
      </vt:variant>
      <vt:variant>
        <vt:i4>0</vt:i4>
      </vt:variant>
      <vt:variant>
        <vt:i4>5</vt:i4>
      </vt:variant>
      <vt:variant>
        <vt:lpwstr/>
      </vt:variant>
      <vt:variant>
        <vt:lpwstr>structure_elevation</vt:lpwstr>
      </vt:variant>
      <vt:variant>
        <vt:i4>393275</vt:i4>
      </vt:variant>
      <vt:variant>
        <vt:i4>9704</vt:i4>
      </vt:variant>
      <vt:variant>
        <vt:i4>0</vt:i4>
      </vt:variant>
      <vt:variant>
        <vt:i4>5</vt:i4>
      </vt:variant>
      <vt:variant>
        <vt:lpwstr/>
      </vt:variant>
      <vt:variant>
        <vt:lpwstr>sink_type</vt:lpwstr>
      </vt:variant>
      <vt:variant>
        <vt:i4>2162733</vt:i4>
      </vt:variant>
      <vt:variant>
        <vt:i4>9701</vt:i4>
      </vt:variant>
      <vt:variant>
        <vt:i4>0</vt:i4>
      </vt:variant>
      <vt:variant>
        <vt:i4>5</vt:i4>
      </vt:variant>
      <vt:variant>
        <vt:lpwstr/>
      </vt:variant>
      <vt:variant>
        <vt:lpwstr>number_of_structures</vt:lpwstr>
      </vt:variant>
      <vt:variant>
        <vt:i4>1376268</vt:i4>
      </vt:variant>
      <vt:variant>
        <vt:i4>9698</vt:i4>
      </vt:variant>
      <vt:variant>
        <vt:i4>0</vt:i4>
      </vt:variant>
      <vt:variant>
        <vt:i4>5</vt:i4>
      </vt:variant>
      <vt:variant>
        <vt:lpwstr/>
      </vt:variant>
      <vt:variant>
        <vt:lpwstr>inflow_outflow_dimensions</vt:lpwstr>
      </vt:variant>
      <vt:variant>
        <vt:i4>393275</vt:i4>
      </vt:variant>
      <vt:variant>
        <vt:i4>9695</vt:i4>
      </vt:variant>
      <vt:variant>
        <vt:i4>0</vt:i4>
      </vt:variant>
      <vt:variant>
        <vt:i4>5</vt:i4>
      </vt:variant>
      <vt:variant>
        <vt:lpwstr/>
      </vt:variant>
      <vt:variant>
        <vt:lpwstr>sink_type</vt:lpwstr>
      </vt:variant>
      <vt:variant>
        <vt:i4>2818057</vt:i4>
      </vt:variant>
      <vt:variant>
        <vt:i4>9690</vt:i4>
      </vt:variant>
      <vt:variant>
        <vt:i4>0</vt:i4>
      </vt:variant>
      <vt:variant>
        <vt:i4>5</vt:i4>
      </vt:variant>
      <vt:variant>
        <vt:lpwstr/>
      </vt:variant>
      <vt:variant>
        <vt:lpwstr>outflow_filename</vt:lpwstr>
      </vt:variant>
      <vt:variant>
        <vt:i4>4784208</vt:i4>
      </vt:variant>
      <vt:variant>
        <vt:i4>9687</vt:i4>
      </vt:variant>
      <vt:variant>
        <vt:i4>0</vt:i4>
      </vt:variant>
      <vt:variant>
        <vt:i4>5</vt:i4>
      </vt:variant>
      <vt:variant>
        <vt:lpwstr/>
      </vt:variant>
      <vt:variant>
        <vt:lpwstr>structure_bottom_withdrawal</vt:lpwstr>
      </vt:variant>
      <vt:variant>
        <vt:i4>17</vt:i4>
      </vt:variant>
      <vt:variant>
        <vt:i4>9684</vt:i4>
      </vt:variant>
      <vt:variant>
        <vt:i4>0</vt:i4>
      </vt:variant>
      <vt:variant>
        <vt:i4>5</vt:i4>
      </vt:variant>
      <vt:variant>
        <vt:lpwstr/>
      </vt:variant>
      <vt:variant>
        <vt:lpwstr>structure_top_withdrawal</vt:lpwstr>
      </vt:variant>
      <vt:variant>
        <vt:i4>5505146</vt:i4>
      </vt:variant>
      <vt:variant>
        <vt:i4>9681</vt:i4>
      </vt:variant>
      <vt:variant>
        <vt:i4>0</vt:i4>
      </vt:variant>
      <vt:variant>
        <vt:i4>5</vt:i4>
      </vt:variant>
      <vt:variant>
        <vt:lpwstr/>
      </vt:variant>
      <vt:variant>
        <vt:lpwstr>structure_interpolation</vt:lpwstr>
      </vt:variant>
      <vt:variant>
        <vt:i4>4522081</vt:i4>
      </vt:variant>
      <vt:variant>
        <vt:i4>9678</vt:i4>
      </vt:variant>
      <vt:variant>
        <vt:i4>0</vt:i4>
      </vt:variant>
      <vt:variant>
        <vt:i4>5</vt:i4>
      </vt:variant>
      <vt:variant>
        <vt:lpwstr/>
      </vt:variant>
      <vt:variant>
        <vt:lpwstr>structure_width</vt:lpwstr>
      </vt:variant>
      <vt:variant>
        <vt:i4>393275</vt:i4>
      </vt:variant>
      <vt:variant>
        <vt:i4>9675</vt:i4>
      </vt:variant>
      <vt:variant>
        <vt:i4>0</vt:i4>
      </vt:variant>
      <vt:variant>
        <vt:i4>5</vt:i4>
      </vt:variant>
      <vt:variant>
        <vt:lpwstr/>
      </vt:variant>
      <vt:variant>
        <vt:lpwstr>sink_type</vt:lpwstr>
      </vt:variant>
      <vt:variant>
        <vt:i4>2162733</vt:i4>
      </vt:variant>
      <vt:variant>
        <vt:i4>9672</vt:i4>
      </vt:variant>
      <vt:variant>
        <vt:i4>0</vt:i4>
      </vt:variant>
      <vt:variant>
        <vt:i4>5</vt:i4>
      </vt:variant>
      <vt:variant>
        <vt:lpwstr/>
      </vt:variant>
      <vt:variant>
        <vt:lpwstr>number_of_structures</vt:lpwstr>
      </vt:variant>
      <vt:variant>
        <vt:i4>1376268</vt:i4>
      </vt:variant>
      <vt:variant>
        <vt:i4>9669</vt:i4>
      </vt:variant>
      <vt:variant>
        <vt:i4>0</vt:i4>
      </vt:variant>
      <vt:variant>
        <vt:i4>5</vt:i4>
      </vt:variant>
      <vt:variant>
        <vt:lpwstr/>
      </vt:variant>
      <vt:variant>
        <vt:lpwstr>inflow_outflow_dimensions</vt:lpwstr>
      </vt:variant>
      <vt:variant>
        <vt:i4>2818057</vt:i4>
      </vt:variant>
      <vt:variant>
        <vt:i4>9664</vt:i4>
      </vt:variant>
      <vt:variant>
        <vt:i4>0</vt:i4>
      </vt:variant>
      <vt:variant>
        <vt:i4>5</vt:i4>
      </vt:variant>
      <vt:variant>
        <vt:lpwstr/>
      </vt:variant>
      <vt:variant>
        <vt:lpwstr>outflow_filename</vt:lpwstr>
      </vt:variant>
      <vt:variant>
        <vt:i4>4784208</vt:i4>
      </vt:variant>
      <vt:variant>
        <vt:i4>9661</vt:i4>
      </vt:variant>
      <vt:variant>
        <vt:i4>0</vt:i4>
      </vt:variant>
      <vt:variant>
        <vt:i4>5</vt:i4>
      </vt:variant>
      <vt:variant>
        <vt:lpwstr/>
      </vt:variant>
      <vt:variant>
        <vt:lpwstr>structure_bottom_withdrawal</vt:lpwstr>
      </vt:variant>
      <vt:variant>
        <vt:i4>17</vt:i4>
      </vt:variant>
      <vt:variant>
        <vt:i4>9658</vt:i4>
      </vt:variant>
      <vt:variant>
        <vt:i4>0</vt:i4>
      </vt:variant>
      <vt:variant>
        <vt:i4>5</vt:i4>
      </vt:variant>
      <vt:variant>
        <vt:lpwstr/>
      </vt:variant>
      <vt:variant>
        <vt:lpwstr>structure_top_withdrawal</vt:lpwstr>
      </vt:variant>
      <vt:variant>
        <vt:i4>5505146</vt:i4>
      </vt:variant>
      <vt:variant>
        <vt:i4>9655</vt:i4>
      </vt:variant>
      <vt:variant>
        <vt:i4>0</vt:i4>
      </vt:variant>
      <vt:variant>
        <vt:i4>5</vt:i4>
      </vt:variant>
      <vt:variant>
        <vt:lpwstr/>
      </vt:variant>
      <vt:variant>
        <vt:lpwstr>structure_interpolation</vt:lpwstr>
      </vt:variant>
      <vt:variant>
        <vt:i4>4522081</vt:i4>
      </vt:variant>
      <vt:variant>
        <vt:i4>9652</vt:i4>
      </vt:variant>
      <vt:variant>
        <vt:i4>0</vt:i4>
      </vt:variant>
      <vt:variant>
        <vt:i4>5</vt:i4>
      </vt:variant>
      <vt:variant>
        <vt:lpwstr/>
      </vt:variant>
      <vt:variant>
        <vt:lpwstr>structure_width</vt:lpwstr>
      </vt:variant>
      <vt:variant>
        <vt:i4>5832826</vt:i4>
      </vt:variant>
      <vt:variant>
        <vt:i4>9649</vt:i4>
      </vt:variant>
      <vt:variant>
        <vt:i4>0</vt:i4>
      </vt:variant>
      <vt:variant>
        <vt:i4>5</vt:i4>
      </vt:variant>
      <vt:variant>
        <vt:lpwstr/>
      </vt:variant>
      <vt:variant>
        <vt:lpwstr>structure_elevation</vt:lpwstr>
      </vt:variant>
      <vt:variant>
        <vt:i4>2162733</vt:i4>
      </vt:variant>
      <vt:variant>
        <vt:i4>9646</vt:i4>
      </vt:variant>
      <vt:variant>
        <vt:i4>0</vt:i4>
      </vt:variant>
      <vt:variant>
        <vt:i4>5</vt:i4>
      </vt:variant>
      <vt:variant>
        <vt:lpwstr/>
      </vt:variant>
      <vt:variant>
        <vt:lpwstr>number_of_structures</vt:lpwstr>
      </vt:variant>
      <vt:variant>
        <vt:i4>1376268</vt:i4>
      </vt:variant>
      <vt:variant>
        <vt:i4>9643</vt:i4>
      </vt:variant>
      <vt:variant>
        <vt:i4>0</vt:i4>
      </vt:variant>
      <vt:variant>
        <vt:i4>5</vt:i4>
      </vt:variant>
      <vt:variant>
        <vt:lpwstr/>
      </vt:variant>
      <vt:variant>
        <vt:lpwstr>inflow_outflow_dimensions</vt:lpwstr>
      </vt:variant>
      <vt:variant>
        <vt:i4>2818057</vt:i4>
      </vt:variant>
      <vt:variant>
        <vt:i4>9638</vt:i4>
      </vt:variant>
      <vt:variant>
        <vt:i4>0</vt:i4>
      </vt:variant>
      <vt:variant>
        <vt:i4>5</vt:i4>
      </vt:variant>
      <vt:variant>
        <vt:lpwstr/>
      </vt:variant>
      <vt:variant>
        <vt:lpwstr>outflow_filename</vt:lpwstr>
      </vt:variant>
      <vt:variant>
        <vt:i4>17</vt:i4>
      </vt:variant>
      <vt:variant>
        <vt:i4>9635</vt:i4>
      </vt:variant>
      <vt:variant>
        <vt:i4>0</vt:i4>
      </vt:variant>
      <vt:variant>
        <vt:i4>5</vt:i4>
      </vt:variant>
      <vt:variant>
        <vt:lpwstr/>
      </vt:variant>
      <vt:variant>
        <vt:lpwstr>structure_top_withdrawal</vt:lpwstr>
      </vt:variant>
      <vt:variant>
        <vt:i4>5505146</vt:i4>
      </vt:variant>
      <vt:variant>
        <vt:i4>9632</vt:i4>
      </vt:variant>
      <vt:variant>
        <vt:i4>0</vt:i4>
      </vt:variant>
      <vt:variant>
        <vt:i4>5</vt:i4>
      </vt:variant>
      <vt:variant>
        <vt:lpwstr/>
      </vt:variant>
      <vt:variant>
        <vt:lpwstr>structure_interpolation</vt:lpwstr>
      </vt:variant>
      <vt:variant>
        <vt:i4>4522081</vt:i4>
      </vt:variant>
      <vt:variant>
        <vt:i4>9629</vt:i4>
      </vt:variant>
      <vt:variant>
        <vt:i4>0</vt:i4>
      </vt:variant>
      <vt:variant>
        <vt:i4>5</vt:i4>
      </vt:variant>
      <vt:variant>
        <vt:lpwstr/>
      </vt:variant>
      <vt:variant>
        <vt:lpwstr>structure_width</vt:lpwstr>
      </vt:variant>
      <vt:variant>
        <vt:i4>5832826</vt:i4>
      </vt:variant>
      <vt:variant>
        <vt:i4>9626</vt:i4>
      </vt:variant>
      <vt:variant>
        <vt:i4>0</vt:i4>
      </vt:variant>
      <vt:variant>
        <vt:i4>5</vt:i4>
      </vt:variant>
      <vt:variant>
        <vt:lpwstr/>
      </vt:variant>
      <vt:variant>
        <vt:lpwstr>structure_elevation</vt:lpwstr>
      </vt:variant>
      <vt:variant>
        <vt:i4>393275</vt:i4>
      </vt:variant>
      <vt:variant>
        <vt:i4>9623</vt:i4>
      </vt:variant>
      <vt:variant>
        <vt:i4>0</vt:i4>
      </vt:variant>
      <vt:variant>
        <vt:i4>5</vt:i4>
      </vt:variant>
      <vt:variant>
        <vt:lpwstr/>
      </vt:variant>
      <vt:variant>
        <vt:lpwstr>sink_type</vt:lpwstr>
      </vt:variant>
      <vt:variant>
        <vt:i4>2162733</vt:i4>
      </vt:variant>
      <vt:variant>
        <vt:i4>9620</vt:i4>
      </vt:variant>
      <vt:variant>
        <vt:i4>0</vt:i4>
      </vt:variant>
      <vt:variant>
        <vt:i4>5</vt:i4>
      </vt:variant>
      <vt:variant>
        <vt:lpwstr/>
      </vt:variant>
      <vt:variant>
        <vt:lpwstr>number_of_structures</vt:lpwstr>
      </vt:variant>
      <vt:variant>
        <vt:i4>1376268</vt:i4>
      </vt:variant>
      <vt:variant>
        <vt:i4>9617</vt:i4>
      </vt:variant>
      <vt:variant>
        <vt:i4>0</vt:i4>
      </vt:variant>
      <vt:variant>
        <vt:i4>5</vt:i4>
      </vt:variant>
      <vt:variant>
        <vt:lpwstr/>
      </vt:variant>
      <vt:variant>
        <vt:lpwstr>inflow_outflow_dimensions</vt:lpwstr>
      </vt:variant>
      <vt:variant>
        <vt:i4>2818057</vt:i4>
      </vt:variant>
      <vt:variant>
        <vt:i4>9612</vt:i4>
      </vt:variant>
      <vt:variant>
        <vt:i4>0</vt:i4>
      </vt:variant>
      <vt:variant>
        <vt:i4>5</vt:i4>
      </vt:variant>
      <vt:variant>
        <vt:lpwstr/>
      </vt:variant>
      <vt:variant>
        <vt:lpwstr>outflow_filename</vt:lpwstr>
      </vt:variant>
      <vt:variant>
        <vt:i4>4784208</vt:i4>
      </vt:variant>
      <vt:variant>
        <vt:i4>9609</vt:i4>
      </vt:variant>
      <vt:variant>
        <vt:i4>0</vt:i4>
      </vt:variant>
      <vt:variant>
        <vt:i4>5</vt:i4>
      </vt:variant>
      <vt:variant>
        <vt:lpwstr/>
      </vt:variant>
      <vt:variant>
        <vt:lpwstr>structure_bottom_withdrawal</vt:lpwstr>
      </vt:variant>
      <vt:variant>
        <vt:i4>5505146</vt:i4>
      </vt:variant>
      <vt:variant>
        <vt:i4>9606</vt:i4>
      </vt:variant>
      <vt:variant>
        <vt:i4>0</vt:i4>
      </vt:variant>
      <vt:variant>
        <vt:i4>5</vt:i4>
      </vt:variant>
      <vt:variant>
        <vt:lpwstr/>
      </vt:variant>
      <vt:variant>
        <vt:lpwstr>structure_interpolation</vt:lpwstr>
      </vt:variant>
      <vt:variant>
        <vt:i4>4522081</vt:i4>
      </vt:variant>
      <vt:variant>
        <vt:i4>9603</vt:i4>
      </vt:variant>
      <vt:variant>
        <vt:i4>0</vt:i4>
      </vt:variant>
      <vt:variant>
        <vt:i4>5</vt:i4>
      </vt:variant>
      <vt:variant>
        <vt:lpwstr/>
      </vt:variant>
      <vt:variant>
        <vt:lpwstr>structure_width</vt:lpwstr>
      </vt:variant>
      <vt:variant>
        <vt:i4>5832826</vt:i4>
      </vt:variant>
      <vt:variant>
        <vt:i4>9600</vt:i4>
      </vt:variant>
      <vt:variant>
        <vt:i4>0</vt:i4>
      </vt:variant>
      <vt:variant>
        <vt:i4>5</vt:i4>
      </vt:variant>
      <vt:variant>
        <vt:lpwstr/>
      </vt:variant>
      <vt:variant>
        <vt:lpwstr>structure_elevation</vt:lpwstr>
      </vt:variant>
      <vt:variant>
        <vt:i4>393275</vt:i4>
      </vt:variant>
      <vt:variant>
        <vt:i4>9597</vt:i4>
      </vt:variant>
      <vt:variant>
        <vt:i4>0</vt:i4>
      </vt:variant>
      <vt:variant>
        <vt:i4>5</vt:i4>
      </vt:variant>
      <vt:variant>
        <vt:lpwstr/>
      </vt:variant>
      <vt:variant>
        <vt:lpwstr>sink_type</vt:lpwstr>
      </vt:variant>
      <vt:variant>
        <vt:i4>2162733</vt:i4>
      </vt:variant>
      <vt:variant>
        <vt:i4>9594</vt:i4>
      </vt:variant>
      <vt:variant>
        <vt:i4>0</vt:i4>
      </vt:variant>
      <vt:variant>
        <vt:i4>5</vt:i4>
      </vt:variant>
      <vt:variant>
        <vt:lpwstr/>
      </vt:variant>
      <vt:variant>
        <vt:lpwstr>number_of_structures</vt:lpwstr>
      </vt:variant>
      <vt:variant>
        <vt:i4>1376268</vt:i4>
      </vt:variant>
      <vt:variant>
        <vt:i4>9591</vt:i4>
      </vt:variant>
      <vt:variant>
        <vt:i4>0</vt:i4>
      </vt:variant>
      <vt:variant>
        <vt:i4>5</vt:i4>
      </vt:variant>
      <vt:variant>
        <vt:lpwstr/>
      </vt:variant>
      <vt:variant>
        <vt:lpwstr>inflow_outflow_dimensions</vt:lpwstr>
      </vt:variant>
      <vt:variant>
        <vt:i4>2818057</vt:i4>
      </vt:variant>
      <vt:variant>
        <vt:i4>9586</vt:i4>
      </vt:variant>
      <vt:variant>
        <vt:i4>0</vt:i4>
      </vt:variant>
      <vt:variant>
        <vt:i4>5</vt:i4>
      </vt:variant>
      <vt:variant>
        <vt:lpwstr/>
      </vt:variant>
      <vt:variant>
        <vt:lpwstr>outflow_filename</vt:lpwstr>
      </vt:variant>
      <vt:variant>
        <vt:i4>4784208</vt:i4>
      </vt:variant>
      <vt:variant>
        <vt:i4>9583</vt:i4>
      </vt:variant>
      <vt:variant>
        <vt:i4>0</vt:i4>
      </vt:variant>
      <vt:variant>
        <vt:i4>5</vt:i4>
      </vt:variant>
      <vt:variant>
        <vt:lpwstr/>
      </vt:variant>
      <vt:variant>
        <vt:lpwstr>structure_bottom_withdrawal</vt:lpwstr>
      </vt:variant>
      <vt:variant>
        <vt:i4>17</vt:i4>
      </vt:variant>
      <vt:variant>
        <vt:i4>9580</vt:i4>
      </vt:variant>
      <vt:variant>
        <vt:i4>0</vt:i4>
      </vt:variant>
      <vt:variant>
        <vt:i4>5</vt:i4>
      </vt:variant>
      <vt:variant>
        <vt:lpwstr/>
      </vt:variant>
      <vt:variant>
        <vt:lpwstr>structure_top_withdrawal</vt:lpwstr>
      </vt:variant>
      <vt:variant>
        <vt:i4>4522081</vt:i4>
      </vt:variant>
      <vt:variant>
        <vt:i4>9577</vt:i4>
      </vt:variant>
      <vt:variant>
        <vt:i4>0</vt:i4>
      </vt:variant>
      <vt:variant>
        <vt:i4>5</vt:i4>
      </vt:variant>
      <vt:variant>
        <vt:lpwstr/>
      </vt:variant>
      <vt:variant>
        <vt:lpwstr>structure_width</vt:lpwstr>
      </vt:variant>
      <vt:variant>
        <vt:i4>5832826</vt:i4>
      </vt:variant>
      <vt:variant>
        <vt:i4>9574</vt:i4>
      </vt:variant>
      <vt:variant>
        <vt:i4>0</vt:i4>
      </vt:variant>
      <vt:variant>
        <vt:i4>5</vt:i4>
      </vt:variant>
      <vt:variant>
        <vt:lpwstr/>
      </vt:variant>
      <vt:variant>
        <vt:lpwstr>structure_elevation</vt:lpwstr>
      </vt:variant>
      <vt:variant>
        <vt:i4>393275</vt:i4>
      </vt:variant>
      <vt:variant>
        <vt:i4>9571</vt:i4>
      </vt:variant>
      <vt:variant>
        <vt:i4>0</vt:i4>
      </vt:variant>
      <vt:variant>
        <vt:i4>5</vt:i4>
      </vt:variant>
      <vt:variant>
        <vt:lpwstr/>
      </vt:variant>
      <vt:variant>
        <vt:lpwstr>sink_type</vt:lpwstr>
      </vt:variant>
      <vt:variant>
        <vt:i4>2162733</vt:i4>
      </vt:variant>
      <vt:variant>
        <vt:i4>9568</vt:i4>
      </vt:variant>
      <vt:variant>
        <vt:i4>0</vt:i4>
      </vt:variant>
      <vt:variant>
        <vt:i4>5</vt:i4>
      </vt:variant>
      <vt:variant>
        <vt:lpwstr/>
      </vt:variant>
      <vt:variant>
        <vt:lpwstr>number_of_structures</vt:lpwstr>
      </vt:variant>
      <vt:variant>
        <vt:i4>1376268</vt:i4>
      </vt:variant>
      <vt:variant>
        <vt:i4>9565</vt:i4>
      </vt:variant>
      <vt:variant>
        <vt:i4>0</vt:i4>
      </vt:variant>
      <vt:variant>
        <vt:i4>5</vt:i4>
      </vt:variant>
      <vt:variant>
        <vt:lpwstr/>
      </vt:variant>
      <vt:variant>
        <vt:lpwstr>inflow_outflow_dimensions</vt:lpwstr>
      </vt:variant>
      <vt:variant>
        <vt:i4>2818057</vt:i4>
      </vt:variant>
      <vt:variant>
        <vt:i4>9560</vt:i4>
      </vt:variant>
      <vt:variant>
        <vt:i4>0</vt:i4>
      </vt:variant>
      <vt:variant>
        <vt:i4>5</vt:i4>
      </vt:variant>
      <vt:variant>
        <vt:lpwstr/>
      </vt:variant>
      <vt:variant>
        <vt:lpwstr>outflow_filename</vt:lpwstr>
      </vt:variant>
      <vt:variant>
        <vt:i4>4784208</vt:i4>
      </vt:variant>
      <vt:variant>
        <vt:i4>9557</vt:i4>
      </vt:variant>
      <vt:variant>
        <vt:i4>0</vt:i4>
      </vt:variant>
      <vt:variant>
        <vt:i4>5</vt:i4>
      </vt:variant>
      <vt:variant>
        <vt:lpwstr/>
      </vt:variant>
      <vt:variant>
        <vt:lpwstr>structure_bottom_withdrawal</vt:lpwstr>
      </vt:variant>
      <vt:variant>
        <vt:i4>17</vt:i4>
      </vt:variant>
      <vt:variant>
        <vt:i4>9554</vt:i4>
      </vt:variant>
      <vt:variant>
        <vt:i4>0</vt:i4>
      </vt:variant>
      <vt:variant>
        <vt:i4>5</vt:i4>
      </vt:variant>
      <vt:variant>
        <vt:lpwstr/>
      </vt:variant>
      <vt:variant>
        <vt:lpwstr>structure_top_withdrawal</vt:lpwstr>
      </vt:variant>
      <vt:variant>
        <vt:i4>5505146</vt:i4>
      </vt:variant>
      <vt:variant>
        <vt:i4>9551</vt:i4>
      </vt:variant>
      <vt:variant>
        <vt:i4>0</vt:i4>
      </vt:variant>
      <vt:variant>
        <vt:i4>5</vt:i4>
      </vt:variant>
      <vt:variant>
        <vt:lpwstr/>
      </vt:variant>
      <vt:variant>
        <vt:lpwstr>structure_interpolation</vt:lpwstr>
      </vt:variant>
      <vt:variant>
        <vt:i4>4522081</vt:i4>
      </vt:variant>
      <vt:variant>
        <vt:i4>9548</vt:i4>
      </vt:variant>
      <vt:variant>
        <vt:i4>0</vt:i4>
      </vt:variant>
      <vt:variant>
        <vt:i4>5</vt:i4>
      </vt:variant>
      <vt:variant>
        <vt:lpwstr/>
      </vt:variant>
      <vt:variant>
        <vt:lpwstr>structure_width</vt:lpwstr>
      </vt:variant>
      <vt:variant>
        <vt:i4>5832826</vt:i4>
      </vt:variant>
      <vt:variant>
        <vt:i4>9545</vt:i4>
      </vt:variant>
      <vt:variant>
        <vt:i4>0</vt:i4>
      </vt:variant>
      <vt:variant>
        <vt:i4>5</vt:i4>
      </vt:variant>
      <vt:variant>
        <vt:lpwstr/>
      </vt:variant>
      <vt:variant>
        <vt:lpwstr>structure_elevation</vt:lpwstr>
      </vt:variant>
      <vt:variant>
        <vt:i4>393275</vt:i4>
      </vt:variant>
      <vt:variant>
        <vt:i4>9542</vt:i4>
      </vt:variant>
      <vt:variant>
        <vt:i4>0</vt:i4>
      </vt:variant>
      <vt:variant>
        <vt:i4>5</vt:i4>
      </vt:variant>
      <vt:variant>
        <vt:lpwstr/>
      </vt:variant>
      <vt:variant>
        <vt:lpwstr>sink_type</vt:lpwstr>
      </vt:variant>
      <vt:variant>
        <vt:i4>1376268</vt:i4>
      </vt:variant>
      <vt:variant>
        <vt:i4>9539</vt:i4>
      </vt:variant>
      <vt:variant>
        <vt:i4>0</vt:i4>
      </vt:variant>
      <vt:variant>
        <vt:i4>5</vt:i4>
      </vt:variant>
      <vt:variant>
        <vt:lpwstr/>
      </vt:variant>
      <vt:variant>
        <vt:lpwstr>inflow_outflow_dimensions</vt:lpwstr>
      </vt:variant>
      <vt:variant>
        <vt:i4>6684760</vt:i4>
      </vt:variant>
      <vt:variant>
        <vt:i4>9534</vt:i4>
      </vt:variant>
      <vt:variant>
        <vt:i4>0</vt:i4>
      </vt:variant>
      <vt:variant>
        <vt:i4>5</vt:i4>
      </vt:variant>
      <vt:variant>
        <vt:lpwstr/>
      </vt:variant>
      <vt:variant>
        <vt:lpwstr>timestep_limitation</vt:lpwstr>
      </vt:variant>
      <vt:variant>
        <vt:i4>4653158</vt:i4>
      </vt:variant>
      <vt:variant>
        <vt:i4>9492</vt:i4>
      </vt:variant>
      <vt:variant>
        <vt:i4>0</vt:i4>
      </vt:variant>
      <vt:variant>
        <vt:i4>5</vt:i4>
      </vt:variant>
      <vt:variant>
        <vt:lpwstr/>
      </vt:variant>
      <vt:variant>
        <vt:lpwstr>initial_conditions</vt:lpwstr>
      </vt:variant>
      <vt:variant>
        <vt:i4>1048617</vt:i4>
      </vt:variant>
      <vt:variant>
        <vt:i4>9481</vt:i4>
      </vt:variant>
      <vt:variant>
        <vt:i4>0</vt:i4>
      </vt:variant>
      <vt:variant>
        <vt:i4>5</vt:i4>
      </vt:variant>
      <vt:variant>
        <vt:lpwstr/>
      </vt:variant>
      <vt:variant>
        <vt:lpwstr>meteorologic_file</vt:lpwstr>
      </vt:variant>
      <vt:variant>
        <vt:i4>1048617</vt:i4>
      </vt:variant>
      <vt:variant>
        <vt:i4>9475</vt:i4>
      </vt:variant>
      <vt:variant>
        <vt:i4>0</vt:i4>
      </vt:variant>
      <vt:variant>
        <vt:i4>5</vt:i4>
      </vt:variant>
      <vt:variant>
        <vt:lpwstr/>
      </vt:variant>
      <vt:variant>
        <vt:lpwstr>meteorologic_file</vt:lpwstr>
      </vt:variant>
      <vt:variant>
        <vt:i4>3014662</vt:i4>
      </vt:variant>
      <vt:variant>
        <vt:i4>9472</vt:i4>
      </vt:variant>
      <vt:variant>
        <vt:i4>0</vt:i4>
      </vt:variant>
      <vt:variant>
        <vt:i4>5</vt:i4>
      </vt:variant>
      <vt:variant>
        <vt:lpwstr/>
      </vt:variant>
      <vt:variant>
        <vt:lpwstr>meteorology_filename</vt:lpwstr>
      </vt:variant>
      <vt:variant>
        <vt:i4>7536733</vt:i4>
      </vt:variant>
      <vt:variant>
        <vt:i4>9467</vt:i4>
      </vt:variant>
      <vt:variant>
        <vt:i4>0</vt:i4>
      </vt:variant>
      <vt:variant>
        <vt:i4>5</vt:i4>
      </vt:variant>
      <vt:variant>
        <vt:lpwstr/>
      </vt:variant>
      <vt:variant>
        <vt:lpwstr>downstream_head_concentration_file</vt:lpwstr>
      </vt:variant>
      <vt:variant>
        <vt:i4>1638442</vt:i4>
      </vt:variant>
      <vt:variant>
        <vt:i4>9464</vt:i4>
      </vt:variant>
      <vt:variant>
        <vt:i4>0</vt:i4>
      </vt:variant>
      <vt:variant>
        <vt:i4>5</vt:i4>
      </vt:variant>
      <vt:variant>
        <vt:lpwstr/>
      </vt:variant>
      <vt:variant>
        <vt:lpwstr>downstream_head_temperature_file</vt:lpwstr>
      </vt:variant>
      <vt:variant>
        <vt:i4>7929921</vt:i4>
      </vt:variant>
      <vt:variant>
        <vt:i4>9461</vt:i4>
      </vt:variant>
      <vt:variant>
        <vt:i4>0</vt:i4>
      </vt:variant>
      <vt:variant>
        <vt:i4>5</vt:i4>
      </vt:variant>
      <vt:variant>
        <vt:lpwstr/>
      </vt:variant>
      <vt:variant>
        <vt:lpwstr>downstream_head_elevation_file</vt:lpwstr>
      </vt:variant>
      <vt:variant>
        <vt:i4>6750301</vt:i4>
      </vt:variant>
      <vt:variant>
        <vt:i4>9458</vt:i4>
      </vt:variant>
      <vt:variant>
        <vt:i4>0</vt:i4>
      </vt:variant>
      <vt:variant>
        <vt:i4>5</vt:i4>
      </vt:variant>
      <vt:variant>
        <vt:lpwstr/>
      </vt:variant>
      <vt:variant>
        <vt:lpwstr>upstream_head_constituent_file</vt:lpwstr>
      </vt:variant>
      <vt:variant>
        <vt:i4>6815820</vt:i4>
      </vt:variant>
      <vt:variant>
        <vt:i4>9455</vt:i4>
      </vt:variant>
      <vt:variant>
        <vt:i4>0</vt:i4>
      </vt:variant>
      <vt:variant>
        <vt:i4>5</vt:i4>
      </vt:variant>
      <vt:variant>
        <vt:lpwstr/>
      </vt:variant>
      <vt:variant>
        <vt:lpwstr>upstream_head_temperature_file</vt:lpwstr>
      </vt:variant>
      <vt:variant>
        <vt:i4>524327</vt:i4>
      </vt:variant>
      <vt:variant>
        <vt:i4>9452</vt:i4>
      </vt:variant>
      <vt:variant>
        <vt:i4>0</vt:i4>
      </vt:variant>
      <vt:variant>
        <vt:i4>5</vt:i4>
      </vt:variant>
      <vt:variant>
        <vt:lpwstr/>
      </vt:variant>
      <vt:variant>
        <vt:lpwstr>upstream_head_elevation_file</vt:lpwstr>
      </vt:variant>
      <vt:variant>
        <vt:i4>2752535</vt:i4>
      </vt:variant>
      <vt:variant>
        <vt:i4>9449</vt:i4>
      </vt:variant>
      <vt:variant>
        <vt:i4>0</vt:i4>
      </vt:variant>
      <vt:variant>
        <vt:i4>5</vt:i4>
      </vt:variant>
      <vt:variant>
        <vt:lpwstr/>
      </vt:variant>
      <vt:variant>
        <vt:lpwstr>distributed_tributary_concentration_file</vt:lpwstr>
      </vt:variant>
      <vt:variant>
        <vt:i4>4194400</vt:i4>
      </vt:variant>
      <vt:variant>
        <vt:i4>9446</vt:i4>
      </vt:variant>
      <vt:variant>
        <vt:i4>0</vt:i4>
      </vt:variant>
      <vt:variant>
        <vt:i4>5</vt:i4>
      </vt:variant>
      <vt:variant>
        <vt:lpwstr/>
      </vt:variant>
      <vt:variant>
        <vt:lpwstr>distributed_tributary_temperature_file</vt:lpwstr>
      </vt:variant>
      <vt:variant>
        <vt:i4>852017</vt:i4>
      </vt:variant>
      <vt:variant>
        <vt:i4>9443</vt:i4>
      </vt:variant>
      <vt:variant>
        <vt:i4>0</vt:i4>
      </vt:variant>
      <vt:variant>
        <vt:i4>5</vt:i4>
      </vt:variant>
      <vt:variant>
        <vt:lpwstr/>
      </vt:variant>
      <vt:variant>
        <vt:lpwstr>distributed_tributary_inflow_file</vt:lpwstr>
      </vt:variant>
      <vt:variant>
        <vt:i4>8323158</vt:i4>
      </vt:variant>
      <vt:variant>
        <vt:i4>9440</vt:i4>
      </vt:variant>
      <vt:variant>
        <vt:i4>0</vt:i4>
      </vt:variant>
      <vt:variant>
        <vt:i4>5</vt:i4>
      </vt:variant>
      <vt:variant>
        <vt:lpwstr/>
      </vt:variant>
      <vt:variant>
        <vt:lpwstr>inflow_file</vt:lpwstr>
      </vt:variant>
      <vt:variant>
        <vt:i4>2818057</vt:i4>
      </vt:variant>
      <vt:variant>
        <vt:i4>9437</vt:i4>
      </vt:variant>
      <vt:variant>
        <vt:i4>0</vt:i4>
      </vt:variant>
      <vt:variant>
        <vt:i4>5</vt:i4>
      </vt:variant>
      <vt:variant>
        <vt:lpwstr/>
      </vt:variant>
      <vt:variant>
        <vt:lpwstr>outflow_filename</vt:lpwstr>
      </vt:variant>
      <vt:variant>
        <vt:i4>3080202</vt:i4>
      </vt:variant>
      <vt:variant>
        <vt:i4>9434</vt:i4>
      </vt:variant>
      <vt:variant>
        <vt:i4>0</vt:i4>
      </vt:variant>
      <vt:variant>
        <vt:i4>5</vt:i4>
      </vt:variant>
      <vt:variant>
        <vt:lpwstr/>
      </vt:variant>
      <vt:variant>
        <vt:lpwstr>outflow_file</vt:lpwstr>
      </vt:variant>
      <vt:variant>
        <vt:i4>6094969</vt:i4>
      </vt:variant>
      <vt:variant>
        <vt:i4>9427</vt:i4>
      </vt:variant>
      <vt:variant>
        <vt:i4>0</vt:i4>
      </vt:variant>
      <vt:variant>
        <vt:i4>5</vt:i4>
      </vt:variant>
      <vt:variant>
        <vt:lpwstr/>
      </vt:variant>
      <vt:variant>
        <vt:lpwstr>precipitation_file</vt:lpwstr>
      </vt:variant>
      <vt:variant>
        <vt:i4>3538982</vt:i4>
      </vt:variant>
      <vt:variant>
        <vt:i4>9424</vt:i4>
      </vt:variant>
      <vt:variant>
        <vt:i4>0</vt:i4>
      </vt:variant>
      <vt:variant>
        <vt:i4>5</vt:i4>
      </vt:variant>
      <vt:variant>
        <vt:lpwstr/>
      </vt:variant>
      <vt:variant>
        <vt:lpwstr>tributary_inflow_file</vt:lpwstr>
      </vt:variant>
      <vt:variant>
        <vt:i4>8323158</vt:i4>
      </vt:variant>
      <vt:variant>
        <vt:i4>9421</vt:i4>
      </vt:variant>
      <vt:variant>
        <vt:i4>0</vt:i4>
      </vt:variant>
      <vt:variant>
        <vt:i4>5</vt:i4>
      </vt:variant>
      <vt:variant>
        <vt:lpwstr/>
      </vt:variant>
      <vt:variant>
        <vt:lpwstr>inflow_file</vt:lpwstr>
      </vt:variant>
      <vt:variant>
        <vt:i4>4063248</vt:i4>
      </vt:variant>
      <vt:variant>
        <vt:i4>9418</vt:i4>
      </vt:variant>
      <vt:variant>
        <vt:i4>0</vt:i4>
      </vt:variant>
      <vt:variant>
        <vt:i4>5</vt:i4>
      </vt:variant>
      <vt:variant>
        <vt:lpwstr/>
      </vt:variant>
      <vt:variant>
        <vt:lpwstr>precipitation_active</vt:lpwstr>
      </vt:variant>
      <vt:variant>
        <vt:i4>4063248</vt:i4>
      </vt:variant>
      <vt:variant>
        <vt:i4>9415</vt:i4>
      </vt:variant>
      <vt:variant>
        <vt:i4>0</vt:i4>
      </vt:variant>
      <vt:variant>
        <vt:i4>5</vt:i4>
      </vt:variant>
      <vt:variant>
        <vt:lpwstr/>
      </vt:variant>
      <vt:variant>
        <vt:lpwstr>precipitation_active</vt:lpwstr>
      </vt:variant>
      <vt:variant>
        <vt:i4>3538969</vt:i4>
      </vt:variant>
      <vt:variant>
        <vt:i4>9410</vt:i4>
      </vt:variant>
      <vt:variant>
        <vt:i4>0</vt:i4>
      </vt:variant>
      <vt:variant>
        <vt:i4>5</vt:i4>
      </vt:variant>
      <vt:variant>
        <vt:lpwstr/>
      </vt:variant>
      <vt:variant>
        <vt:lpwstr>ice_cover</vt:lpwstr>
      </vt:variant>
      <vt:variant>
        <vt:i4>196615</vt:i4>
      </vt:variant>
      <vt:variant>
        <vt:i4>9407</vt:i4>
      </vt:variant>
      <vt:variant>
        <vt:i4>0</vt:i4>
      </vt:variant>
      <vt:variant>
        <vt:i4>5</vt:i4>
      </vt:variant>
      <vt:variant>
        <vt:lpwstr/>
      </vt:variant>
      <vt:variant>
        <vt:lpwstr>longitudinal_profile_file</vt:lpwstr>
      </vt:variant>
      <vt:variant>
        <vt:i4>458781</vt:i4>
      </vt:variant>
      <vt:variant>
        <vt:i4>9404</vt:i4>
      </vt:variant>
      <vt:variant>
        <vt:i4>0</vt:i4>
      </vt:variant>
      <vt:variant>
        <vt:i4>5</vt:i4>
      </vt:variant>
      <vt:variant>
        <vt:lpwstr/>
      </vt:variant>
      <vt:variant>
        <vt:lpwstr>vertical_profile_file</vt:lpwstr>
      </vt:variant>
      <vt:variant>
        <vt:i4>3080209</vt:i4>
      </vt:variant>
      <vt:variant>
        <vt:i4>9401</vt:i4>
      </vt:variant>
      <vt:variant>
        <vt:i4>0</vt:i4>
      </vt:variant>
      <vt:variant>
        <vt:i4>5</vt:i4>
      </vt:variant>
      <vt:variant>
        <vt:lpwstr/>
      </vt:variant>
      <vt:variant>
        <vt:lpwstr>initial_concentration</vt:lpwstr>
      </vt:variant>
      <vt:variant>
        <vt:i4>3276801</vt:i4>
      </vt:variant>
      <vt:variant>
        <vt:i4>9398</vt:i4>
      </vt:variant>
      <vt:variant>
        <vt:i4>0</vt:i4>
      </vt:variant>
      <vt:variant>
        <vt:i4>5</vt:i4>
      </vt:variant>
      <vt:variant>
        <vt:lpwstr/>
      </vt:variant>
      <vt:variant>
        <vt:lpwstr>constituent_computations</vt:lpwstr>
      </vt:variant>
      <vt:variant>
        <vt:i4>7536722</vt:i4>
      </vt:variant>
      <vt:variant>
        <vt:i4>9395</vt:i4>
      </vt:variant>
      <vt:variant>
        <vt:i4>0</vt:i4>
      </vt:variant>
      <vt:variant>
        <vt:i4>5</vt:i4>
      </vt:variant>
      <vt:variant>
        <vt:lpwstr/>
      </vt:variant>
      <vt:variant>
        <vt:lpwstr>active_constituents</vt:lpwstr>
      </vt:variant>
      <vt:variant>
        <vt:i4>3276801</vt:i4>
      </vt:variant>
      <vt:variant>
        <vt:i4>9392</vt:i4>
      </vt:variant>
      <vt:variant>
        <vt:i4>0</vt:i4>
      </vt:variant>
      <vt:variant>
        <vt:i4>5</vt:i4>
      </vt:variant>
      <vt:variant>
        <vt:lpwstr/>
      </vt:variant>
      <vt:variant>
        <vt:lpwstr>constituent_computations</vt:lpwstr>
      </vt:variant>
      <vt:variant>
        <vt:i4>196615</vt:i4>
      </vt:variant>
      <vt:variant>
        <vt:i4>9389</vt:i4>
      </vt:variant>
      <vt:variant>
        <vt:i4>0</vt:i4>
      </vt:variant>
      <vt:variant>
        <vt:i4>5</vt:i4>
      </vt:variant>
      <vt:variant>
        <vt:lpwstr/>
      </vt:variant>
      <vt:variant>
        <vt:lpwstr>longitudinal_profile_file</vt:lpwstr>
      </vt:variant>
      <vt:variant>
        <vt:i4>458781</vt:i4>
      </vt:variant>
      <vt:variant>
        <vt:i4>9386</vt:i4>
      </vt:variant>
      <vt:variant>
        <vt:i4>0</vt:i4>
      </vt:variant>
      <vt:variant>
        <vt:i4>5</vt:i4>
      </vt:variant>
      <vt:variant>
        <vt:lpwstr/>
      </vt:variant>
      <vt:variant>
        <vt:lpwstr>vertical_profile_file</vt:lpwstr>
      </vt:variant>
      <vt:variant>
        <vt:i4>7733313</vt:i4>
      </vt:variant>
      <vt:variant>
        <vt:i4>9369</vt:i4>
      </vt:variant>
      <vt:variant>
        <vt:i4>0</vt:i4>
      </vt:variant>
      <vt:variant>
        <vt:i4>5</vt:i4>
      </vt:variant>
      <vt:variant>
        <vt:lpwstr/>
      </vt:variant>
      <vt:variant>
        <vt:lpwstr>grid_dimensions</vt:lpwstr>
      </vt:variant>
      <vt:variant>
        <vt:i4>7536733</vt:i4>
      </vt:variant>
      <vt:variant>
        <vt:i4>9364</vt:i4>
      </vt:variant>
      <vt:variant>
        <vt:i4>0</vt:i4>
      </vt:variant>
      <vt:variant>
        <vt:i4>5</vt:i4>
      </vt:variant>
      <vt:variant>
        <vt:lpwstr/>
      </vt:variant>
      <vt:variant>
        <vt:lpwstr>downstream_head_concentration_file</vt:lpwstr>
      </vt:variant>
      <vt:variant>
        <vt:i4>1638442</vt:i4>
      </vt:variant>
      <vt:variant>
        <vt:i4>9361</vt:i4>
      </vt:variant>
      <vt:variant>
        <vt:i4>0</vt:i4>
      </vt:variant>
      <vt:variant>
        <vt:i4>5</vt:i4>
      </vt:variant>
      <vt:variant>
        <vt:lpwstr/>
      </vt:variant>
      <vt:variant>
        <vt:lpwstr>downstream_head_temperature_file</vt:lpwstr>
      </vt:variant>
      <vt:variant>
        <vt:i4>7929921</vt:i4>
      </vt:variant>
      <vt:variant>
        <vt:i4>9358</vt:i4>
      </vt:variant>
      <vt:variant>
        <vt:i4>0</vt:i4>
      </vt:variant>
      <vt:variant>
        <vt:i4>5</vt:i4>
      </vt:variant>
      <vt:variant>
        <vt:lpwstr/>
      </vt:variant>
      <vt:variant>
        <vt:lpwstr>downstream_head_elevation_file</vt:lpwstr>
      </vt:variant>
      <vt:variant>
        <vt:i4>6815820</vt:i4>
      </vt:variant>
      <vt:variant>
        <vt:i4>9355</vt:i4>
      </vt:variant>
      <vt:variant>
        <vt:i4>0</vt:i4>
      </vt:variant>
      <vt:variant>
        <vt:i4>5</vt:i4>
      </vt:variant>
      <vt:variant>
        <vt:lpwstr/>
      </vt:variant>
      <vt:variant>
        <vt:lpwstr>upstream_head_temperature_file</vt:lpwstr>
      </vt:variant>
      <vt:variant>
        <vt:i4>6815820</vt:i4>
      </vt:variant>
      <vt:variant>
        <vt:i4>9352</vt:i4>
      </vt:variant>
      <vt:variant>
        <vt:i4>0</vt:i4>
      </vt:variant>
      <vt:variant>
        <vt:i4>5</vt:i4>
      </vt:variant>
      <vt:variant>
        <vt:lpwstr/>
      </vt:variant>
      <vt:variant>
        <vt:lpwstr>upstream_head_temperature_file</vt:lpwstr>
      </vt:variant>
      <vt:variant>
        <vt:i4>524327</vt:i4>
      </vt:variant>
      <vt:variant>
        <vt:i4>9349</vt:i4>
      </vt:variant>
      <vt:variant>
        <vt:i4>0</vt:i4>
      </vt:variant>
      <vt:variant>
        <vt:i4>5</vt:i4>
      </vt:variant>
      <vt:variant>
        <vt:lpwstr/>
      </vt:variant>
      <vt:variant>
        <vt:lpwstr>upstream_head_elevation_file</vt:lpwstr>
      </vt:variant>
      <vt:variant>
        <vt:i4>3080202</vt:i4>
      </vt:variant>
      <vt:variant>
        <vt:i4>9346</vt:i4>
      </vt:variant>
      <vt:variant>
        <vt:i4>0</vt:i4>
      </vt:variant>
      <vt:variant>
        <vt:i4>5</vt:i4>
      </vt:variant>
      <vt:variant>
        <vt:lpwstr/>
      </vt:variant>
      <vt:variant>
        <vt:lpwstr>outflow_file</vt:lpwstr>
      </vt:variant>
      <vt:variant>
        <vt:i4>393222</vt:i4>
      </vt:variant>
      <vt:variant>
        <vt:i4>9343</vt:i4>
      </vt:variant>
      <vt:variant>
        <vt:i4>0</vt:i4>
      </vt:variant>
      <vt:variant>
        <vt:i4>5</vt:i4>
      </vt:variant>
      <vt:variant>
        <vt:lpwstr/>
      </vt:variant>
      <vt:variant>
        <vt:lpwstr>inflow_concentration_filename</vt:lpwstr>
      </vt:variant>
      <vt:variant>
        <vt:i4>7471208</vt:i4>
      </vt:variant>
      <vt:variant>
        <vt:i4>9340</vt:i4>
      </vt:variant>
      <vt:variant>
        <vt:i4>0</vt:i4>
      </vt:variant>
      <vt:variant>
        <vt:i4>5</vt:i4>
      </vt:variant>
      <vt:variant>
        <vt:lpwstr/>
      </vt:variant>
      <vt:variant>
        <vt:lpwstr>inflow_temperature_file</vt:lpwstr>
      </vt:variant>
      <vt:variant>
        <vt:i4>8323158</vt:i4>
      </vt:variant>
      <vt:variant>
        <vt:i4>9337</vt:i4>
      </vt:variant>
      <vt:variant>
        <vt:i4>0</vt:i4>
      </vt:variant>
      <vt:variant>
        <vt:i4>5</vt:i4>
      </vt:variant>
      <vt:variant>
        <vt:lpwstr/>
      </vt:variant>
      <vt:variant>
        <vt:lpwstr>inflow_file</vt:lpwstr>
      </vt:variant>
      <vt:variant>
        <vt:i4>6291530</vt:i4>
      </vt:variant>
      <vt:variant>
        <vt:i4>9334</vt:i4>
      </vt:variant>
      <vt:variant>
        <vt:i4>0</vt:i4>
      </vt:variant>
      <vt:variant>
        <vt:i4>5</vt:i4>
      </vt:variant>
      <vt:variant>
        <vt:lpwstr/>
      </vt:variant>
      <vt:variant>
        <vt:lpwstr>bathymetry_filename</vt:lpwstr>
      </vt:variant>
      <vt:variant>
        <vt:i4>2555929</vt:i4>
      </vt:variant>
      <vt:variant>
        <vt:i4>9331</vt:i4>
      </vt:variant>
      <vt:variant>
        <vt:i4>0</vt:i4>
      </vt:variant>
      <vt:variant>
        <vt:i4>5</vt:i4>
      </vt:variant>
      <vt:variant>
        <vt:lpwstr/>
      </vt:variant>
      <vt:variant>
        <vt:lpwstr>control_file</vt:lpwstr>
      </vt:variant>
      <vt:variant>
        <vt:i4>7078004</vt:i4>
      </vt:variant>
      <vt:variant>
        <vt:i4>9328</vt:i4>
      </vt:variant>
      <vt:variant>
        <vt:i4>0</vt:i4>
      </vt:variant>
      <vt:variant>
        <vt:i4>5</vt:i4>
      </vt:variant>
      <vt:variant>
        <vt:lpwstr/>
      </vt:variant>
      <vt:variant>
        <vt:lpwstr>_Geometric_Data</vt:lpwstr>
      </vt:variant>
      <vt:variant>
        <vt:i4>1310760</vt:i4>
      </vt:variant>
      <vt:variant>
        <vt:i4>9323</vt:i4>
      </vt:variant>
      <vt:variant>
        <vt:i4>0</vt:i4>
      </vt:variant>
      <vt:variant>
        <vt:i4>5</vt:i4>
      </vt:variant>
      <vt:variant>
        <vt:lpwstr/>
      </vt:variant>
      <vt:variant>
        <vt:lpwstr>timestep_fraction</vt:lpwstr>
      </vt:variant>
      <vt:variant>
        <vt:i4>5898367</vt:i4>
      </vt:variant>
      <vt:variant>
        <vt:i4>9320</vt:i4>
      </vt:variant>
      <vt:variant>
        <vt:i4>0</vt:i4>
      </vt:variant>
      <vt:variant>
        <vt:i4>5</vt:i4>
      </vt:variant>
      <vt:variant>
        <vt:lpwstr/>
      </vt:variant>
      <vt:variant>
        <vt:lpwstr>maximum_timestp</vt:lpwstr>
      </vt:variant>
      <vt:variant>
        <vt:i4>393261</vt:i4>
      </vt:variant>
      <vt:variant>
        <vt:i4>9317</vt:i4>
      </vt:variant>
      <vt:variant>
        <vt:i4>0</vt:i4>
      </vt:variant>
      <vt:variant>
        <vt:i4>5</vt:i4>
      </vt:variant>
      <vt:variant>
        <vt:lpwstr/>
      </vt:variant>
      <vt:variant>
        <vt:lpwstr>timestep_interval</vt:lpwstr>
      </vt:variant>
      <vt:variant>
        <vt:i4>1769508</vt:i4>
      </vt:variant>
      <vt:variant>
        <vt:i4>9314</vt:i4>
      </vt:variant>
      <vt:variant>
        <vt:i4>0</vt:i4>
      </vt:variant>
      <vt:variant>
        <vt:i4>5</vt:i4>
      </vt:variant>
      <vt:variant>
        <vt:lpwstr/>
      </vt:variant>
      <vt:variant>
        <vt:lpwstr>timestep_control</vt:lpwstr>
      </vt:variant>
      <vt:variant>
        <vt:i4>6684760</vt:i4>
      </vt:variant>
      <vt:variant>
        <vt:i4>9309</vt:i4>
      </vt:variant>
      <vt:variant>
        <vt:i4>0</vt:i4>
      </vt:variant>
      <vt:variant>
        <vt:i4>5</vt:i4>
      </vt:variant>
      <vt:variant>
        <vt:lpwstr/>
      </vt:variant>
      <vt:variant>
        <vt:lpwstr>timestep_limitation</vt:lpwstr>
      </vt:variant>
      <vt:variant>
        <vt:i4>5898367</vt:i4>
      </vt:variant>
      <vt:variant>
        <vt:i4>9306</vt:i4>
      </vt:variant>
      <vt:variant>
        <vt:i4>0</vt:i4>
      </vt:variant>
      <vt:variant>
        <vt:i4>5</vt:i4>
      </vt:variant>
      <vt:variant>
        <vt:lpwstr/>
      </vt:variant>
      <vt:variant>
        <vt:lpwstr>maximum_timestp</vt:lpwstr>
      </vt:variant>
      <vt:variant>
        <vt:i4>393261</vt:i4>
      </vt:variant>
      <vt:variant>
        <vt:i4>9303</vt:i4>
      </vt:variant>
      <vt:variant>
        <vt:i4>0</vt:i4>
      </vt:variant>
      <vt:variant>
        <vt:i4>5</vt:i4>
      </vt:variant>
      <vt:variant>
        <vt:lpwstr/>
      </vt:variant>
      <vt:variant>
        <vt:lpwstr>timestep_interval</vt:lpwstr>
      </vt:variant>
      <vt:variant>
        <vt:i4>1769508</vt:i4>
      </vt:variant>
      <vt:variant>
        <vt:i4>9300</vt:i4>
      </vt:variant>
      <vt:variant>
        <vt:i4>0</vt:i4>
      </vt:variant>
      <vt:variant>
        <vt:i4>5</vt:i4>
      </vt:variant>
      <vt:variant>
        <vt:lpwstr/>
      </vt:variant>
      <vt:variant>
        <vt:lpwstr>timestep_control</vt:lpwstr>
      </vt:variant>
      <vt:variant>
        <vt:i4>1769508</vt:i4>
      </vt:variant>
      <vt:variant>
        <vt:i4>9297</vt:i4>
      </vt:variant>
      <vt:variant>
        <vt:i4>0</vt:i4>
      </vt:variant>
      <vt:variant>
        <vt:i4>5</vt:i4>
      </vt:variant>
      <vt:variant>
        <vt:lpwstr/>
      </vt:variant>
      <vt:variant>
        <vt:lpwstr>timestep_control</vt:lpwstr>
      </vt:variant>
      <vt:variant>
        <vt:i4>5898367</vt:i4>
      </vt:variant>
      <vt:variant>
        <vt:i4>9294</vt:i4>
      </vt:variant>
      <vt:variant>
        <vt:i4>0</vt:i4>
      </vt:variant>
      <vt:variant>
        <vt:i4>5</vt:i4>
      </vt:variant>
      <vt:variant>
        <vt:lpwstr/>
      </vt:variant>
      <vt:variant>
        <vt:lpwstr>maximum_timestp</vt:lpwstr>
      </vt:variant>
      <vt:variant>
        <vt:i4>6684760</vt:i4>
      </vt:variant>
      <vt:variant>
        <vt:i4>9289</vt:i4>
      </vt:variant>
      <vt:variant>
        <vt:i4>0</vt:i4>
      </vt:variant>
      <vt:variant>
        <vt:i4>5</vt:i4>
      </vt:variant>
      <vt:variant>
        <vt:lpwstr/>
      </vt:variant>
      <vt:variant>
        <vt:lpwstr>timestep_limitation</vt:lpwstr>
      </vt:variant>
      <vt:variant>
        <vt:i4>1310760</vt:i4>
      </vt:variant>
      <vt:variant>
        <vt:i4>9286</vt:i4>
      </vt:variant>
      <vt:variant>
        <vt:i4>0</vt:i4>
      </vt:variant>
      <vt:variant>
        <vt:i4>5</vt:i4>
      </vt:variant>
      <vt:variant>
        <vt:lpwstr/>
      </vt:variant>
      <vt:variant>
        <vt:lpwstr>timestep_fraction</vt:lpwstr>
      </vt:variant>
      <vt:variant>
        <vt:i4>393261</vt:i4>
      </vt:variant>
      <vt:variant>
        <vt:i4>9283</vt:i4>
      </vt:variant>
      <vt:variant>
        <vt:i4>0</vt:i4>
      </vt:variant>
      <vt:variant>
        <vt:i4>5</vt:i4>
      </vt:variant>
      <vt:variant>
        <vt:lpwstr/>
      </vt:variant>
      <vt:variant>
        <vt:lpwstr>timestep_interval</vt:lpwstr>
      </vt:variant>
      <vt:variant>
        <vt:i4>1769508</vt:i4>
      </vt:variant>
      <vt:variant>
        <vt:i4>9280</vt:i4>
      </vt:variant>
      <vt:variant>
        <vt:i4>0</vt:i4>
      </vt:variant>
      <vt:variant>
        <vt:i4>5</vt:i4>
      </vt:variant>
      <vt:variant>
        <vt:lpwstr/>
      </vt:variant>
      <vt:variant>
        <vt:lpwstr>timestep_control</vt:lpwstr>
      </vt:variant>
      <vt:variant>
        <vt:i4>6684760</vt:i4>
      </vt:variant>
      <vt:variant>
        <vt:i4>9275</vt:i4>
      </vt:variant>
      <vt:variant>
        <vt:i4>0</vt:i4>
      </vt:variant>
      <vt:variant>
        <vt:i4>5</vt:i4>
      </vt:variant>
      <vt:variant>
        <vt:lpwstr/>
      </vt:variant>
      <vt:variant>
        <vt:lpwstr>timestep_limitation</vt:lpwstr>
      </vt:variant>
      <vt:variant>
        <vt:i4>1310760</vt:i4>
      </vt:variant>
      <vt:variant>
        <vt:i4>9272</vt:i4>
      </vt:variant>
      <vt:variant>
        <vt:i4>0</vt:i4>
      </vt:variant>
      <vt:variant>
        <vt:i4>5</vt:i4>
      </vt:variant>
      <vt:variant>
        <vt:lpwstr/>
      </vt:variant>
      <vt:variant>
        <vt:lpwstr>timestep_fraction</vt:lpwstr>
      </vt:variant>
      <vt:variant>
        <vt:i4>5898367</vt:i4>
      </vt:variant>
      <vt:variant>
        <vt:i4>9269</vt:i4>
      </vt:variant>
      <vt:variant>
        <vt:i4>0</vt:i4>
      </vt:variant>
      <vt:variant>
        <vt:i4>5</vt:i4>
      </vt:variant>
      <vt:variant>
        <vt:lpwstr/>
      </vt:variant>
      <vt:variant>
        <vt:lpwstr>maximum_timestp</vt:lpwstr>
      </vt:variant>
      <vt:variant>
        <vt:i4>1769508</vt:i4>
      </vt:variant>
      <vt:variant>
        <vt:i4>9266</vt:i4>
      </vt:variant>
      <vt:variant>
        <vt:i4>0</vt:i4>
      </vt:variant>
      <vt:variant>
        <vt:i4>5</vt:i4>
      </vt:variant>
      <vt:variant>
        <vt:lpwstr/>
      </vt:variant>
      <vt:variant>
        <vt:lpwstr>timestep_control</vt:lpwstr>
      </vt:variant>
      <vt:variant>
        <vt:i4>2818053</vt:i4>
      </vt:variant>
      <vt:variant>
        <vt:i4>9262</vt:i4>
      </vt:variant>
      <vt:variant>
        <vt:i4>0</vt:i4>
      </vt:variant>
      <vt:variant>
        <vt:i4>5</vt:i4>
      </vt:variant>
      <vt:variant>
        <vt:lpwstr/>
      </vt:variant>
      <vt:variant>
        <vt:lpwstr>miscellaneous_dimensions</vt:lpwstr>
      </vt:variant>
      <vt:variant>
        <vt:i4>2818053</vt:i4>
      </vt:variant>
      <vt:variant>
        <vt:i4>9260</vt:i4>
      </vt:variant>
      <vt:variant>
        <vt:i4>0</vt:i4>
      </vt:variant>
      <vt:variant>
        <vt:i4>5</vt:i4>
      </vt:variant>
      <vt:variant>
        <vt:lpwstr/>
      </vt:variant>
      <vt:variant>
        <vt:lpwstr>miscellaneous_dimensions</vt:lpwstr>
      </vt:variant>
      <vt:variant>
        <vt:i4>2818053</vt:i4>
      </vt:variant>
      <vt:variant>
        <vt:i4>9257</vt:i4>
      </vt:variant>
      <vt:variant>
        <vt:i4>0</vt:i4>
      </vt:variant>
      <vt:variant>
        <vt:i4>5</vt:i4>
      </vt:variant>
      <vt:variant>
        <vt:lpwstr/>
      </vt:variant>
      <vt:variant>
        <vt:lpwstr>miscellaneous_dimensions</vt:lpwstr>
      </vt:variant>
      <vt:variant>
        <vt:i4>6684760</vt:i4>
      </vt:variant>
      <vt:variant>
        <vt:i4>9252</vt:i4>
      </vt:variant>
      <vt:variant>
        <vt:i4>0</vt:i4>
      </vt:variant>
      <vt:variant>
        <vt:i4>5</vt:i4>
      </vt:variant>
      <vt:variant>
        <vt:lpwstr/>
      </vt:variant>
      <vt:variant>
        <vt:lpwstr>timestep_limitation</vt:lpwstr>
      </vt:variant>
      <vt:variant>
        <vt:i4>1310760</vt:i4>
      </vt:variant>
      <vt:variant>
        <vt:i4>9249</vt:i4>
      </vt:variant>
      <vt:variant>
        <vt:i4>0</vt:i4>
      </vt:variant>
      <vt:variant>
        <vt:i4>5</vt:i4>
      </vt:variant>
      <vt:variant>
        <vt:lpwstr/>
      </vt:variant>
      <vt:variant>
        <vt:lpwstr>timestep_fraction</vt:lpwstr>
      </vt:variant>
      <vt:variant>
        <vt:i4>5898367</vt:i4>
      </vt:variant>
      <vt:variant>
        <vt:i4>9246</vt:i4>
      </vt:variant>
      <vt:variant>
        <vt:i4>0</vt:i4>
      </vt:variant>
      <vt:variant>
        <vt:i4>5</vt:i4>
      </vt:variant>
      <vt:variant>
        <vt:lpwstr/>
      </vt:variant>
      <vt:variant>
        <vt:lpwstr>maximum_timestp</vt:lpwstr>
      </vt:variant>
      <vt:variant>
        <vt:i4>393261</vt:i4>
      </vt:variant>
      <vt:variant>
        <vt:i4>9243</vt:i4>
      </vt:variant>
      <vt:variant>
        <vt:i4>0</vt:i4>
      </vt:variant>
      <vt:variant>
        <vt:i4>5</vt:i4>
      </vt:variant>
      <vt:variant>
        <vt:lpwstr/>
      </vt:variant>
      <vt:variant>
        <vt:lpwstr>timestep_interval</vt:lpwstr>
      </vt:variant>
      <vt:variant>
        <vt:i4>2818053</vt:i4>
      </vt:variant>
      <vt:variant>
        <vt:i4>9240</vt:i4>
      </vt:variant>
      <vt:variant>
        <vt:i4>0</vt:i4>
      </vt:variant>
      <vt:variant>
        <vt:i4>5</vt:i4>
      </vt:variant>
      <vt:variant>
        <vt:lpwstr/>
      </vt:variant>
      <vt:variant>
        <vt:lpwstr>miscellaneous_dimensions</vt:lpwstr>
      </vt:variant>
      <vt:variant>
        <vt:i4>2818053</vt:i4>
      </vt:variant>
      <vt:variant>
        <vt:i4>9237</vt:i4>
      </vt:variant>
      <vt:variant>
        <vt:i4>0</vt:i4>
      </vt:variant>
      <vt:variant>
        <vt:i4>5</vt:i4>
      </vt:variant>
      <vt:variant>
        <vt:lpwstr/>
      </vt:variant>
      <vt:variant>
        <vt:lpwstr>miscellaneous_dimensions</vt:lpwstr>
      </vt:variant>
      <vt:variant>
        <vt:i4>5374076</vt:i4>
      </vt:variant>
      <vt:variant>
        <vt:i4>9230</vt:i4>
      </vt:variant>
      <vt:variant>
        <vt:i4>0</vt:i4>
      </vt:variant>
      <vt:variant>
        <vt:i4>5</vt:i4>
      </vt:variant>
      <vt:variant>
        <vt:lpwstr/>
      </vt:variant>
      <vt:variant>
        <vt:lpwstr>constituent_dimensions</vt:lpwstr>
      </vt:variant>
      <vt:variant>
        <vt:i4>1376268</vt:i4>
      </vt:variant>
      <vt:variant>
        <vt:i4>9227</vt:i4>
      </vt:variant>
      <vt:variant>
        <vt:i4>0</vt:i4>
      </vt:variant>
      <vt:variant>
        <vt:i4>5</vt:i4>
      </vt:variant>
      <vt:variant>
        <vt:lpwstr/>
      </vt:variant>
      <vt:variant>
        <vt:lpwstr>inflow_outflow_dimensions</vt:lpwstr>
      </vt:variant>
      <vt:variant>
        <vt:i4>7733313</vt:i4>
      </vt:variant>
      <vt:variant>
        <vt:i4>9224</vt:i4>
      </vt:variant>
      <vt:variant>
        <vt:i4>0</vt:i4>
      </vt:variant>
      <vt:variant>
        <vt:i4>5</vt:i4>
      </vt:variant>
      <vt:variant>
        <vt:lpwstr/>
      </vt:variant>
      <vt:variant>
        <vt:lpwstr>grid_dimensions</vt:lpwstr>
      </vt:variant>
      <vt:variant>
        <vt:i4>2818053</vt:i4>
      </vt:variant>
      <vt:variant>
        <vt:i4>9219</vt:i4>
      </vt:variant>
      <vt:variant>
        <vt:i4>0</vt:i4>
      </vt:variant>
      <vt:variant>
        <vt:i4>5</vt:i4>
      </vt:variant>
      <vt:variant>
        <vt:lpwstr/>
      </vt:variant>
      <vt:variant>
        <vt:lpwstr>miscellaneous_dimensions</vt:lpwstr>
      </vt:variant>
      <vt:variant>
        <vt:i4>1376268</vt:i4>
      </vt:variant>
      <vt:variant>
        <vt:i4>9216</vt:i4>
      </vt:variant>
      <vt:variant>
        <vt:i4>0</vt:i4>
      </vt:variant>
      <vt:variant>
        <vt:i4>5</vt:i4>
      </vt:variant>
      <vt:variant>
        <vt:lpwstr/>
      </vt:variant>
      <vt:variant>
        <vt:lpwstr>inflow_outflow_dimensions</vt:lpwstr>
      </vt:variant>
      <vt:variant>
        <vt:i4>7733313</vt:i4>
      </vt:variant>
      <vt:variant>
        <vt:i4>9213</vt:i4>
      </vt:variant>
      <vt:variant>
        <vt:i4>0</vt:i4>
      </vt:variant>
      <vt:variant>
        <vt:i4>5</vt:i4>
      </vt:variant>
      <vt:variant>
        <vt:lpwstr/>
      </vt:variant>
      <vt:variant>
        <vt:lpwstr>grid_dimensions</vt:lpwstr>
      </vt:variant>
      <vt:variant>
        <vt:i4>5898350</vt:i4>
      </vt:variant>
      <vt:variant>
        <vt:i4>9208</vt:i4>
      </vt:variant>
      <vt:variant>
        <vt:i4>0</vt:i4>
      </vt:variant>
      <vt:variant>
        <vt:i4>5</vt:i4>
      </vt:variant>
      <vt:variant>
        <vt:lpwstr/>
      </vt:variant>
      <vt:variant>
        <vt:lpwstr>pumps_1</vt:lpwstr>
      </vt:variant>
      <vt:variant>
        <vt:i4>61</vt:i4>
      </vt:variant>
      <vt:variant>
        <vt:i4>9205</vt:i4>
      </vt:variant>
      <vt:variant>
        <vt:i4>0</vt:i4>
      </vt:variant>
      <vt:variant>
        <vt:i4>5</vt:i4>
      </vt:variant>
      <vt:variant>
        <vt:lpwstr/>
      </vt:variant>
      <vt:variant>
        <vt:lpwstr>pipe_characteristics</vt:lpwstr>
      </vt:variant>
      <vt:variant>
        <vt:i4>1179671</vt:i4>
      </vt:variant>
      <vt:variant>
        <vt:i4>9202</vt:i4>
      </vt:variant>
      <vt:variant>
        <vt:i4>0</vt:i4>
      </vt:variant>
      <vt:variant>
        <vt:i4>5</vt:i4>
      </vt:variant>
      <vt:variant>
        <vt:lpwstr/>
      </vt:variant>
      <vt:variant>
        <vt:lpwstr>spillways</vt:lpwstr>
      </vt:variant>
      <vt:variant>
        <vt:i4>262163</vt:i4>
      </vt:variant>
      <vt:variant>
        <vt:i4>9199</vt:i4>
      </vt:variant>
      <vt:variant>
        <vt:i4>0</vt:i4>
      </vt:variant>
      <vt:variant>
        <vt:i4>5</vt:i4>
      </vt:variant>
      <vt:variant>
        <vt:lpwstr/>
      </vt:variant>
      <vt:variant>
        <vt:lpwstr>gates</vt:lpwstr>
      </vt:variant>
      <vt:variant>
        <vt:i4>7143518</vt:i4>
      </vt:variant>
      <vt:variant>
        <vt:i4>9196</vt:i4>
      </vt:variant>
      <vt:variant>
        <vt:i4>0</vt:i4>
      </vt:variant>
      <vt:variant>
        <vt:i4>5</vt:i4>
      </vt:variant>
      <vt:variant>
        <vt:lpwstr/>
      </vt:variant>
      <vt:variant>
        <vt:lpwstr>withdrawal_segment</vt:lpwstr>
      </vt:variant>
      <vt:variant>
        <vt:i4>1179687</vt:i4>
      </vt:variant>
      <vt:variant>
        <vt:i4>9193</vt:i4>
      </vt:variant>
      <vt:variant>
        <vt:i4>0</vt:i4>
      </vt:variant>
      <vt:variant>
        <vt:i4>5</vt:i4>
      </vt:variant>
      <vt:variant>
        <vt:lpwstr/>
      </vt:variant>
      <vt:variant>
        <vt:lpwstr>weir_segment</vt:lpwstr>
      </vt:variant>
      <vt:variant>
        <vt:i4>2162733</vt:i4>
      </vt:variant>
      <vt:variant>
        <vt:i4>9190</vt:i4>
      </vt:variant>
      <vt:variant>
        <vt:i4>0</vt:i4>
      </vt:variant>
      <vt:variant>
        <vt:i4>5</vt:i4>
      </vt:variant>
      <vt:variant>
        <vt:lpwstr/>
      </vt:variant>
      <vt:variant>
        <vt:lpwstr>number_of_structures</vt:lpwstr>
      </vt:variant>
      <vt:variant>
        <vt:i4>4522081</vt:i4>
      </vt:variant>
      <vt:variant>
        <vt:i4>9187</vt:i4>
      </vt:variant>
      <vt:variant>
        <vt:i4>0</vt:i4>
      </vt:variant>
      <vt:variant>
        <vt:i4>5</vt:i4>
      </vt:variant>
      <vt:variant>
        <vt:lpwstr/>
      </vt:variant>
      <vt:variant>
        <vt:lpwstr>tributary_placement</vt:lpwstr>
      </vt:variant>
      <vt:variant>
        <vt:i4>2818053</vt:i4>
      </vt:variant>
      <vt:variant>
        <vt:i4>9184</vt:i4>
      </vt:variant>
      <vt:variant>
        <vt:i4>0</vt:i4>
      </vt:variant>
      <vt:variant>
        <vt:i4>5</vt:i4>
      </vt:variant>
      <vt:variant>
        <vt:lpwstr/>
      </vt:variant>
      <vt:variant>
        <vt:lpwstr>miscellaneous_dimensions</vt:lpwstr>
      </vt:variant>
      <vt:variant>
        <vt:i4>5374076</vt:i4>
      </vt:variant>
      <vt:variant>
        <vt:i4>9181</vt:i4>
      </vt:variant>
      <vt:variant>
        <vt:i4>0</vt:i4>
      </vt:variant>
      <vt:variant>
        <vt:i4>5</vt:i4>
      </vt:variant>
      <vt:variant>
        <vt:lpwstr/>
      </vt:variant>
      <vt:variant>
        <vt:lpwstr>constituent_dimensions</vt:lpwstr>
      </vt:variant>
      <vt:variant>
        <vt:i4>7733313</vt:i4>
      </vt:variant>
      <vt:variant>
        <vt:i4>9178</vt:i4>
      </vt:variant>
      <vt:variant>
        <vt:i4>0</vt:i4>
      </vt:variant>
      <vt:variant>
        <vt:i4>5</vt:i4>
      </vt:variant>
      <vt:variant>
        <vt:lpwstr/>
      </vt:variant>
      <vt:variant>
        <vt:lpwstr>grid_dimensions</vt:lpwstr>
      </vt:variant>
      <vt:variant>
        <vt:i4>2818053</vt:i4>
      </vt:variant>
      <vt:variant>
        <vt:i4>9173</vt:i4>
      </vt:variant>
      <vt:variant>
        <vt:i4>0</vt:i4>
      </vt:variant>
      <vt:variant>
        <vt:i4>5</vt:i4>
      </vt:variant>
      <vt:variant>
        <vt:lpwstr/>
      </vt:variant>
      <vt:variant>
        <vt:lpwstr>miscellaneous_dimensions</vt:lpwstr>
      </vt:variant>
      <vt:variant>
        <vt:i4>5374076</vt:i4>
      </vt:variant>
      <vt:variant>
        <vt:i4>9170</vt:i4>
      </vt:variant>
      <vt:variant>
        <vt:i4>0</vt:i4>
      </vt:variant>
      <vt:variant>
        <vt:i4>5</vt:i4>
      </vt:variant>
      <vt:variant>
        <vt:lpwstr/>
      </vt:variant>
      <vt:variant>
        <vt:lpwstr>constituent_dimensions</vt:lpwstr>
      </vt:variant>
      <vt:variant>
        <vt:i4>1376268</vt:i4>
      </vt:variant>
      <vt:variant>
        <vt:i4>9167</vt:i4>
      </vt:variant>
      <vt:variant>
        <vt:i4>0</vt:i4>
      </vt:variant>
      <vt:variant>
        <vt:i4>5</vt:i4>
      </vt:variant>
      <vt:variant>
        <vt:lpwstr/>
      </vt:variant>
      <vt:variant>
        <vt:lpwstr>inflow_outflow_dimensions</vt:lpwstr>
      </vt:variant>
      <vt:variant>
        <vt:i4>262188</vt:i4>
      </vt:variant>
      <vt:variant>
        <vt:i4>8918</vt:i4>
      </vt:variant>
      <vt:variant>
        <vt:i4>0</vt:i4>
      </vt:variant>
      <vt:variant>
        <vt:i4>5</vt:i4>
      </vt:variant>
      <vt:variant>
        <vt:lpwstr/>
      </vt:variant>
      <vt:variant>
        <vt:lpwstr>oxygen_limit</vt:lpwstr>
      </vt:variant>
      <vt:variant>
        <vt:i4>262188</vt:i4>
      </vt:variant>
      <vt:variant>
        <vt:i4>8390</vt:i4>
      </vt:variant>
      <vt:variant>
        <vt:i4>0</vt:i4>
      </vt:variant>
      <vt:variant>
        <vt:i4>5</vt:i4>
      </vt:variant>
      <vt:variant>
        <vt:lpwstr/>
      </vt:variant>
      <vt:variant>
        <vt:lpwstr>oxygen_limit</vt:lpwstr>
      </vt:variant>
      <vt:variant>
        <vt:i4>262188</vt:i4>
      </vt:variant>
      <vt:variant>
        <vt:i4>8372</vt:i4>
      </vt:variant>
      <vt:variant>
        <vt:i4>0</vt:i4>
      </vt:variant>
      <vt:variant>
        <vt:i4>5</vt:i4>
      </vt:variant>
      <vt:variant>
        <vt:lpwstr/>
      </vt:variant>
      <vt:variant>
        <vt:lpwstr>oxygen_limit</vt:lpwstr>
      </vt:variant>
      <vt:variant>
        <vt:i4>262188</vt:i4>
      </vt:variant>
      <vt:variant>
        <vt:i4>8351</vt:i4>
      </vt:variant>
      <vt:variant>
        <vt:i4>0</vt:i4>
      </vt:variant>
      <vt:variant>
        <vt:i4>5</vt:i4>
      </vt:variant>
      <vt:variant>
        <vt:lpwstr/>
      </vt:variant>
      <vt:variant>
        <vt:lpwstr>oxygen_limit</vt:lpwstr>
      </vt:variant>
      <vt:variant>
        <vt:i4>262188</vt:i4>
      </vt:variant>
      <vt:variant>
        <vt:i4>8348</vt:i4>
      </vt:variant>
      <vt:variant>
        <vt:i4>0</vt:i4>
      </vt:variant>
      <vt:variant>
        <vt:i4>5</vt:i4>
      </vt:variant>
      <vt:variant>
        <vt:lpwstr/>
      </vt:variant>
      <vt:variant>
        <vt:lpwstr>oxygen_limit</vt:lpwstr>
      </vt:variant>
      <vt:variant>
        <vt:i4>6750300</vt:i4>
      </vt:variant>
      <vt:variant>
        <vt:i4>7940</vt:i4>
      </vt:variant>
      <vt:variant>
        <vt:i4>0</vt:i4>
      </vt:variant>
      <vt:variant>
        <vt:i4>5</vt:i4>
      </vt:variant>
      <vt:variant>
        <vt:lpwstr/>
      </vt:variant>
      <vt:variant>
        <vt:lpwstr>extinction_coefficient</vt:lpwstr>
      </vt:variant>
      <vt:variant>
        <vt:i4>6750300</vt:i4>
      </vt:variant>
      <vt:variant>
        <vt:i4>7937</vt:i4>
      </vt:variant>
      <vt:variant>
        <vt:i4>0</vt:i4>
      </vt:variant>
      <vt:variant>
        <vt:i4>5</vt:i4>
      </vt:variant>
      <vt:variant>
        <vt:lpwstr/>
      </vt:variant>
      <vt:variant>
        <vt:lpwstr>extinction_coefficient</vt:lpwstr>
      </vt:variant>
      <vt:variant>
        <vt:i4>6750300</vt:i4>
      </vt:variant>
      <vt:variant>
        <vt:i4>7934</vt:i4>
      </vt:variant>
      <vt:variant>
        <vt:i4>0</vt:i4>
      </vt:variant>
      <vt:variant>
        <vt:i4>5</vt:i4>
      </vt:variant>
      <vt:variant>
        <vt:lpwstr/>
      </vt:variant>
      <vt:variant>
        <vt:lpwstr>extinction_coefficient</vt:lpwstr>
      </vt:variant>
      <vt:variant>
        <vt:i4>2555918</vt:i4>
      </vt:variant>
      <vt:variant>
        <vt:i4>7856</vt:i4>
      </vt:variant>
      <vt:variant>
        <vt:i4>0</vt:i4>
      </vt:variant>
      <vt:variant>
        <vt:i4>5</vt:i4>
      </vt:variant>
      <vt:variant>
        <vt:lpwstr/>
      </vt:variant>
      <vt:variant>
        <vt:lpwstr>algal_extinction</vt:lpwstr>
      </vt:variant>
      <vt:variant>
        <vt:i4>6750300</vt:i4>
      </vt:variant>
      <vt:variant>
        <vt:i4>7853</vt:i4>
      </vt:variant>
      <vt:variant>
        <vt:i4>0</vt:i4>
      </vt:variant>
      <vt:variant>
        <vt:i4>5</vt:i4>
      </vt:variant>
      <vt:variant>
        <vt:lpwstr/>
      </vt:variant>
      <vt:variant>
        <vt:lpwstr>extinction_coefficient</vt:lpwstr>
      </vt:variant>
      <vt:variant>
        <vt:i4>6750300</vt:i4>
      </vt:variant>
      <vt:variant>
        <vt:i4>7850</vt:i4>
      </vt:variant>
      <vt:variant>
        <vt:i4>0</vt:i4>
      </vt:variant>
      <vt:variant>
        <vt:i4>5</vt:i4>
      </vt:variant>
      <vt:variant>
        <vt:lpwstr/>
      </vt:variant>
      <vt:variant>
        <vt:lpwstr>extinction_coefficient</vt:lpwstr>
      </vt:variant>
      <vt:variant>
        <vt:i4>6750300</vt:i4>
      </vt:variant>
      <vt:variant>
        <vt:i4>7847</vt:i4>
      </vt:variant>
      <vt:variant>
        <vt:i4>0</vt:i4>
      </vt:variant>
      <vt:variant>
        <vt:i4>5</vt:i4>
      </vt:variant>
      <vt:variant>
        <vt:lpwstr/>
      </vt:variant>
      <vt:variant>
        <vt:lpwstr>extinction_coefficient</vt:lpwstr>
      </vt:variant>
      <vt:variant>
        <vt:i4>4653158</vt:i4>
      </vt:variant>
      <vt:variant>
        <vt:i4>7703</vt:i4>
      </vt:variant>
      <vt:variant>
        <vt:i4>0</vt:i4>
      </vt:variant>
      <vt:variant>
        <vt:i4>5</vt:i4>
      </vt:variant>
      <vt:variant>
        <vt:lpwstr/>
      </vt:variant>
      <vt:variant>
        <vt:lpwstr>initial_conditions</vt:lpwstr>
      </vt:variant>
      <vt:variant>
        <vt:i4>5374076</vt:i4>
      </vt:variant>
      <vt:variant>
        <vt:i4>7634</vt:i4>
      </vt:variant>
      <vt:variant>
        <vt:i4>0</vt:i4>
      </vt:variant>
      <vt:variant>
        <vt:i4>5</vt:i4>
      </vt:variant>
      <vt:variant>
        <vt:lpwstr/>
      </vt:variant>
      <vt:variant>
        <vt:lpwstr>constituent_dimensions</vt:lpwstr>
      </vt:variant>
      <vt:variant>
        <vt:i4>5374076</vt:i4>
      </vt:variant>
      <vt:variant>
        <vt:i4>7628</vt:i4>
      </vt:variant>
      <vt:variant>
        <vt:i4>0</vt:i4>
      </vt:variant>
      <vt:variant>
        <vt:i4>5</vt:i4>
      </vt:variant>
      <vt:variant>
        <vt:lpwstr/>
      </vt:variant>
      <vt:variant>
        <vt:lpwstr>constituent_dimensions</vt:lpwstr>
      </vt:variant>
      <vt:variant>
        <vt:i4>5374076</vt:i4>
      </vt:variant>
      <vt:variant>
        <vt:i4>7625</vt:i4>
      </vt:variant>
      <vt:variant>
        <vt:i4>0</vt:i4>
      </vt:variant>
      <vt:variant>
        <vt:i4>5</vt:i4>
      </vt:variant>
      <vt:variant>
        <vt:lpwstr/>
      </vt:variant>
      <vt:variant>
        <vt:lpwstr>constituent_dimensions</vt:lpwstr>
      </vt:variant>
      <vt:variant>
        <vt:i4>5374076</vt:i4>
      </vt:variant>
      <vt:variant>
        <vt:i4>7622</vt:i4>
      </vt:variant>
      <vt:variant>
        <vt:i4>0</vt:i4>
      </vt:variant>
      <vt:variant>
        <vt:i4>5</vt:i4>
      </vt:variant>
      <vt:variant>
        <vt:lpwstr/>
      </vt:variant>
      <vt:variant>
        <vt:lpwstr>constituent_dimensions</vt:lpwstr>
      </vt:variant>
      <vt:variant>
        <vt:i4>5374076</vt:i4>
      </vt:variant>
      <vt:variant>
        <vt:i4>7619</vt:i4>
      </vt:variant>
      <vt:variant>
        <vt:i4>0</vt:i4>
      </vt:variant>
      <vt:variant>
        <vt:i4>5</vt:i4>
      </vt:variant>
      <vt:variant>
        <vt:lpwstr/>
      </vt:variant>
      <vt:variant>
        <vt:lpwstr>constituent_dimensions</vt:lpwstr>
      </vt:variant>
      <vt:variant>
        <vt:i4>5374076</vt:i4>
      </vt:variant>
      <vt:variant>
        <vt:i4>7616</vt:i4>
      </vt:variant>
      <vt:variant>
        <vt:i4>0</vt:i4>
      </vt:variant>
      <vt:variant>
        <vt:i4>5</vt:i4>
      </vt:variant>
      <vt:variant>
        <vt:lpwstr/>
      </vt:variant>
      <vt:variant>
        <vt:lpwstr>constituent_dimensions</vt:lpwstr>
      </vt:variant>
      <vt:variant>
        <vt:i4>5374076</vt:i4>
      </vt:variant>
      <vt:variant>
        <vt:i4>7613</vt:i4>
      </vt:variant>
      <vt:variant>
        <vt:i4>0</vt:i4>
      </vt:variant>
      <vt:variant>
        <vt:i4>5</vt:i4>
      </vt:variant>
      <vt:variant>
        <vt:lpwstr/>
      </vt:variant>
      <vt:variant>
        <vt:lpwstr>constituent_dimensions</vt:lpwstr>
      </vt:variant>
      <vt:variant>
        <vt:i4>5374076</vt:i4>
      </vt:variant>
      <vt:variant>
        <vt:i4>7610</vt:i4>
      </vt:variant>
      <vt:variant>
        <vt:i4>0</vt:i4>
      </vt:variant>
      <vt:variant>
        <vt:i4>5</vt:i4>
      </vt:variant>
      <vt:variant>
        <vt:lpwstr/>
      </vt:variant>
      <vt:variant>
        <vt:lpwstr>constituent_dimensions</vt:lpwstr>
      </vt:variant>
      <vt:variant>
        <vt:i4>3276801</vt:i4>
      </vt:variant>
      <vt:variant>
        <vt:i4>7604</vt:i4>
      </vt:variant>
      <vt:variant>
        <vt:i4>0</vt:i4>
      </vt:variant>
      <vt:variant>
        <vt:i4>5</vt:i4>
      </vt:variant>
      <vt:variant>
        <vt:lpwstr/>
      </vt:variant>
      <vt:variant>
        <vt:lpwstr>constituent_computations</vt:lpwstr>
      </vt:variant>
      <vt:variant>
        <vt:i4>393275</vt:i4>
      </vt:variant>
      <vt:variant>
        <vt:i4>7532</vt:i4>
      </vt:variant>
      <vt:variant>
        <vt:i4>0</vt:i4>
      </vt:variant>
      <vt:variant>
        <vt:i4>5</vt:i4>
      </vt:variant>
      <vt:variant>
        <vt:lpwstr/>
      </vt:variant>
      <vt:variant>
        <vt:lpwstr>sink_type</vt:lpwstr>
      </vt:variant>
      <vt:variant>
        <vt:i4>5832826</vt:i4>
      </vt:variant>
      <vt:variant>
        <vt:i4>7529</vt:i4>
      </vt:variant>
      <vt:variant>
        <vt:i4>0</vt:i4>
      </vt:variant>
      <vt:variant>
        <vt:i4>5</vt:i4>
      </vt:variant>
      <vt:variant>
        <vt:lpwstr/>
      </vt:variant>
      <vt:variant>
        <vt:lpwstr>structure_elevation</vt:lpwstr>
      </vt:variant>
      <vt:variant>
        <vt:i4>393275</vt:i4>
      </vt:variant>
      <vt:variant>
        <vt:i4>7526</vt:i4>
      </vt:variant>
      <vt:variant>
        <vt:i4>0</vt:i4>
      </vt:variant>
      <vt:variant>
        <vt:i4>5</vt:i4>
      </vt:variant>
      <vt:variant>
        <vt:lpwstr/>
      </vt:variant>
      <vt:variant>
        <vt:lpwstr>sink_type</vt:lpwstr>
      </vt:variant>
      <vt:variant>
        <vt:i4>3080202</vt:i4>
      </vt:variant>
      <vt:variant>
        <vt:i4>7523</vt:i4>
      </vt:variant>
      <vt:variant>
        <vt:i4>0</vt:i4>
      </vt:variant>
      <vt:variant>
        <vt:i4>5</vt:i4>
      </vt:variant>
      <vt:variant>
        <vt:lpwstr/>
      </vt:variant>
      <vt:variant>
        <vt:lpwstr>outflow_file</vt:lpwstr>
      </vt:variant>
      <vt:variant>
        <vt:i4>5046349</vt:i4>
      </vt:variant>
      <vt:variant>
        <vt:i4>6458</vt:i4>
      </vt:variant>
      <vt:variant>
        <vt:i4>0</vt:i4>
      </vt:variant>
      <vt:variant>
        <vt:i4>5</vt:i4>
      </vt:variant>
      <vt:variant>
        <vt:lpwstr/>
      </vt:variant>
      <vt:variant>
        <vt:lpwstr>vertical_eddy_viscosity</vt:lpwstr>
      </vt:variant>
      <vt:variant>
        <vt:i4>5046349</vt:i4>
      </vt:variant>
      <vt:variant>
        <vt:i4>6455</vt:i4>
      </vt:variant>
      <vt:variant>
        <vt:i4>0</vt:i4>
      </vt:variant>
      <vt:variant>
        <vt:i4>5</vt:i4>
      </vt:variant>
      <vt:variant>
        <vt:lpwstr/>
      </vt:variant>
      <vt:variant>
        <vt:lpwstr>vertical_eddy_viscosity</vt:lpwstr>
      </vt:variant>
      <vt:variant>
        <vt:i4>5046349</vt:i4>
      </vt:variant>
      <vt:variant>
        <vt:i4>6452</vt:i4>
      </vt:variant>
      <vt:variant>
        <vt:i4>0</vt:i4>
      </vt:variant>
      <vt:variant>
        <vt:i4>5</vt:i4>
      </vt:variant>
      <vt:variant>
        <vt:lpwstr/>
      </vt:variant>
      <vt:variant>
        <vt:lpwstr>vertical_eddy_viscosity</vt:lpwstr>
      </vt:variant>
      <vt:variant>
        <vt:i4>5046349</vt:i4>
      </vt:variant>
      <vt:variant>
        <vt:i4>6449</vt:i4>
      </vt:variant>
      <vt:variant>
        <vt:i4>0</vt:i4>
      </vt:variant>
      <vt:variant>
        <vt:i4>5</vt:i4>
      </vt:variant>
      <vt:variant>
        <vt:lpwstr/>
      </vt:variant>
      <vt:variant>
        <vt:lpwstr>vertical_eddy_viscosity</vt:lpwstr>
      </vt:variant>
      <vt:variant>
        <vt:i4>1638412</vt:i4>
      </vt:variant>
      <vt:variant>
        <vt:i4>6395</vt:i4>
      </vt:variant>
      <vt:variant>
        <vt:i4>0</vt:i4>
      </vt:variant>
      <vt:variant>
        <vt:i4>5</vt:i4>
      </vt:variant>
      <vt:variant>
        <vt:lpwstr/>
      </vt:variant>
      <vt:variant>
        <vt:lpwstr>_Dissolved_Oxygen</vt:lpwstr>
      </vt:variant>
      <vt:variant>
        <vt:i4>5046349</vt:i4>
      </vt:variant>
      <vt:variant>
        <vt:i4>5970</vt:i4>
      </vt:variant>
      <vt:variant>
        <vt:i4>0</vt:i4>
      </vt:variant>
      <vt:variant>
        <vt:i4>5</vt:i4>
      </vt:variant>
      <vt:variant>
        <vt:lpwstr/>
      </vt:variant>
      <vt:variant>
        <vt:lpwstr>vertical_eddy_viscosity</vt:lpwstr>
      </vt:variant>
      <vt:variant>
        <vt:i4>5046349</vt:i4>
      </vt:variant>
      <vt:variant>
        <vt:i4>5967</vt:i4>
      </vt:variant>
      <vt:variant>
        <vt:i4>0</vt:i4>
      </vt:variant>
      <vt:variant>
        <vt:i4>5</vt:i4>
      </vt:variant>
      <vt:variant>
        <vt:lpwstr/>
      </vt:variant>
      <vt:variant>
        <vt:lpwstr>vertical_eddy_viscosity</vt:lpwstr>
      </vt:variant>
      <vt:variant>
        <vt:i4>5046349</vt:i4>
      </vt:variant>
      <vt:variant>
        <vt:i4>5964</vt:i4>
      </vt:variant>
      <vt:variant>
        <vt:i4>0</vt:i4>
      </vt:variant>
      <vt:variant>
        <vt:i4>5</vt:i4>
      </vt:variant>
      <vt:variant>
        <vt:lpwstr/>
      </vt:variant>
      <vt:variant>
        <vt:lpwstr>vertical_eddy_viscosity</vt:lpwstr>
      </vt:variant>
      <vt:variant>
        <vt:i4>5046349</vt:i4>
      </vt:variant>
      <vt:variant>
        <vt:i4>5961</vt:i4>
      </vt:variant>
      <vt:variant>
        <vt:i4>0</vt:i4>
      </vt:variant>
      <vt:variant>
        <vt:i4>5</vt:i4>
      </vt:variant>
      <vt:variant>
        <vt:lpwstr/>
      </vt:variant>
      <vt:variant>
        <vt:lpwstr>vertical_eddy_viscosity</vt:lpwstr>
      </vt:variant>
      <vt:variant>
        <vt:i4>852073</vt:i4>
      </vt:variant>
      <vt:variant>
        <vt:i4>4850</vt:i4>
      </vt:variant>
      <vt:variant>
        <vt:i4>0</vt:i4>
      </vt:variant>
      <vt:variant>
        <vt:i4>5</vt:i4>
      </vt:variant>
      <vt:variant>
        <vt:lpwstr>http://oregon.usgs.gov/pubs_dir/Online/Pdf/97-4071.pdf</vt:lpwstr>
      </vt:variant>
      <vt:variant>
        <vt:lpwstr/>
      </vt:variant>
      <vt:variant>
        <vt:i4>262254</vt:i4>
      </vt:variant>
      <vt:variant>
        <vt:i4>4847</vt:i4>
      </vt:variant>
      <vt:variant>
        <vt:i4>0</vt:i4>
      </vt:variant>
      <vt:variant>
        <vt:i4>5</vt:i4>
      </vt:variant>
      <vt:variant>
        <vt:lpwstr>http://oregon.usgs.gov/pubs_dir/Online/Pdf/00-4071.pdf</vt:lpwstr>
      </vt:variant>
      <vt:variant>
        <vt:lpwstr/>
      </vt:variant>
      <vt:variant>
        <vt:i4>24</vt:i4>
      </vt:variant>
      <vt:variant>
        <vt:i4>4844</vt:i4>
      </vt:variant>
      <vt:variant>
        <vt:i4>0</vt:i4>
      </vt:variant>
      <vt:variant>
        <vt:i4>5</vt:i4>
      </vt:variant>
      <vt:variant>
        <vt:lpwstr>http://www.fort.usgs.gov/</vt:lpwstr>
      </vt:variant>
      <vt:variant>
        <vt:lpwstr/>
      </vt:variant>
      <vt:variant>
        <vt:i4>2424954</vt:i4>
      </vt:variant>
      <vt:variant>
        <vt:i4>4841</vt:i4>
      </vt:variant>
      <vt:variant>
        <vt:i4>0</vt:i4>
      </vt:variant>
      <vt:variant>
        <vt:i4>5</vt:i4>
      </vt:variant>
      <vt:variant>
        <vt:lpwstr>http://smig.usgs.gov/SMIG/features_0398/ammonia_tual.html</vt:lpwstr>
      </vt:variant>
      <vt:variant>
        <vt:lpwstr/>
      </vt:variant>
      <vt:variant>
        <vt:i4>3473514</vt:i4>
      </vt:variant>
      <vt:variant>
        <vt:i4>4838</vt:i4>
      </vt:variant>
      <vt:variant>
        <vt:i4>0</vt:i4>
      </vt:variant>
      <vt:variant>
        <vt:i4>5</vt:i4>
      </vt:variant>
      <vt:variant>
        <vt:lpwstr>http://smig.usgs.gov/SMIG/features_0398/phos_tual.html</vt:lpwstr>
      </vt:variant>
      <vt:variant>
        <vt:lpwstr/>
      </vt:variant>
      <vt:variant>
        <vt:i4>1441861</vt:i4>
      </vt:variant>
      <vt:variant>
        <vt:i4>4835</vt:i4>
      </vt:variant>
      <vt:variant>
        <vt:i4>0</vt:i4>
      </vt:variant>
      <vt:variant>
        <vt:i4>5</vt:i4>
      </vt:variant>
      <vt:variant>
        <vt:lpwstr>http://www.ufa.cas.cz/dub/dub.htm</vt:lpwstr>
      </vt:variant>
      <vt:variant>
        <vt:lpwstr/>
      </vt:variant>
      <vt:variant>
        <vt:i4>4194356</vt:i4>
      </vt:variant>
      <vt:variant>
        <vt:i4>4832</vt:i4>
      </vt:variant>
      <vt:variant>
        <vt:i4>0</vt:i4>
      </vt:variant>
      <vt:variant>
        <vt:i4>5</vt:i4>
      </vt:variant>
      <vt:variant>
        <vt:lpwstr>http://www.eawag.ch/research_e/apec/Scripts/IWA Japan v6.pdf</vt:lpwstr>
      </vt:variant>
      <vt:variant>
        <vt:lpwstr/>
      </vt:variant>
      <vt:variant>
        <vt:i4>6225926</vt:i4>
      </vt:variant>
      <vt:variant>
        <vt:i4>4829</vt:i4>
      </vt:variant>
      <vt:variant>
        <vt:i4>0</vt:i4>
      </vt:variant>
      <vt:variant>
        <vt:i4>5</vt:i4>
      </vt:variant>
      <vt:variant>
        <vt:lpwstr>http://www.pubs.asce.org/WWWdisplaybn.cgi?0872628795</vt:lpwstr>
      </vt:variant>
      <vt:variant>
        <vt:lpwstr/>
      </vt:variant>
      <vt:variant>
        <vt:i4>1966176</vt:i4>
      </vt:variant>
      <vt:variant>
        <vt:i4>4826</vt:i4>
      </vt:variant>
      <vt:variant>
        <vt:i4>0</vt:i4>
      </vt:variant>
      <vt:variant>
        <vt:i4>5</vt:i4>
      </vt:variant>
      <vt:variant>
        <vt:lpwstr>http://smig.usgs.gov/SMIG/features_0998/rhodhiss.html</vt:lpwstr>
      </vt:variant>
      <vt:variant>
        <vt:lpwstr/>
      </vt:variant>
      <vt:variant>
        <vt:i4>3473428</vt:i4>
      </vt:variant>
      <vt:variant>
        <vt:i4>4823</vt:i4>
      </vt:variant>
      <vt:variant>
        <vt:i4>0</vt:i4>
      </vt:variant>
      <vt:variant>
        <vt:i4>5</vt:i4>
      </vt:variant>
      <vt:variant>
        <vt:lpwstr>http://link.springer_x001e_ny.com/link/service/journals/10021/bibs/1004002/10040105.html</vt:lpwstr>
      </vt:variant>
      <vt:variant>
        <vt:lpwstr/>
      </vt:variant>
      <vt:variant>
        <vt:i4>6291558</vt:i4>
      </vt:variant>
      <vt:variant>
        <vt:i4>4820</vt:i4>
      </vt:variant>
      <vt:variant>
        <vt:i4>0</vt:i4>
      </vt:variant>
      <vt:variant>
        <vt:i4>5</vt:i4>
      </vt:variant>
      <vt:variant>
        <vt:lpwstr>http://www.cwr.uwa.edu.au/cwr/publications/papers1500/1536.html</vt:lpwstr>
      </vt:variant>
      <vt:variant>
        <vt:lpwstr/>
      </vt:variant>
      <vt:variant>
        <vt:i4>2031647</vt:i4>
      </vt:variant>
      <vt:variant>
        <vt:i4>4817</vt:i4>
      </vt:variant>
      <vt:variant>
        <vt:i4>0</vt:i4>
      </vt:variant>
      <vt:variant>
        <vt:i4>5</vt:i4>
      </vt:variant>
      <vt:variant>
        <vt:lpwstr>http://www.cwr.uwa.edu.au/~boegman/publications/abstract1.htm</vt:lpwstr>
      </vt:variant>
      <vt:variant>
        <vt:lpwstr/>
      </vt:variant>
      <vt:variant>
        <vt:i4>5701653</vt:i4>
      </vt:variant>
      <vt:variant>
        <vt:i4>4814</vt:i4>
      </vt:variant>
      <vt:variant>
        <vt:i4>0</vt:i4>
      </vt:variant>
      <vt:variant>
        <vt:i4>5</vt:i4>
      </vt:variant>
      <vt:variant>
        <vt:lpwstr>http://www.cwr.uwa.edu.au/~boegman/publications/secure/zebramussel/paper.html</vt:lpwstr>
      </vt:variant>
      <vt:variant>
        <vt:lpwstr/>
      </vt:variant>
      <vt:variant>
        <vt:i4>5701653</vt:i4>
      </vt:variant>
      <vt:variant>
        <vt:i4>4811</vt:i4>
      </vt:variant>
      <vt:variant>
        <vt:i4>0</vt:i4>
      </vt:variant>
      <vt:variant>
        <vt:i4>5</vt:i4>
      </vt:variant>
      <vt:variant>
        <vt:lpwstr>http://www.cwr.uwa.edu.au/~boegman/publications/secure/zebramussel/paper.html</vt:lpwstr>
      </vt:variant>
      <vt:variant>
        <vt:lpwstr/>
      </vt:variant>
      <vt:variant>
        <vt:i4>3538996</vt:i4>
      </vt:variant>
      <vt:variant>
        <vt:i4>4808</vt:i4>
      </vt:variant>
      <vt:variant>
        <vt:i4>0</vt:i4>
      </vt:variant>
      <vt:variant>
        <vt:i4>5</vt:i4>
      </vt:variant>
      <vt:variant>
        <vt:lpwstr>http://ogee.do.usbr.gov/fmt/wmm</vt:lpwstr>
      </vt:variant>
      <vt:variant>
        <vt:lpwstr/>
      </vt:variant>
      <vt:variant>
        <vt:i4>1703945</vt:i4>
      </vt:variant>
      <vt:variant>
        <vt:i4>4805</vt:i4>
      </vt:variant>
      <vt:variant>
        <vt:i4>0</vt:i4>
      </vt:variant>
      <vt:variant>
        <vt:i4>5</vt:i4>
      </vt:variant>
      <vt:variant>
        <vt:lpwstr>http://www.cqs.washington.edu/d_gas/papers/tdg_manual.html</vt:lpwstr>
      </vt:variant>
      <vt:variant>
        <vt:lpwstr/>
      </vt:variant>
      <vt:variant>
        <vt:i4>3473466</vt:i4>
      </vt:variant>
      <vt:variant>
        <vt:i4>4685</vt:i4>
      </vt:variant>
      <vt:variant>
        <vt:i4>0</vt:i4>
      </vt:variant>
      <vt:variant>
        <vt:i4>5</vt:i4>
      </vt:variant>
      <vt:variant>
        <vt:lpwstr/>
      </vt:variant>
      <vt:variant>
        <vt:lpwstr>_Time_Parameters</vt:lpwstr>
      </vt:variant>
      <vt:variant>
        <vt:i4>5898367</vt:i4>
      </vt:variant>
      <vt:variant>
        <vt:i4>4682</vt:i4>
      </vt:variant>
      <vt:variant>
        <vt:i4>0</vt:i4>
      </vt:variant>
      <vt:variant>
        <vt:i4>5</vt:i4>
      </vt:variant>
      <vt:variant>
        <vt:lpwstr/>
      </vt:variant>
      <vt:variant>
        <vt:lpwstr>maximum_timestp</vt:lpwstr>
      </vt:variant>
      <vt:variant>
        <vt:i4>5898367</vt:i4>
      </vt:variant>
      <vt:variant>
        <vt:i4>4679</vt:i4>
      </vt:variant>
      <vt:variant>
        <vt:i4>0</vt:i4>
      </vt:variant>
      <vt:variant>
        <vt:i4>5</vt:i4>
      </vt:variant>
      <vt:variant>
        <vt:lpwstr/>
      </vt:variant>
      <vt:variant>
        <vt:lpwstr>maximum_timestp</vt:lpwstr>
      </vt:variant>
      <vt:variant>
        <vt:i4>5898367</vt:i4>
      </vt:variant>
      <vt:variant>
        <vt:i4>4625</vt:i4>
      </vt:variant>
      <vt:variant>
        <vt:i4>0</vt:i4>
      </vt:variant>
      <vt:variant>
        <vt:i4>5</vt:i4>
      </vt:variant>
      <vt:variant>
        <vt:lpwstr/>
      </vt:variant>
      <vt:variant>
        <vt:lpwstr>maximum_timestp</vt:lpwstr>
      </vt:variant>
      <vt:variant>
        <vt:i4>5046349</vt:i4>
      </vt:variant>
      <vt:variant>
        <vt:i4>4622</vt:i4>
      </vt:variant>
      <vt:variant>
        <vt:i4>0</vt:i4>
      </vt:variant>
      <vt:variant>
        <vt:i4>5</vt:i4>
      </vt:variant>
      <vt:variant>
        <vt:lpwstr/>
      </vt:variant>
      <vt:variant>
        <vt:lpwstr>vertical_eddy_viscosity</vt:lpwstr>
      </vt:variant>
      <vt:variant>
        <vt:i4>5046349</vt:i4>
      </vt:variant>
      <vt:variant>
        <vt:i4>4619</vt:i4>
      </vt:variant>
      <vt:variant>
        <vt:i4>0</vt:i4>
      </vt:variant>
      <vt:variant>
        <vt:i4>5</vt:i4>
      </vt:variant>
      <vt:variant>
        <vt:lpwstr/>
      </vt:variant>
      <vt:variant>
        <vt:lpwstr>vertical_eddy_viscosity</vt:lpwstr>
      </vt:variant>
      <vt:variant>
        <vt:i4>5046349</vt:i4>
      </vt:variant>
      <vt:variant>
        <vt:i4>4598</vt:i4>
      </vt:variant>
      <vt:variant>
        <vt:i4>0</vt:i4>
      </vt:variant>
      <vt:variant>
        <vt:i4>5</vt:i4>
      </vt:variant>
      <vt:variant>
        <vt:lpwstr/>
      </vt:variant>
      <vt:variant>
        <vt:lpwstr>vertical_eddy_viscosity</vt:lpwstr>
      </vt:variant>
      <vt:variant>
        <vt:i4>5046349</vt:i4>
      </vt:variant>
      <vt:variant>
        <vt:i4>4595</vt:i4>
      </vt:variant>
      <vt:variant>
        <vt:i4>0</vt:i4>
      </vt:variant>
      <vt:variant>
        <vt:i4>5</vt:i4>
      </vt:variant>
      <vt:variant>
        <vt:lpwstr/>
      </vt:variant>
      <vt:variant>
        <vt:lpwstr>vertical_eddy_viscosity</vt:lpwstr>
      </vt:variant>
      <vt:variant>
        <vt:i4>6029424</vt:i4>
      </vt:variant>
      <vt:variant>
        <vt:i4>4592</vt:i4>
      </vt:variant>
      <vt:variant>
        <vt:i4>0</vt:i4>
      </vt:variant>
      <vt:variant>
        <vt:i4>5</vt:i4>
      </vt:variant>
      <vt:variant>
        <vt:lpwstr/>
      </vt:variant>
      <vt:variant>
        <vt:lpwstr>hydraulic_coefficients</vt:lpwstr>
      </vt:variant>
      <vt:variant>
        <vt:i4>6029424</vt:i4>
      </vt:variant>
      <vt:variant>
        <vt:i4>4589</vt:i4>
      </vt:variant>
      <vt:variant>
        <vt:i4>0</vt:i4>
      </vt:variant>
      <vt:variant>
        <vt:i4>5</vt:i4>
      </vt:variant>
      <vt:variant>
        <vt:lpwstr/>
      </vt:variant>
      <vt:variant>
        <vt:lpwstr>hydraulic_coefficients</vt:lpwstr>
      </vt:variant>
      <vt:variant>
        <vt:i4>4718711</vt:i4>
      </vt:variant>
      <vt:variant>
        <vt:i4>4571</vt:i4>
      </vt:variant>
      <vt:variant>
        <vt:i4>0</vt:i4>
      </vt:variant>
      <vt:variant>
        <vt:i4>5</vt:i4>
      </vt:variant>
      <vt:variant>
        <vt:lpwstr/>
      </vt:variant>
      <vt:variant>
        <vt:lpwstr>distributed_tributaries</vt:lpwstr>
      </vt:variant>
      <vt:variant>
        <vt:i4>7929921</vt:i4>
      </vt:variant>
      <vt:variant>
        <vt:i4>4568</vt:i4>
      </vt:variant>
      <vt:variant>
        <vt:i4>0</vt:i4>
      </vt:variant>
      <vt:variant>
        <vt:i4>5</vt:i4>
      </vt:variant>
      <vt:variant>
        <vt:lpwstr/>
      </vt:variant>
      <vt:variant>
        <vt:lpwstr>downstream_head_elevation_file</vt:lpwstr>
      </vt:variant>
      <vt:variant>
        <vt:i4>7536733</vt:i4>
      </vt:variant>
      <vt:variant>
        <vt:i4>4565</vt:i4>
      </vt:variant>
      <vt:variant>
        <vt:i4>0</vt:i4>
      </vt:variant>
      <vt:variant>
        <vt:i4>5</vt:i4>
      </vt:variant>
      <vt:variant>
        <vt:lpwstr/>
      </vt:variant>
      <vt:variant>
        <vt:lpwstr>downstream_head_concentration_file</vt:lpwstr>
      </vt:variant>
      <vt:variant>
        <vt:i4>1638442</vt:i4>
      </vt:variant>
      <vt:variant>
        <vt:i4>4562</vt:i4>
      </vt:variant>
      <vt:variant>
        <vt:i4>0</vt:i4>
      </vt:variant>
      <vt:variant>
        <vt:i4>5</vt:i4>
      </vt:variant>
      <vt:variant>
        <vt:lpwstr/>
      </vt:variant>
      <vt:variant>
        <vt:lpwstr>downstream_head_temperature_file</vt:lpwstr>
      </vt:variant>
      <vt:variant>
        <vt:i4>1048617</vt:i4>
      </vt:variant>
      <vt:variant>
        <vt:i4>4559</vt:i4>
      </vt:variant>
      <vt:variant>
        <vt:i4>0</vt:i4>
      </vt:variant>
      <vt:variant>
        <vt:i4>5</vt:i4>
      </vt:variant>
      <vt:variant>
        <vt:lpwstr/>
      </vt:variant>
      <vt:variant>
        <vt:lpwstr>meteorologic_file</vt:lpwstr>
      </vt:variant>
      <vt:variant>
        <vt:i4>327682</vt:i4>
      </vt:variant>
      <vt:variant>
        <vt:i4>4556</vt:i4>
      </vt:variant>
      <vt:variant>
        <vt:i4>0</vt:i4>
      </vt:variant>
      <vt:variant>
        <vt:i4>5</vt:i4>
      </vt:variant>
      <vt:variant>
        <vt:lpwstr/>
      </vt:variant>
      <vt:variant>
        <vt:lpwstr>inflow_concentration_file</vt:lpwstr>
      </vt:variant>
      <vt:variant>
        <vt:i4>7471208</vt:i4>
      </vt:variant>
      <vt:variant>
        <vt:i4>4553</vt:i4>
      </vt:variant>
      <vt:variant>
        <vt:i4>0</vt:i4>
      </vt:variant>
      <vt:variant>
        <vt:i4>5</vt:i4>
      </vt:variant>
      <vt:variant>
        <vt:lpwstr/>
      </vt:variant>
      <vt:variant>
        <vt:lpwstr>inflow_temperature_file</vt:lpwstr>
      </vt:variant>
      <vt:variant>
        <vt:i4>8323158</vt:i4>
      </vt:variant>
      <vt:variant>
        <vt:i4>4550</vt:i4>
      </vt:variant>
      <vt:variant>
        <vt:i4>0</vt:i4>
      </vt:variant>
      <vt:variant>
        <vt:i4>5</vt:i4>
      </vt:variant>
      <vt:variant>
        <vt:lpwstr/>
      </vt:variant>
      <vt:variant>
        <vt:lpwstr>inflow_file</vt:lpwstr>
      </vt:variant>
      <vt:variant>
        <vt:i4>6881400</vt:i4>
      </vt:variant>
      <vt:variant>
        <vt:i4>4547</vt:i4>
      </vt:variant>
      <vt:variant>
        <vt:i4>0</vt:i4>
      </vt:variant>
      <vt:variant>
        <vt:i4>5</vt:i4>
      </vt:variant>
      <vt:variant>
        <vt:lpwstr/>
      </vt:variant>
      <vt:variant>
        <vt:lpwstr>bathymetry</vt:lpwstr>
      </vt:variant>
      <vt:variant>
        <vt:i4>6881400</vt:i4>
      </vt:variant>
      <vt:variant>
        <vt:i4>4544</vt:i4>
      </vt:variant>
      <vt:variant>
        <vt:i4>0</vt:i4>
      </vt:variant>
      <vt:variant>
        <vt:i4>5</vt:i4>
      </vt:variant>
      <vt:variant>
        <vt:lpwstr/>
      </vt:variant>
      <vt:variant>
        <vt:lpwstr>bathymetry</vt:lpwstr>
      </vt:variant>
      <vt:variant>
        <vt:i4>393244</vt:i4>
      </vt:variant>
      <vt:variant>
        <vt:i4>4541</vt:i4>
      </vt:variant>
      <vt:variant>
        <vt:i4>0</vt:i4>
      </vt:variant>
      <vt:variant>
        <vt:i4>5</vt:i4>
      </vt:variant>
      <vt:variant>
        <vt:lpwstr/>
      </vt:variant>
      <vt:variant>
        <vt:lpwstr>calculations</vt:lpwstr>
      </vt:variant>
      <vt:variant>
        <vt:i4>393244</vt:i4>
      </vt:variant>
      <vt:variant>
        <vt:i4>4538</vt:i4>
      </vt:variant>
      <vt:variant>
        <vt:i4>0</vt:i4>
      </vt:variant>
      <vt:variant>
        <vt:i4>5</vt:i4>
      </vt:variant>
      <vt:variant>
        <vt:lpwstr/>
      </vt:variant>
      <vt:variant>
        <vt:lpwstr>calculations</vt:lpwstr>
      </vt:variant>
      <vt:variant>
        <vt:i4>786440</vt:i4>
      </vt:variant>
      <vt:variant>
        <vt:i4>4535</vt:i4>
      </vt:variant>
      <vt:variant>
        <vt:i4>0</vt:i4>
      </vt:variant>
      <vt:variant>
        <vt:i4>5</vt:i4>
      </vt:variant>
      <vt:variant>
        <vt:lpwstr/>
      </vt:variant>
      <vt:variant>
        <vt:lpwstr>interpolation</vt:lpwstr>
      </vt:variant>
      <vt:variant>
        <vt:i4>7274619</vt:i4>
      </vt:variant>
      <vt:variant>
        <vt:i4>4478</vt:i4>
      </vt:variant>
      <vt:variant>
        <vt:i4>0</vt:i4>
      </vt:variant>
      <vt:variant>
        <vt:i4>5</vt:i4>
      </vt:variant>
      <vt:variant>
        <vt:lpwstr/>
      </vt:variant>
      <vt:variant>
        <vt:lpwstr>nitrate</vt:lpwstr>
      </vt:variant>
      <vt:variant>
        <vt:i4>7274619</vt:i4>
      </vt:variant>
      <vt:variant>
        <vt:i4>4475</vt:i4>
      </vt:variant>
      <vt:variant>
        <vt:i4>0</vt:i4>
      </vt:variant>
      <vt:variant>
        <vt:i4>5</vt:i4>
      </vt:variant>
      <vt:variant>
        <vt:lpwstr/>
      </vt:variant>
      <vt:variant>
        <vt:lpwstr>nitrate</vt:lpwstr>
      </vt:variant>
      <vt:variant>
        <vt:i4>6226021</vt:i4>
      </vt:variant>
      <vt:variant>
        <vt:i4>4472</vt:i4>
      </vt:variant>
      <vt:variant>
        <vt:i4>0</vt:i4>
      </vt:variant>
      <vt:variant>
        <vt:i4>5</vt:i4>
      </vt:variant>
      <vt:variant>
        <vt:lpwstr/>
      </vt:variant>
      <vt:variant>
        <vt:lpwstr>algal_stoichiometry</vt:lpwstr>
      </vt:variant>
      <vt:variant>
        <vt:i4>6291537</vt:i4>
      </vt:variant>
      <vt:variant>
        <vt:i4>4418</vt:i4>
      </vt:variant>
      <vt:variant>
        <vt:i4>0</vt:i4>
      </vt:variant>
      <vt:variant>
        <vt:i4>5</vt:i4>
      </vt:variant>
      <vt:variant>
        <vt:lpwstr/>
      </vt:variant>
      <vt:variant>
        <vt:lpwstr>OM_temperature</vt:lpwstr>
      </vt:variant>
      <vt:variant>
        <vt:i4>6291537</vt:i4>
      </vt:variant>
      <vt:variant>
        <vt:i4>4415</vt:i4>
      </vt:variant>
      <vt:variant>
        <vt:i4>0</vt:i4>
      </vt:variant>
      <vt:variant>
        <vt:i4>5</vt:i4>
      </vt:variant>
      <vt:variant>
        <vt:lpwstr/>
      </vt:variant>
      <vt:variant>
        <vt:lpwstr>OM_temperature</vt:lpwstr>
      </vt:variant>
      <vt:variant>
        <vt:i4>6684760</vt:i4>
      </vt:variant>
      <vt:variant>
        <vt:i4>4412</vt:i4>
      </vt:variant>
      <vt:variant>
        <vt:i4>0</vt:i4>
      </vt:variant>
      <vt:variant>
        <vt:i4>5</vt:i4>
      </vt:variant>
      <vt:variant>
        <vt:lpwstr/>
      </vt:variant>
      <vt:variant>
        <vt:lpwstr>timestep_limitation</vt:lpwstr>
      </vt:variant>
      <vt:variant>
        <vt:i4>6684760</vt:i4>
      </vt:variant>
      <vt:variant>
        <vt:i4>4409</vt:i4>
      </vt:variant>
      <vt:variant>
        <vt:i4>0</vt:i4>
      </vt:variant>
      <vt:variant>
        <vt:i4>5</vt:i4>
      </vt:variant>
      <vt:variant>
        <vt:lpwstr/>
      </vt:variant>
      <vt:variant>
        <vt:lpwstr>timestep_limitation</vt:lpwstr>
      </vt:variant>
      <vt:variant>
        <vt:i4>2228235</vt:i4>
      </vt:variant>
      <vt:variant>
        <vt:i4>4406</vt:i4>
      </vt:variant>
      <vt:variant>
        <vt:i4>0</vt:i4>
      </vt:variant>
      <vt:variant>
        <vt:i4>5</vt:i4>
      </vt:variant>
      <vt:variant>
        <vt:lpwstr/>
      </vt:variant>
      <vt:variant>
        <vt:lpwstr>transport_scheme</vt:lpwstr>
      </vt:variant>
      <vt:variant>
        <vt:i4>2228235</vt:i4>
      </vt:variant>
      <vt:variant>
        <vt:i4>4403</vt:i4>
      </vt:variant>
      <vt:variant>
        <vt:i4>0</vt:i4>
      </vt:variant>
      <vt:variant>
        <vt:i4>5</vt:i4>
      </vt:variant>
      <vt:variant>
        <vt:lpwstr/>
      </vt:variant>
      <vt:variant>
        <vt:lpwstr>transport_scheme</vt:lpwstr>
      </vt:variant>
      <vt:variant>
        <vt:i4>2097187</vt:i4>
      </vt:variant>
      <vt:variant>
        <vt:i4>4331</vt:i4>
      </vt:variant>
      <vt:variant>
        <vt:i4>0</vt:i4>
      </vt:variant>
      <vt:variant>
        <vt:i4>5</vt:i4>
      </vt:variant>
      <vt:variant>
        <vt:lpwstr/>
      </vt:variant>
      <vt:variant>
        <vt:lpwstr>wind_sheltering_file</vt:lpwstr>
      </vt:variant>
      <vt:variant>
        <vt:i4>2097187</vt:i4>
      </vt:variant>
      <vt:variant>
        <vt:i4>4328</vt:i4>
      </vt:variant>
      <vt:variant>
        <vt:i4>0</vt:i4>
      </vt:variant>
      <vt:variant>
        <vt:i4>5</vt:i4>
      </vt:variant>
      <vt:variant>
        <vt:lpwstr/>
      </vt:variant>
      <vt:variant>
        <vt:lpwstr>wind_sheltering_file</vt:lpwstr>
      </vt:variant>
      <vt:variant>
        <vt:i4>2097187</vt:i4>
      </vt:variant>
      <vt:variant>
        <vt:i4>4325</vt:i4>
      </vt:variant>
      <vt:variant>
        <vt:i4>0</vt:i4>
      </vt:variant>
      <vt:variant>
        <vt:i4>5</vt:i4>
      </vt:variant>
      <vt:variant>
        <vt:lpwstr/>
      </vt:variant>
      <vt:variant>
        <vt:lpwstr>wind_sheltering_file</vt:lpwstr>
      </vt:variant>
      <vt:variant>
        <vt:i4>6750300</vt:i4>
      </vt:variant>
      <vt:variant>
        <vt:i4>4322</vt:i4>
      </vt:variant>
      <vt:variant>
        <vt:i4>0</vt:i4>
      </vt:variant>
      <vt:variant>
        <vt:i4>5</vt:i4>
      </vt:variant>
      <vt:variant>
        <vt:lpwstr/>
      </vt:variant>
      <vt:variant>
        <vt:lpwstr>extinction_coefficient</vt:lpwstr>
      </vt:variant>
      <vt:variant>
        <vt:i4>6750300</vt:i4>
      </vt:variant>
      <vt:variant>
        <vt:i4>4319</vt:i4>
      </vt:variant>
      <vt:variant>
        <vt:i4>0</vt:i4>
      </vt:variant>
      <vt:variant>
        <vt:i4>5</vt:i4>
      </vt:variant>
      <vt:variant>
        <vt:lpwstr/>
      </vt:variant>
      <vt:variant>
        <vt:lpwstr>extinction_coefficient</vt:lpwstr>
      </vt:variant>
      <vt:variant>
        <vt:i4>6750300</vt:i4>
      </vt:variant>
      <vt:variant>
        <vt:i4>4316</vt:i4>
      </vt:variant>
      <vt:variant>
        <vt:i4>0</vt:i4>
      </vt:variant>
      <vt:variant>
        <vt:i4>5</vt:i4>
      </vt:variant>
      <vt:variant>
        <vt:lpwstr/>
      </vt:variant>
      <vt:variant>
        <vt:lpwstr>extinction_coefficient</vt:lpwstr>
      </vt:variant>
      <vt:variant>
        <vt:i4>6750300</vt:i4>
      </vt:variant>
      <vt:variant>
        <vt:i4>4313</vt:i4>
      </vt:variant>
      <vt:variant>
        <vt:i4>0</vt:i4>
      </vt:variant>
      <vt:variant>
        <vt:i4>5</vt:i4>
      </vt:variant>
      <vt:variant>
        <vt:lpwstr/>
      </vt:variant>
      <vt:variant>
        <vt:lpwstr>extinction_coefficient</vt:lpwstr>
      </vt:variant>
      <vt:variant>
        <vt:i4>2097187</vt:i4>
      </vt:variant>
      <vt:variant>
        <vt:i4>4310</vt:i4>
      </vt:variant>
      <vt:variant>
        <vt:i4>0</vt:i4>
      </vt:variant>
      <vt:variant>
        <vt:i4>5</vt:i4>
      </vt:variant>
      <vt:variant>
        <vt:lpwstr/>
      </vt:variant>
      <vt:variant>
        <vt:lpwstr>wind_sheltering_file</vt:lpwstr>
      </vt:variant>
      <vt:variant>
        <vt:i4>6881400</vt:i4>
      </vt:variant>
      <vt:variant>
        <vt:i4>4307</vt:i4>
      </vt:variant>
      <vt:variant>
        <vt:i4>0</vt:i4>
      </vt:variant>
      <vt:variant>
        <vt:i4>5</vt:i4>
      </vt:variant>
      <vt:variant>
        <vt:lpwstr/>
      </vt:variant>
      <vt:variant>
        <vt:lpwstr>bathymetry</vt:lpwstr>
      </vt:variant>
      <vt:variant>
        <vt:i4>6029424</vt:i4>
      </vt:variant>
      <vt:variant>
        <vt:i4>4304</vt:i4>
      </vt:variant>
      <vt:variant>
        <vt:i4>0</vt:i4>
      </vt:variant>
      <vt:variant>
        <vt:i4>5</vt:i4>
      </vt:variant>
      <vt:variant>
        <vt:lpwstr/>
      </vt:variant>
      <vt:variant>
        <vt:lpwstr>hydraulic_coefficients</vt:lpwstr>
      </vt:variant>
      <vt:variant>
        <vt:i4>6029424</vt:i4>
      </vt:variant>
      <vt:variant>
        <vt:i4>4301</vt:i4>
      </vt:variant>
      <vt:variant>
        <vt:i4>0</vt:i4>
      </vt:variant>
      <vt:variant>
        <vt:i4>5</vt:i4>
      </vt:variant>
      <vt:variant>
        <vt:lpwstr/>
      </vt:variant>
      <vt:variant>
        <vt:lpwstr>hydraulic_coefficients</vt:lpwstr>
      </vt:variant>
      <vt:variant>
        <vt:i4>1441845</vt:i4>
      </vt:variant>
      <vt:variant>
        <vt:i4>4295</vt:i4>
      </vt:variant>
      <vt:variant>
        <vt:i4>0</vt:i4>
      </vt:variant>
      <vt:variant>
        <vt:i4>5</vt:i4>
      </vt:variant>
      <vt:variant>
        <vt:lpwstr/>
      </vt:variant>
      <vt:variant>
        <vt:lpwstr>_Appendix_C_</vt:lpwstr>
      </vt:variant>
      <vt:variant>
        <vt:i4>393244</vt:i4>
      </vt:variant>
      <vt:variant>
        <vt:i4>4286</vt:i4>
      </vt:variant>
      <vt:variant>
        <vt:i4>0</vt:i4>
      </vt:variant>
      <vt:variant>
        <vt:i4>5</vt:i4>
      </vt:variant>
      <vt:variant>
        <vt:lpwstr/>
      </vt:variant>
      <vt:variant>
        <vt:lpwstr>calculations</vt:lpwstr>
      </vt:variant>
      <vt:variant>
        <vt:i4>4980833</vt:i4>
      </vt:variant>
      <vt:variant>
        <vt:i4>4283</vt:i4>
      </vt:variant>
      <vt:variant>
        <vt:i4>0</vt:i4>
      </vt:variant>
      <vt:variant>
        <vt:i4>5</vt:i4>
      </vt:variant>
      <vt:variant>
        <vt:lpwstr/>
      </vt:variant>
      <vt:variant>
        <vt:lpwstr>time_series_output_file</vt:lpwstr>
      </vt:variant>
      <vt:variant>
        <vt:i4>3211307</vt:i4>
      </vt:variant>
      <vt:variant>
        <vt:i4>4280</vt:i4>
      </vt:variant>
      <vt:variant>
        <vt:i4>0</vt:i4>
      </vt:variant>
      <vt:variant>
        <vt:i4>5</vt:i4>
      </vt:variant>
      <vt:variant>
        <vt:lpwstr/>
      </vt:variant>
      <vt:variant>
        <vt:lpwstr>spreadsheet_plot_file</vt:lpwstr>
      </vt:variant>
      <vt:variant>
        <vt:i4>1441845</vt:i4>
      </vt:variant>
      <vt:variant>
        <vt:i4>4277</vt:i4>
      </vt:variant>
      <vt:variant>
        <vt:i4>0</vt:i4>
      </vt:variant>
      <vt:variant>
        <vt:i4>5</vt:i4>
      </vt:variant>
      <vt:variant>
        <vt:lpwstr/>
      </vt:variant>
      <vt:variant>
        <vt:lpwstr>_Appendix_C_</vt:lpwstr>
      </vt:variant>
      <vt:variant>
        <vt:i4>2818059</vt:i4>
      </vt:variant>
      <vt:variant>
        <vt:i4>4274</vt:i4>
      </vt:variant>
      <vt:variant>
        <vt:i4>0</vt:i4>
      </vt:variant>
      <vt:variant>
        <vt:i4>5</vt:i4>
      </vt:variant>
      <vt:variant>
        <vt:lpwstr/>
      </vt:variant>
      <vt:variant>
        <vt:lpwstr>spreadsheet_filename</vt:lpwstr>
      </vt:variant>
      <vt:variant>
        <vt:i4>3211307</vt:i4>
      </vt:variant>
      <vt:variant>
        <vt:i4>4271</vt:i4>
      </vt:variant>
      <vt:variant>
        <vt:i4>0</vt:i4>
      </vt:variant>
      <vt:variant>
        <vt:i4>5</vt:i4>
      </vt:variant>
      <vt:variant>
        <vt:lpwstr/>
      </vt:variant>
      <vt:variant>
        <vt:lpwstr>spreadsheet_plot_file</vt:lpwstr>
      </vt:variant>
      <vt:variant>
        <vt:i4>6946888</vt:i4>
      </vt:variant>
      <vt:variant>
        <vt:i4>4268</vt:i4>
      </vt:variant>
      <vt:variant>
        <vt:i4>0</vt:i4>
      </vt:variant>
      <vt:variant>
        <vt:i4>5</vt:i4>
      </vt:variant>
      <vt:variant>
        <vt:lpwstr/>
      </vt:variant>
      <vt:variant>
        <vt:lpwstr>vector_filename</vt:lpwstr>
      </vt:variant>
      <vt:variant>
        <vt:i4>3080247</vt:i4>
      </vt:variant>
      <vt:variant>
        <vt:i4>4265</vt:i4>
      </vt:variant>
      <vt:variant>
        <vt:i4>0</vt:i4>
      </vt:variant>
      <vt:variant>
        <vt:i4>5</vt:i4>
      </vt:variant>
      <vt:variant>
        <vt:lpwstr/>
      </vt:variant>
      <vt:variant>
        <vt:lpwstr>vector_plot_file</vt:lpwstr>
      </vt:variant>
      <vt:variant>
        <vt:i4>3735577</vt:i4>
      </vt:variant>
      <vt:variant>
        <vt:i4>4262</vt:i4>
      </vt:variant>
      <vt:variant>
        <vt:i4>0</vt:i4>
      </vt:variant>
      <vt:variant>
        <vt:i4>5</vt:i4>
      </vt:variant>
      <vt:variant>
        <vt:lpwstr/>
      </vt:variant>
      <vt:variant>
        <vt:lpwstr>contour_filename</vt:lpwstr>
      </vt:variant>
      <vt:variant>
        <vt:i4>2293817</vt:i4>
      </vt:variant>
      <vt:variant>
        <vt:i4>4259</vt:i4>
      </vt:variant>
      <vt:variant>
        <vt:i4>0</vt:i4>
      </vt:variant>
      <vt:variant>
        <vt:i4>5</vt:i4>
      </vt:variant>
      <vt:variant>
        <vt:lpwstr/>
      </vt:variant>
      <vt:variant>
        <vt:lpwstr>contour_plot_file</vt:lpwstr>
      </vt:variant>
      <vt:variant>
        <vt:i4>4128816</vt:i4>
      </vt:variant>
      <vt:variant>
        <vt:i4>4256</vt:i4>
      </vt:variant>
      <vt:variant>
        <vt:i4>0</vt:i4>
      </vt:variant>
      <vt:variant>
        <vt:i4>5</vt:i4>
      </vt:variant>
      <vt:variant>
        <vt:lpwstr/>
      </vt:variant>
      <vt:variant>
        <vt:lpwstr>time_series_filename</vt:lpwstr>
      </vt:variant>
      <vt:variant>
        <vt:i4>4980833</vt:i4>
      </vt:variant>
      <vt:variant>
        <vt:i4>4253</vt:i4>
      </vt:variant>
      <vt:variant>
        <vt:i4>0</vt:i4>
      </vt:variant>
      <vt:variant>
        <vt:i4>5</vt:i4>
      </vt:variant>
      <vt:variant>
        <vt:lpwstr/>
      </vt:variant>
      <vt:variant>
        <vt:lpwstr>time_series_output_file</vt:lpwstr>
      </vt:variant>
      <vt:variant>
        <vt:i4>3080218</vt:i4>
      </vt:variant>
      <vt:variant>
        <vt:i4>4250</vt:i4>
      </vt:variant>
      <vt:variant>
        <vt:i4>0</vt:i4>
      </vt:variant>
      <vt:variant>
        <vt:i4>5</vt:i4>
      </vt:variant>
      <vt:variant>
        <vt:lpwstr/>
      </vt:variant>
      <vt:variant>
        <vt:lpwstr>profile_filename</vt:lpwstr>
      </vt:variant>
      <vt:variant>
        <vt:i4>3473466</vt:i4>
      </vt:variant>
      <vt:variant>
        <vt:i4>4247</vt:i4>
      </vt:variant>
      <vt:variant>
        <vt:i4>0</vt:i4>
      </vt:variant>
      <vt:variant>
        <vt:i4>5</vt:i4>
      </vt:variant>
      <vt:variant>
        <vt:lpwstr/>
      </vt:variant>
      <vt:variant>
        <vt:lpwstr>profile_plot_file</vt:lpwstr>
      </vt:variant>
      <vt:variant>
        <vt:i4>3407932</vt:i4>
      </vt:variant>
      <vt:variant>
        <vt:i4>4241</vt:i4>
      </vt:variant>
      <vt:variant>
        <vt:i4>0</vt:i4>
      </vt:variant>
      <vt:variant>
        <vt:i4>5</vt:i4>
      </vt:variant>
      <vt:variant>
        <vt:lpwstr/>
      </vt:variant>
      <vt:variant>
        <vt:lpwstr>preprocessor_output_file</vt:lpwstr>
      </vt:variant>
      <vt:variant>
        <vt:i4>524304</vt:i4>
      </vt:variant>
      <vt:variant>
        <vt:i4>4238</vt:i4>
      </vt:variant>
      <vt:variant>
        <vt:i4>0</vt:i4>
      </vt:variant>
      <vt:variant>
        <vt:i4>5</vt:i4>
      </vt:variant>
      <vt:variant>
        <vt:lpwstr/>
      </vt:variant>
      <vt:variant>
        <vt:lpwstr>preprocessor_warning_file</vt:lpwstr>
      </vt:variant>
      <vt:variant>
        <vt:i4>6684780</vt:i4>
      </vt:variant>
      <vt:variant>
        <vt:i4>4235</vt:i4>
      </vt:variant>
      <vt:variant>
        <vt:i4>0</vt:i4>
      </vt:variant>
      <vt:variant>
        <vt:i4>5</vt:i4>
      </vt:variant>
      <vt:variant>
        <vt:lpwstr/>
      </vt:variant>
      <vt:variant>
        <vt:lpwstr>preprocessor_error_file</vt:lpwstr>
      </vt:variant>
      <vt:variant>
        <vt:i4>1441844</vt:i4>
      </vt:variant>
      <vt:variant>
        <vt:i4>4232</vt:i4>
      </vt:variant>
      <vt:variant>
        <vt:i4>0</vt:i4>
      </vt:variant>
      <vt:variant>
        <vt:i4>5</vt:i4>
      </vt:variant>
      <vt:variant>
        <vt:lpwstr/>
      </vt:variant>
      <vt:variant>
        <vt:lpwstr>_Appendix_B_-</vt:lpwstr>
      </vt:variant>
      <vt:variant>
        <vt:i4>6750300</vt:i4>
      </vt:variant>
      <vt:variant>
        <vt:i4>4215</vt:i4>
      </vt:variant>
      <vt:variant>
        <vt:i4>0</vt:i4>
      </vt:variant>
      <vt:variant>
        <vt:i4>5</vt:i4>
      </vt:variant>
      <vt:variant>
        <vt:lpwstr/>
      </vt:variant>
      <vt:variant>
        <vt:lpwstr>extinction_coefficient</vt:lpwstr>
      </vt:variant>
      <vt:variant>
        <vt:i4>6029424</vt:i4>
      </vt:variant>
      <vt:variant>
        <vt:i4>4212</vt:i4>
      </vt:variant>
      <vt:variant>
        <vt:i4>0</vt:i4>
      </vt:variant>
      <vt:variant>
        <vt:i4>5</vt:i4>
      </vt:variant>
      <vt:variant>
        <vt:lpwstr/>
      </vt:variant>
      <vt:variant>
        <vt:lpwstr>hydraulic_coefficients</vt:lpwstr>
      </vt:variant>
      <vt:variant>
        <vt:i4>6029424</vt:i4>
      </vt:variant>
      <vt:variant>
        <vt:i4>4209</vt:i4>
      </vt:variant>
      <vt:variant>
        <vt:i4>0</vt:i4>
      </vt:variant>
      <vt:variant>
        <vt:i4>5</vt:i4>
      </vt:variant>
      <vt:variant>
        <vt:lpwstr/>
      </vt:variant>
      <vt:variant>
        <vt:lpwstr>hydraulic_coefficients</vt:lpwstr>
      </vt:variant>
      <vt:variant>
        <vt:i4>6029424</vt:i4>
      </vt:variant>
      <vt:variant>
        <vt:i4>4206</vt:i4>
      </vt:variant>
      <vt:variant>
        <vt:i4>0</vt:i4>
      </vt:variant>
      <vt:variant>
        <vt:i4>5</vt:i4>
      </vt:variant>
      <vt:variant>
        <vt:lpwstr/>
      </vt:variant>
      <vt:variant>
        <vt:lpwstr>hydraulic_coefficients</vt:lpwstr>
      </vt:variant>
      <vt:variant>
        <vt:i4>6029424</vt:i4>
      </vt:variant>
      <vt:variant>
        <vt:i4>4203</vt:i4>
      </vt:variant>
      <vt:variant>
        <vt:i4>0</vt:i4>
      </vt:variant>
      <vt:variant>
        <vt:i4>5</vt:i4>
      </vt:variant>
      <vt:variant>
        <vt:lpwstr/>
      </vt:variant>
      <vt:variant>
        <vt:lpwstr>hydraulic_coefficients</vt:lpwstr>
      </vt:variant>
      <vt:variant>
        <vt:i4>6029424</vt:i4>
      </vt:variant>
      <vt:variant>
        <vt:i4>4200</vt:i4>
      </vt:variant>
      <vt:variant>
        <vt:i4>0</vt:i4>
      </vt:variant>
      <vt:variant>
        <vt:i4>5</vt:i4>
      </vt:variant>
      <vt:variant>
        <vt:lpwstr/>
      </vt:variant>
      <vt:variant>
        <vt:lpwstr>hydraulic_coefficients</vt:lpwstr>
      </vt:variant>
      <vt:variant>
        <vt:i4>1245247</vt:i4>
      </vt:variant>
      <vt:variant>
        <vt:i4>4197</vt:i4>
      </vt:variant>
      <vt:variant>
        <vt:i4>0</vt:i4>
      </vt:variant>
      <vt:variant>
        <vt:i4>5</vt:i4>
      </vt:variant>
      <vt:variant>
        <vt:lpwstr/>
      </vt:variant>
      <vt:variant>
        <vt:lpwstr>dead_sea</vt:lpwstr>
      </vt:variant>
      <vt:variant>
        <vt:i4>2097187</vt:i4>
      </vt:variant>
      <vt:variant>
        <vt:i4>4194</vt:i4>
      </vt:variant>
      <vt:variant>
        <vt:i4>0</vt:i4>
      </vt:variant>
      <vt:variant>
        <vt:i4>5</vt:i4>
      </vt:variant>
      <vt:variant>
        <vt:lpwstr/>
      </vt:variant>
      <vt:variant>
        <vt:lpwstr>wind_sheltering_file</vt:lpwstr>
      </vt:variant>
      <vt:variant>
        <vt:i4>1048617</vt:i4>
      </vt:variant>
      <vt:variant>
        <vt:i4>4191</vt:i4>
      </vt:variant>
      <vt:variant>
        <vt:i4>0</vt:i4>
      </vt:variant>
      <vt:variant>
        <vt:i4>5</vt:i4>
      </vt:variant>
      <vt:variant>
        <vt:lpwstr/>
      </vt:variant>
      <vt:variant>
        <vt:lpwstr>meteorologic_file</vt:lpwstr>
      </vt:variant>
      <vt:variant>
        <vt:i4>2359328</vt:i4>
      </vt:variant>
      <vt:variant>
        <vt:i4>4188</vt:i4>
      </vt:variant>
      <vt:variant>
        <vt:i4>0</vt:i4>
      </vt:variant>
      <vt:variant>
        <vt:i4>5</vt:i4>
      </vt:variant>
      <vt:variant>
        <vt:lpwstr/>
      </vt:variant>
      <vt:variant>
        <vt:lpwstr>wind_sheltering_filename</vt:lpwstr>
      </vt:variant>
      <vt:variant>
        <vt:i4>6553678</vt:i4>
      </vt:variant>
      <vt:variant>
        <vt:i4>4185</vt:i4>
      </vt:variant>
      <vt:variant>
        <vt:i4>0</vt:i4>
      </vt:variant>
      <vt:variant>
        <vt:i4>5</vt:i4>
      </vt:variant>
      <vt:variant>
        <vt:lpwstr/>
      </vt:variant>
      <vt:variant>
        <vt:lpwstr>wind_sheltering_input_file</vt:lpwstr>
      </vt:variant>
      <vt:variant>
        <vt:i4>1048617</vt:i4>
      </vt:variant>
      <vt:variant>
        <vt:i4>4182</vt:i4>
      </vt:variant>
      <vt:variant>
        <vt:i4>0</vt:i4>
      </vt:variant>
      <vt:variant>
        <vt:i4>5</vt:i4>
      </vt:variant>
      <vt:variant>
        <vt:lpwstr/>
      </vt:variant>
      <vt:variant>
        <vt:lpwstr>meteorologic_file</vt:lpwstr>
      </vt:variant>
      <vt:variant>
        <vt:i4>1048617</vt:i4>
      </vt:variant>
      <vt:variant>
        <vt:i4>4179</vt:i4>
      </vt:variant>
      <vt:variant>
        <vt:i4>0</vt:i4>
      </vt:variant>
      <vt:variant>
        <vt:i4>5</vt:i4>
      </vt:variant>
      <vt:variant>
        <vt:lpwstr/>
      </vt:variant>
      <vt:variant>
        <vt:lpwstr>meteorologic_file</vt:lpwstr>
      </vt:variant>
      <vt:variant>
        <vt:i4>1048617</vt:i4>
      </vt:variant>
      <vt:variant>
        <vt:i4>4176</vt:i4>
      </vt:variant>
      <vt:variant>
        <vt:i4>0</vt:i4>
      </vt:variant>
      <vt:variant>
        <vt:i4>5</vt:i4>
      </vt:variant>
      <vt:variant>
        <vt:lpwstr/>
      </vt:variant>
      <vt:variant>
        <vt:lpwstr>meteorologic_file</vt:lpwstr>
      </vt:variant>
      <vt:variant>
        <vt:i4>6750300</vt:i4>
      </vt:variant>
      <vt:variant>
        <vt:i4>4173</vt:i4>
      </vt:variant>
      <vt:variant>
        <vt:i4>0</vt:i4>
      </vt:variant>
      <vt:variant>
        <vt:i4>5</vt:i4>
      </vt:variant>
      <vt:variant>
        <vt:lpwstr/>
      </vt:variant>
      <vt:variant>
        <vt:lpwstr>extinction_coefficient</vt:lpwstr>
      </vt:variant>
      <vt:variant>
        <vt:i4>6750300</vt:i4>
      </vt:variant>
      <vt:variant>
        <vt:i4>4170</vt:i4>
      </vt:variant>
      <vt:variant>
        <vt:i4>0</vt:i4>
      </vt:variant>
      <vt:variant>
        <vt:i4>5</vt:i4>
      </vt:variant>
      <vt:variant>
        <vt:lpwstr/>
      </vt:variant>
      <vt:variant>
        <vt:lpwstr>extinction_coefficient</vt:lpwstr>
      </vt:variant>
      <vt:variant>
        <vt:i4>6750300</vt:i4>
      </vt:variant>
      <vt:variant>
        <vt:i4>4167</vt:i4>
      </vt:variant>
      <vt:variant>
        <vt:i4>0</vt:i4>
      </vt:variant>
      <vt:variant>
        <vt:i4>5</vt:i4>
      </vt:variant>
      <vt:variant>
        <vt:lpwstr/>
      </vt:variant>
      <vt:variant>
        <vt:lpwstr>extinction_coefficient</vt:lpwstr>
      </vt:variant>
      <vt:variant>
        <vt:i4>6750300</vt:i4>
      </vt:variant>
      <vt:variant>
        <vt:i4>4164</vt:i4>
      </vt:variant>
      <vt:variant>
        <vt:i4>0</vt:i4>
      </vt:variant>
      <vt:variant>
        <vt:i4>5</vt:i4>
      </vt:variant>
      <vt:variant>
        <vt:lpwstr/>
      </vt:variant>
      <vt:variant>
        <vt:lpwstr>extinction_coefficient</vt:lpwstr>
      </vt:variant>
      <vt:variant>
        <vt:i4>6750300</vt:i4>
      </vt:variant>
      <vt:variant>
        <vt:i4>4161</vt:i4>
      </vt:variant>
      <vt:variant>
        <vt:i4>0</vt:i4>
      </vt:variant>
      <vt:variant>
        <vt:i4>5</vt:i4>
      </vt:variant>
      <vt:variant>
        <vt:lpwstr/>
      </vt:variant>
      <vt:variant>
        <vt:lpwstr>extinction_coefficient</vt:lpwstr>
      </vt:variant>
      <vt:variant>
        <vt:i4>1048617</vt:i4>
      </vt:variant>
      <vt:variant>
        <vt:i4>4158</vt:i4>
      </vt:variant>
      <vt:variant>
        <vt:i4>0</vt:i4>
      </vt:variant>
      <vt:variant>
        <vt:i4>5</vt:i4>
      </vt:variant>
      <vt:variant>
        <vt:lpwstr/>
      </vt:variant>
      <vt:variant>
        <vt:lpwstr>meteorologic_file</vt:lpwstr>
      </vt:variant>
      <vt:variant>
        <vt:i4>1048617</vt:i4>
      </vt:variant>
      <vt:variant>
        <vt:i4>4155</vt:i4>
      </vt:variant>
      <vt:variant>
        <vt:i4>0</vt:i4>
      </vt:variant>
      <vt:variant>
        <vt:i4>5</vt:i4>
      </vt:variant>
      <vt:variant>
        <vt:lpwstr/>
      </vt:variant>
      <vt:variant>
        <vt:lpwstr>meteorologic_file</vt:lpwstr>
      </vt:variant>
      <vt:variant>
        <vt:i4>1048617</vt:i4>
      </vt:variant>
      <vt:variant>
        <vt:i4>4152</vt:i4>
      </vt:variant>
      <vt:variant>
        <vt:i4>0</vt:i4>
      </vt:variant>
      <vt:variant>
        <vt:i4>5</vt:i4>
      </vt:variant>
      <vt:variant>
        <vt:lpwstr/>
      </vt:variant>
      <vt:variant>
        <vt:lpwstr>meteorologic_file</vt:lpwstr>
      </vt:variant>
      <vt:variant>
        <vt:i4>1048617</vt:i4>
      </vt:variant>
      <vt:variant>
        <vt:i4>4149</vt:i4>
      </vt:variant>
      <vt:variant>
        <vt:i4>0</vt:i4>
      </vt:variant>
      <vt:variant>
        <vt:i4>5</vt:i4>
      </vt:variant>
      <vt:variant>
        <vt:lpwstr/>
      </vt:variant>
      <vt:variant>
        <vt:lpwstr>meteorologic_file</vt:lpwstr>
      </vt:variant>
      <vt:variant>
        <vt:i4>1048617</vt:i4>
      </vt:variant>
      <vt:variant>
        <vt:i4>4146</vt:i4>
      </vt:variant>
      <vt:variant>
        <vt:i4>0</vt:i4>
      </vt:variant>
      <vt:variant>
        <vt:i4>5</vt:i4>
      </vt:variant>
      <vt:variant>
        <vt:lpwstr/>
      </vt:variant>
      <vt:variant>
        <vt:lpwstr>meteorologic_file</vt:lpwstr>
      </vt:variant>
      <vt:variant>
        <vt:i4>4128784</vt:i4>
      </vt:variant>
      <vt:variant>
        <vt:i4>4143</vt:i4>
      </vt:variant>
      <vt:variant>
        <vt:i4>0</vt:i4>
      </vt:variant>
      <vt:variant>
        <vt:i4>5</vt:i4>
      </vt:variant>
      <vt:variant>
        <vt:lpwstr/>
      </vt:variant>
      <vt:variant>
        <vt:lpwstr>waterbody_definition</vt:lpwstr>
      </vt:variant>
      <vt:variant>
        <vt:i4>4128784</vt:i4>
      </vt:variant>
      <vt:variant>
        <vt:i4>4140</vt:i4>
      </vt:variant>
      <vt:variant>
        <vt:i4>0</vt:i4>
      </vt:variant>
      <vt:variant>
        <vt:i4>5</vt:i4>
      </vt:variant>
      <vt:variant>
        <vt:lpwstr/>
      </vt:variant>
      <vt:variant>
        <vt:lpwstr>waterbody_definition</vt:lpwstr>
      </vt:variant>
      <vt:variant>
        <vt:i4>1507351</vt:i4>
      </vt:variant>
      <vt:variant>
        <vt:i4>4137</vt:i4>
      </vt:variant>
      <vt:variant>
        <vt:i4>0</vt:i4>
      </vt:variant>
      <vt:variant>
        <vt:i4>5</vt:i4>
      </vt:variant>
      <vt:variant>
        <vt:lpwstr/>
      </vt:variant>
      <vt:variant>
        <vt:lpwstr>_Equilibrium_Temperature</vt:lpwstr>
      </vt:variant>
      <vt:variant>
        <vt:i4>1507351</vt:i4>
      </vt:variant>
      <vt:variant>
        <vt:i4>4134</vt:i4>
      </vt:variant>
      <vt:variant>
        <vt:i4>0</vt:i4>
      </vt:variant>
      <vt:variant>
        <vt:i4>5</vt:i4>
      </vt:variant>
      <vt:variant>
        <vt:lpwstr/>
      </vt:variant>
      <vt:variant>
        <vt:lpwstr>_Equilibrium_Temperature</vt:lpwstr>
      </vt:variant>
      <vt:variant>
        <vt:i4>1114152</vt:i4>
      </vt:variant>
      <vt:variant>
        <vt:i4>4131</vt:i4>
      </vt:variant>
      <vt:variant>
        <vt:i4>0</vt:i4>
      </vt:variant>
      <vt:variant>
        <vt:i4>5</vt:i4>
      </vt:variant>
      <vt:variant>
        <vt:lpwstr/>
      </vt:variant>
      <vt:variant>
        <vt:lpwstr>heat_exchange</vt:lpwstr>
      </vt:variant>
      <vt:variant>
        <vt:i4>7536733</vt:i4>
      </vt:variant>
      <vt:variant>
        <vt:i4>4126</vt:i4>
      </vt:variant>
      <vt:variant>
        <vt:i4>0</vt:i4>
      </vt:variant>
      <vt:variant>
        <vt:i4>5</vt:i4>
      </vt:variant>
      <vt:variant>
        <vt:lpwstr/>
      </vt:variant>
      <vt:variant>
        <vt:lpwstr>downstream_head_concentration_file</vt:lpwstr>
      </vt:variant>
      <vt:variant>
        <vt:i4>6750301</vt:i4>
      </vt:variant>
      <vt:variant>
        <vt:i4>4123</vt:i4>
      </vt:variant>
      <vt:variant>
        <vt:i4>0</vt:i4>
      </vt:variant>
      <vt:variant>
        <vt:i4>5</vt:i4>
      </vt:variant>
      <vt:variant>
        <vt:lpwstr/>
      </vt:variant>
      <vt:variant>
        <vt:lpwstr>upstream_head_constituent_file</vt:lpwstr>
      </vt:variant>
      <vt:variant>
        <vt:i4>1638442</vt:i4>
      </vt:variant>
      <vt:variant>
        <vt:i4>4120</vt:i4>
      </vt:variant>
      <vt:variant>
        <vt:i4>0</vt:i4>
      </vt:variant>
      <vt:variant>
        <vt:i4>5</vt:i4>
      </vt:variant>
      <vt:variant>
        <vt:lpwstr/>
      </vt:variant>
      <vt:variant>
        <vt:lpwstr>downstream_head_temperature_file</vt:lpwstr>
      </vt:variant>
      <vt:variant>
        <vt:i4>6815820</vt:i4>
      </vt:variant>
      <vt:variant>
        <vt:i4>4117</vt:i4>
      </vt:variant>
      <vt:variant>
        <vt:i4>0</vt:i4>
      </vt:variant>
      <vt:variant>
        <vt:i4>5</vt:i4>
      </vt:variant>
      <vt:variant>
        <vt:lpwstr/>
      </vt:variant>
      <vt:variant>
        <vt:lpwstr>upstream_head_temperature_file</vt:lpwstr>
      </vt:variant>
      <vt:variant>
        <vt:i4>7929921</vt:i4>
      </vt:variant>
      <vt:variant>
        <vt:i4>4114</vt:i4>
      </vt:variant>
      <vt:variant>
        <vt:i4>0</vt:i4>
      </vt:variant>
      <vt:variant>
        <vt:i4>5</vt:i4>
      </vt:variant>
      <vt:variant>
        <vt:lpwstr/>
      </vt:variant>
      <vt:variant>
        <vt:lpwstr>downstream_head_elevation_file</vt:lpwstr>
      </vt:variant>
      <vt:variant>
        <vt:i4>524327</vt:i4>
      </vt:variant>
      <vt:variant>
        <vt:i4>4111</vt:i4>
      </vt:variant>
      <vt:variant>
        <vt:i4>0</vt:i4>
      </vt:variant>
      <vt:variant>
        <vt:i4>5</vt:i4>
      </vt:variant>
      <vt:variant>
        <vt:lpwstr/>
      </vt:variant>
      <vt:variant>
        <vt:lpwstr>upstream_head_elevation_file</vt:lpwstr>
      </vt:variant>
      <vt:variant>
        <vt:i4>7012419</vt:i4>
      </vt:variant>
      <vt:variant>
        <vt:i4>4108</vt:i4>
      </vt:variant>
      <vt:variant>
        <vt:i4>0</vt:i4>
      </vt:variant>
      <vt:variant>
        <vt:i4>5</vt:i4>
      </vt:variant>
      <vt:variant>
        <vt:lpwstr/>
      </vt:variant>
      <vt:variant>
        <vt:lpwstr>branch_geometry</vt:lpwstr>
      </vt:variant>
      <vt:variant>
        <vt:i4>7012419</vt:i4>
      </vt:variant>
      <vt:variant>
        <vt:i4>4105</vt:i4>
      </vt:variant>
      <vt:variant>
        <vt:i4>0</vt:i4>
      </vt:variant>
      <vt:variant>
        <vt:i4>5</vt:i4>
      </vt:variant>
      <vt:variant>
        <vt:lpwstr/>
      </vt:variant>
      <vt:variant>
        <vt:lpwstr>branch_geometry</vt:lpwstr>
      </vt:variant>
      <vt:variant>
        <vt:i4>1179671</vt:i4>
      </vt:variant>
      <vt:variant>
        <vt:i4>4102</vt:i4>
      </vt:variant>
      <vt:variant>
        <vt:i4>0</vt:i4>
      </vt:variant>
      <vt:variant>
        <vt:i4>5</vt:i4>
      </vt:variant>
      <vt:variant>
        <vt:lpwstr/>
      </vt:variant>
      <vt:variant>
        <vt:lpwstr>spillways</vt:lpwstr>
      </vt:variant>
      <vt:variant>
        <vt:i4>1179671</vt:i4>
      </vt:variant>
      <vt:variant>
        <vt:i4>4099</vt:i4>
      </vt:variant>
      <vt:variant>
        <vt:i4>0</vt:i4>
      </vt:variant>
      <vt:variant>
        <vt:i4>5</vt:i4>
      </vt:variant>
      <vt:variant>
        <vt:lpwstr/>
      </vt:variant>
      <vt:variant>
        <vt:lpwstr>spillways</vt:lpwstr>
      </vt:variant>
      <vt:variant>
        <vt:i4>5898350</vt:i4>
      </vt:variant>
      <vt:variant>
        <vt:i4>4096</vt:i4>
      </vt:variant>
      <vt:variant>
        <vt:i4>0</vt:i4>
      </vt:variant>
      <vt:variant>
        <vt:i4>5</vt:i4>
      </vt:variant>
      <vt:variant>
        <vt:lpwstr/>
      </vt:variant>
      <vt:variant>
        <vt:lpwstr>pumps_1</vt:lpwstr>
      </vt:variant>
      <vt:variant>
        <vt:i4>61</vt:i4>
      </vt:variant>
      <vt:variant>
        <vt:i4>4093</vt:i4>
      </vt:variant>
      <vt:variant>
        <vt:i4>0</vt:i4>
      </vt:variant>
      <vt:variant>
        <vt:i4>5</vt:i4>
      </vt:variant>
      <vt:variant>
        <vt:lpwstr/>
      </vt:variant>
      <vt:variant>
        <vt:lpwstr>pipe_characteristics</vt:lpwstr>
      </vt:variant>
      <vt:variant>
        <vt:i4>262163</vt:i4>
      </vt:variant>
      <vt:variant>
        <vt:i4>4090</vt:i4>
      </vt:variant>
      <vt:variant>
        <vt:i4>0</vt:i4>
      </vt:variant>
      <vt:variant>
        <vt:i4>5</vt:i4>
      </vt:variant>
      <vt:variant>
        <vt:lpwstr/>
      </vt:variant>
      <vt:variant>
        <vt:lpwstr>gates</vt:lpwstr>
      </vt:variant>
      <vt:variant>
        <vt:i4>1048617</vt:i4>
      </vt:variant>
      <vt:variant>
        <vt:i4>4087</vt:i4>
      </vt:variant>
      <vt:variant>
        <vt:i4>0</vt:i4>
      </vt:variant>
      <vt:variant>
        <vt:i4>5</vt:i4>
      </vt:variant>
      <vt:variant>
        <vt:lpwstr/>
      </vt:variant>
      <vt:variant>
        <vt:lpwstr>meteorologic_file</vt:lpwstr>
      </vt:variant>
      <vt:variant>
        <vt:i4>1048617</vt:i4>
      </vt:variant>
      <vt:variant>
        <vt:i4>4084</vt:i4>
      </vt:variant>
      <vt:variant>
        <vt:i4>0</vt:i4>
      </vt:variant>
      <vt:variant>
        <vt:i4>5</vt:i4>
      </vt:variant>
      <vt:variant>
        <vt:lpwstr/>
      </vt:variant>
      <vt:variant>
        <vt:lpwstr>meteorologic_file</vt:lpwstr>
      </vt:variant>
      <vt:variant>
        <vt:i4>1048617</vt:i4>
      </vt:variant>
      <vt:variant>
        <vt:i4>4081</vt:i4>
      </vt:variant>
      <vt:variant>
        <vt:i4>0</vt:i4>
      </vt:variant>
      <vt:variant>
        <vt:i4>5</vt:i4>
      </vt:variant>
      <vt:variant>
        <vt:lpwstr/>
      </vt:variant>
      <vt:variant>
        <vt:lpwstr>meteorologic_file</vt:lpwstr>
      </vt:variant>
      <vt:variant>
        <vt:i4>917561</vt:i4>
      </vt:variant>
      <vt:variant>
        <vt:i4>4078</vt:i4>
      </vt:variant>
      <vt:variant>
        <vt:i4>0</vt:i4>
      </vt:variant>
      <vt:variant>
        <vt:i4>5</vt:i4>
      </vt:variant>
      <vt:variant>
        <vt:lpwstr/>
      </vt:variant>
      <vt:variant>
        <vt:lpwstr>withdrawal_elevation</vt:lpwstr>
      </vt:variant>
      <vt:variant>
        <vt:i4>7143518</vt:i4>
      </vt:variant>
      <vt:variant>
        <vt:i4>4075</vt:i4>
      </vt:variant>
      <vt:variant>
        <vt:i4>0</vt:i4>
      </vt:variant>
      <vt:variant>
        <vt:i4>5</vt:i4>
      </vt:variant>
      <vt:variant>
        <vt:lpwstr/>
      </vt:variant>
      <vt:variant>
        <vt:lpwstr>withdrawal_segment</vt:lpwstr>
      </vt:variant>
      <vt:variant>
        <vt:i4>1376268</vt:i4>
      </vt:variant>
      <vt:variant>
        <vt:i4>4072</vt:i4>
      </vt:variant>
      <vt:variant>
        <vt:i4>0</vt:i4>
      </vt:variant>
      <vt:variant>
        <vt:i4>5</vt:i4>
      </vt:variant>
      <vt:variant>
        <vt:lpwstr/>
      </vt:variant>
      <vt:variant>
        <vt:lpwstr>inflow_outflow_dimensions</vt:lpwstr>
      </vt:variant>
      <vt:variant>
        <vt:i4>6422609</vt:i4>
      </vt:variant>
      <vt:variant>
        <vt:i4>4069</vt:i4>
      </vt:variant>
      <vt:variant>
        <vt:i4>0</vt:i4>
      </vt:variant>
      <vt:variant>
        <vt:i4>5</vt:i4>
      </vt:variant>
      <vt:variant>
        <vt:lpwstr/>
      </vt:variant>
      <vt:variant>
        <vt:lpwstr>withdrawal_file</vt:lpwstr>
      </vt:variant>
      <vt:variant>
        <vt:i4>7077975</vt:i4>
      </vt:variant>
      <vt:variant>
        <vt:i4>4066</vt:i4>
      </vt:variant>
      <vt:variant>
        <vt:i4>0</vt:i4>
      </vt:variant>
      <vt:variant>
        <vt:i4>5</vt:i4>
      </vt:variant>
      <vt:variant>
        <vt:lpwstr/>
      </vt:variant>
      <vt:variant>
        <vt:lpwstr>withdrawal_top</vt:lpwstr>
      </vt:variant>
      <vt:variant>
        <vt:i4>1114147</vt:i4>
      </vt:variant>
      <vt:variant>
        <vt:i4>4063</vt:i4>
      </vt:variant>
      <vt:variant>
        <vt:i4>0</vt:i4>
      </vt:variant>
      <vt:variant>
        <vt:i4>5</vt:i4>
      </vt:variant>
      <vt:variant>
        <vt:lpwstr/>
      </vt:variant>
      <vt:variant>
        <vt:lpwstr>withdrawal_bottom</vt:lpwstr>
      </vt:variant>
      <vt:variant>
        <vt:i4>327737</vt:i4>
      </vt:variant>
      <vt:variant>
        <vt:i4>4060</vt:i4>
      </vt:variant>
      <vt:variant>
        <vt:i4>0</vt:i4>
      </vt:variant>
      <vt:variant>
        <vt:i4>5</vt:i4>
      </vt:variant>
      <vt:variant>
        <vt:lpwstr/>
      </vt:variant>
      <vt:variant>
        <vt:lpwstr>x_y_grid_view</vt:lpwstr>
      </vt:variant>
      <vt:variant>
        <vt:i4>3080202</vt:i4>
      </vt:variant>
      <vt:variant>
        <vt:i4>4057</vt:i4>
      </vt:variant>
      <vt:variant>
        <vt:i4>0</vt:i4>
      </vt:variant>
      <vt:variant>
        <vt:i4>5</vt:i4>
      </vt:variant>
      <vt:variant>
        <vt:lpwstr/>
      </vt:variant>
      <vt:variant>
        <vt:lpwstr>outflow_file</vt:lpwstr>
      </vt:variant>
      <vt:variant>
        <vt:i4>393244</vt:i4>
      </vt:variant>
      <vt:variant>
        <vt:i4>4054</vt:i4>
      </vt:variant>
      <vt:variant>
        <vt:i4>0</vt:i4>
      </vt:variant>
      <vt:variant>
        <vt:i4>5</vt:i4>
      </vt:variant>
      <vt:variant>
        <vt:lpwstr/>
      </vt:variant>
      <vt:variant>
        <vt:lpwstr>calculations</vt:lpwstr>
      </vt:variant>
      <vt:variant>
        <vt:i4>4718711</vt:i4>
      </vt:variant>
      <vt:variant>
        <vt:i4>4051</vt:i4>
      </vt:variant>
      <vt:variant>
        <vt:i4>0</vt:i4>
      </vt:variant>
      <vt:variant>
        <vt:i4>5</vt:i4>
      </vt:variant>
      <vt:variant>
        <vt:lpwstr/>
      </vt:variant>
      <vt:variant>
        <vt:lpwstr>distributed_tributaries</vt:lpwstr>
      </vt:variant>
      <vt:variant>
        <vt:i4>3080193</vt:i4>
      </vt:variant>
      <vt:variant>
        <vt:i4>4048</vt:i4>
      </vt:variant>
      <vt:variant>
        <vt:i4>0</vt:i4>
      </vt:variant>
      <vt:variant>
        <vt:i4>5</vt:i4>
      </vt:variant>
      <vt:variant>
        <vt:lpwstr/>
      </vt:variant>
      <vt:variant>
        <vt:lpwstr>tributary_segment</vt:lpwstr>
      </vt:variant>
      <vt:variant>
        <vt:i4>1376268</vt:i4>
      </vt:variant>
      <vt:variant>
        <vt:i4>4045</vt:i4>
      </vt:variant>
      <vt:variant>
        <vt:i4>0</vt:i4>
      </vt:variant>
      <vt:variant>
        <vt:i4>5</vt:i4>
      </vt:variant>
      <vt:variant>
        <vt:lpwstr/>
      </vt:variant>
      <vt:variant>
        <vt:lpwstr>inflow_outflow_dimensions</vt:lpwstr>
      </vt:variant>
      <vt:variant>
        <vt:i4>4522081</vt:i4>
      </vt:variant>
      <vt:variant>
        <vt:i4>4042</vt:i4>
      </vt:variant>
      <vt:variant>
        <vt:i4>0</vt:i4>
      </vt:variant>
      <vt:variant>
        <vt:i4>5</vt:i4>
      </vt:variant>
      <vt:variant>
        <vt:lpwstr/>
      </vt:variant>
      <vt:variant>
        <vt:lpwstr>tributary_placement</vt:lpwstr>
      </vt:variant>
      <vt:variant>
        <vt:i4>7012419</vt:i4>
      </vt:variant>
      <vt:variant>
        <vt:i4>4039</vt:i4>
      </vt:variant>
      <vt:variant>
        <vt:i4>0</vt:i4>
      </vt:variant>
      <vt:variant>
        <vt:i4>5</vt:i4>
      </vt:variant>
      <vt:variant>
        <vt:lpwstr/>
      </vt:variant>
      <vt:variant>
        <vt:lpwstr>branch_geometry</vt:lpwstr>
      </vt:variant>
      <vt:variant>
        <vt:i4>3538982</vt:i4>
      </vt:variant>
      <vt:variant>
        <vt:i4>4036</vt:i4>
      </vt:variant>
      <vt:variant>
        <vt:i4>0</vt:i4>
      </vt:variant>
      <vt:variant>
        <vt:i4>5</vt:i4>
      </vt:variant>
      <vt:variant>
        <vt:lpwstr/>
      </vt:variant>
      <vt:variant>
        <vt:lpwstr>tributary_inflow_file</vt:lpwstr>
      </vt:variant>
      <vt:variant>
        <vt:i4>327682</vt:i4>
      </vt:variant>
      <vt:variant>
        <vt:i4>4033</vt:i4>
      </vt:variant>
      <vt:variant>
        <vt:i4>0</vt:i4>
      </vt:variant>
      <vt:variant>
        <vt:i4>5</vt:i4>
      </vt:variant>
      <vt:variant>
        <vt:lpwstr/>
      </vt:variant>
      <vt:variant>
        <vt:lpwstr>inflow_concentration_file</vt:lpwstr>
      </vt:variant>
      <vt:variant>
        <vt:i4>7471208</vt:i4>
      </vt:variant>
      <vt:variant>
        <vt:i4>4030</vt:i4>
      </vt:variant>
      <vt:variant>
        <vt:i4>0</vt:i4>
      </vt:variant>
      <vt:variant>
        <vt:i4>5</vt:i4>
      </vt:variant>
      <vt:variant>
        <vt:lpwstr/>
      </vt:variant>
      <vt:variant>
        <vt:lpwstr>inflow_temperature_file</vt:lpwstr>
      </vt:variant>
      <vt:variant>
        <vt:i4>8323158</vt:i4>
      </vt:variant>
      <vt:variant>
        <vt:i4>4027</vt:i4>
      </vt:variant>
      <vt:variant>
        <vt:i4>0</vt:i4>
      </vt:variant>
      <vt:variant>
        <vt:i4>5</vt:i4>
      </vt:variant>
      <vt:variant>
        <vt:lpwstr/>
      </vt:variant>
      <vt:variant>
        <vt:lpwstr>inflow_file</vt:lpwstr>
      </vt:variant>
      <vt:variant>
        <vt:i4>393244</vt:i4>
      </vt:variant>
      <vt:variant>
        <vt:i4>4024</vt:i4>
      </vt:variant>
      <vt:variant>
        <vt:i4>0</vt:i4>
      </vt:variant>
      <vt:variant>
        <vt:i4>5</vt:i4>
      </vt:variant>
      <vt:variant>
        <vt:lpwstr/>
      </vt:variant>
      <vt:variant>
        <vt:lpwstr>calculations</vt:lpwstr>
      </vt:variant>
      <vt:variant>
        <vt:i4>4653158</vt:i4>
      </vt:variant>
      <vt:variant>
        <vt:i4>4021</vt:i4>
      </vt:variant>
      <vt:variant>
        <vt:i4>0</vt:i4>
      </vt:variant>
      <vt:variant>
        <vt:i4>5</vt:i4>
      </vt:variant>
      <vt:variant>
        <vt:lpwstr/>
      </vt:variant>
      <vt:variant>
        <vt:lpwstr>initial_conditions</vt:lpwstr>
      </vt:variant>
      <vt:variant>
        <vt:i4>4653158</vt:i4>
      </vt:variant>
      <vt:variant>
        <vt:i4>4018</vt:i4>
      </vt:variant>
      <vt:variant>
        <vt:i4>0</vt:i4>
      </vt:variant>
      <vt:variant>
        <vt:i4>5</vt:i4>
      </vt:variant>
      <vt:variant>
        <vt:lpwstr/>
      </vt:variant>
      <vt:variant>
        <vt:lpwstr>initial_conditions</vt:lpwstr>
      </vt:variant>
      <vt:variant>
        <vt:i4>6488160</vt:i4>
      </vt:variant>
      <vt:variant>
        <vt:i4>4015</vt:i4>
      </vt:variant>
      <vt:variant>
        <vt:i4>0</vt:i4>
      </vt:variant>
      <vt:variant>
        <vt:i4>5</vt:i4>
      </vt:variant>
      <vt:variant>
        <vt:lpwstr/>
      </vt:variant>
      <vt:variant>
        <vt:lpwstr>restart</vt:lpwstr>
      </vt:variant>
      <vt:variant>
        <vt:i4>6488160</vt:i4>
      </vt:variant>
      <vt:variant>
        <vt:i4>4012</vt:i4>
      </vt:variant>
      <vt:variant>
        <vt:i4>0</vt:i4>
      </vt:variant>
      <vt:variant>
        <vt:i4>5</vt:i4>
      </vt:variant>
      <vt:variant>
        <vt:lpwstr/>
      </vt:variant>
      <vt:variant>
        <vt:lpwstr>restart</vt:lpwstr>
      </vt:variant>
      <vt:variant>
        <vt:i4>196615</vt:i4>
      </vt:variant>
      <vt:variant>
        <vt:i4>4009</vt:i4>
      </vt:variant>
      <vt:variant>
        <vt:i4>0</vt:i4>
      </vt:variant>
      <vt:variant>
        <vt:i4>5</vt:i4>
      </vt:variant>
      <vt:variant>
        <vt:lpwstr/>
      </vt:variant>
      <vt:variant>
        <vt:lpwstr>longitudinal_profile_file</vt:lpwstr>
      </vt:variant>
      <vt:variant>
        <vt:i4>458781</vt:i4>
      </vt:variant>
      <vt:variant>
        <vt:i4>4006</vt:i4>
      </vt:variant>
      <vt:variant>
        <vt:i4>0</vt:i4>
      </vt:variant>
      <vt:variant>
        <vt:i4>5</vt:i4>
      </vt:variant>
      <vt:variant>
        <vt:lpwstr/>
      </vt:variant>
      <vt:variant>
        <vt:lpwstr>vertical_profile_file</vt:lpwstr>
      </vt:variant>
      <vt:variant>
        <vt:i4>3080209</vt:i4>
      </vt:variant>
      <vt:variant>
        <vt:i4>4003</vt:i4>
      </vt:variant>
      <vt:variant>
        <vt:i4>0</vt:i4>
      </vt:variant>
      <vt:variant>
        <vt:i4>5</vt:i4>
      </vt:variant>
      <vt:variant>
        <vt:lpwstr/>
      </vt:variant>
      <vt:variant>
        <vt:lpwstr>initial_concentration</vt:lpwstr>
      </vt:variant>
      <vt:variant>
        <vt:i4>4653158</vt:i4>
      </vt:variant>
      <vt:variant>
        <vt:i4>4000</vt:i4>
      </vt:variant>
      <vt:variant>
        <vt:i4>0</vt:i4>
      </vt:variant>
      <vt:variant>
        <vt:i4>5</vt:i4>
      </vt:variant>
      <vt:variant>
        <vt:lpwstr/>
      </vt:variant>
      <vt:variant>
        <vt:lpwstr>initial_conditions</vt:lpwstr>
      </vt:variant>
      <vt:variant>
        <vt:i4>2031666</vt:i4>
      </vt:variant>
      <vt:variant>
        <vt:i4>3997</vt:i4>
      </vt:variant>
      <vt:variant>
        <vt:i4>0</vt:i4>
      </vt:variant>
      <vt:variant>
        <vt:i4>5</vt:i4>
      </vt:variant>
      <vt:variant>
        <vt:lpwstr/>
      </vt:variant>
      <vt:variant>
        <vt:lpwstr>time_control</vt:lpwstr>
      </vt:variant>
      <vt:variant>
        <vt:i4>2031666</vt:i4>
      </vt:variant>
      <vt:variant>
        <vt:i4>3994</vt:i4>
      </vt:variant>
      <vt:variant>
        <vt:i4>0</vt:i4>
      </vt:variant>
      <vt:variant>
        <vt:i4>5</vt:i4>
      </vt:variant>
      <vt:variant>
        <vt:lpwstr/>
      </vt:variant>
      <vt:variant>
        <vt:lpwstr>time_control</vt:lpwstr>
      </vt:variant>
      <vt:variant>
        <vt:i4>6750274</vt:i4>
      </vt:variant>
      <vt:variant>
        <vt:i4>3991</vt:i4>
      </vt:variant>
      <vt:variant>
        <vt:i4>0</vt:i4>
      </vt:variant>
      <vt:variant>
        <vt:i4>5</vt:i4>
      </vt:variant>
      <vt:variant>
        <vt:lpwstr/>
      </vt:variant>
      <vt:variant>
        <vt:lpwstr>preprocessor_output</vt:lpwstr>
      </vt:variant>
      <vt:variant>
        <vt:i4>6881400</vt:i4>
      </vt:variant>
      <vt:variant>
        <vt:i4>3988</vt:i4>
      </vt:variant>
      <vt:variant>
        <vt:i4>0</vt:i4>
      </vt:variant>
      <vt:variant>
        <vt:i4>5</vt:i4>
      </vt:variant>
      <vt:variant>
        <vt:lpwstr/>
      </vt:variant>
      <vt:variant>
        <vt:lpwstr>bathymetry</vt:lpwstr>
      </vt:variant>
      <vt:variant>
        <vt:i4>6881400</vt:i4>
      </vt:variant>
      <vt:variant>
        <vt:i4>3985</vt:i4>
      </vt:variant>
      <vt:variant>
        <vt:i4>0</vt:i4>
      </vt:variant>
      <vt:variant>
        <vt:i4>5</vt:i4>
      </vt:variant>
      <vt:variant>
        <vt:lpwstr/>
      </vt:variant>
      <vt:variant>
        <vt:lpwstr>bathymetry</vt:lpwstr>
      </vt:variant>
      <vt:variant>
        <vt:i4>6881400</vt:i4>
      </vt:variant>
      <vt:variant>
        <vt:i4>3982</vt:i4>
      </vt:variant>
      <vt:variant>
        <vt:i4>0</vt:i4>
      </vt:variant>
      <vt:variant>
        <vt:i4>5</vt:i4>
      </vt:variant>
      <vt:variant>
        <vt:lpwstr/>
      </vt:variant>
      <vt:variant>
        <vt:lpwstr>bathymetry</vt:lpwstr>
      </vt:variant>
      <vt:variant>
        <vt:i4>6881400</vt:i4>
      </vt:variant>
      <vt:variant>
        <vt:i4>3979</vt:i4>
      </vt:variant>
      <vt:variant>
        <vt:i4>0</vt:i4>
      </vt:variant>
      <vt:variant>
        <vt:i4>5</vt:i4>
      </vt:variant>
      <vt:variant>
        <vt:lpwstr/>
      </vt:variant>
      <vt:variant>
        <vt:lpwstr>bathymetry</vt:lpwstr>
      </vt:variant>
      <vt:variant>
        <vt:i4>6881400</vt:i4>
      </vt:variant>
      <vt:variant>
        <vt:i4>3976</vt:i4>
      </vt:variant>
      <vt:variant>
        <vt:i4>0</vt:i4>
      </vt:variant>
      <vt:variant>
        <vt:i4>5</vt:i4>
      </vt:variant>
      <vt:variant>
        <vt:lpwstr/>
      </vt:variant>
      <vt:variant>
        <vt:lpwstr>bathymetry</vt:lpwstr>
      </vt:variant>
      <vt:variant>
        <vt:i4>6881400</vt:i4>
      </vt:variant>
      <vt:variant>
        <vt:i4>3973</vt:i4>
      </vt:variant>
      <vt:variant>
        <vt:i4>0</vt:i4>
      </vt:variant>
      <vt:variant>
        <vt:i4>5</vt:i4>
      </vt:variant>
      <vt:variant>
        <vt:lpwstr/>
      </vt:variant>
      <vt:variant>
        <vt:lpwstr>bathymetry</vt:lpwstr>
      </vt:variant>
      <vt:variant>
        <vt:i4>6881400</vt:i4>
      </vt:variant>
      <vt:variant>
        <vt:i4>3970</vt:i4>
      </vt:variant>
      <vt:variant>
        <vt:i4>0</vt:i4>
      </vt:variant>
      <vt:variant>
        <vt:i4>5</vt:i4>
      </vt:variant>
      <vt:variant>
        <vt:lpwstr/>
      </vt:variant>
      <vt:variant>
        <vt:lpwstr>bathymetry</vt:lpwstr>
      </vt:variant>
      <vt:variant>
        <vt:i4>7733313</vt:i4>
      </vt:variant>
      <vt:variant>
        <vt:i4>3943</vt:i4>
      </vt:variant>
      <vt:variant>
        <vt:i4>0</vt:i4>
      </vt:variant>
      <vt:variant>
        <vt:i4>5</vt:i4>
      </vt:variant>
      <vt:variant>
        <vt:lpwstr/>
      </vt:variant>
      <vt:variant>
        <vt:lpwstr>grid_dimensions</vt:lpwstr>
      </vt:variant>
      <vt:variant>
        <vt:i4>7733313</vt:i4>
      </vt:variant>
      <vt:variant>
        <vt:i4>3940</vt:i4>
      </vt:variant>
      <vt:variant>
        <vt:i4>0</vt:i4>
      </vt:variant>
      <vt:variant>
        <vt:i4>5</vt:i4>
      </vt:variant>
      <vt:variant>
        <vt:lpwstr/>
      </vt:variant>
      <vt:variant>
        <vt:lpwstr>grid_dimensions</vt:lpwstr>
      </vt:variant>
      <vt:variant>
        <vt:i4>6881400</vt:i4>
      </vt:variant>
      <vt:variant>
        <vt:i4>3934</vt:i4>
      </vt:variant>
      <vt:variant>
        <vt:i4>0</vt:i4>
      </vt:variant>
      <vt:variant>
        <vt:i4>5</vt:i4>
      </vt:variant>
      <vt:variant>
        <vt:lpwstr/>
      </vt:variant>
      <vt:variant>
        <vt:lpwstr>bathymetry</vt:lpwstr>
      </vt:variant>
      <vt:variant>
        <vt:i4>6881400</vt:i4>
      </vt:variant>
      <vt:variant>
        <vt:i4>3931</vt:i4>
      </vt:variant>
      <vt:variant>
        <vt:i4>0</vt:i4>
      </vt:variant>
      <vt:variant>
        <vt:i4>5</vt:i4>
      </vt:variant>
      <vt:variant>
        <vt:lpwstr/>
      </vt:variant>
      <vt:variant>
        <vt:lpwstr>bathymetry</vt:lpwstr>
      </vt:variant>
      <vt:variant>
        <vt:i4>7012419</vt:i4>
      </vt:variant>
      <vt:variant>
        <vt:i4>3928</vt:i4>
      </vt:variant>
      <vt:variant>
        <vt:i4>0</vt:i4>
      </vt:variant>
      <vt:variant>
        <vt:i4>5</vt:i4>
      </vt:variant>
      <vt:variant>
        <vt:lpwstr/>
      </vt:variant>
      <vt:variant>
        <vt:lpwstr>branch_geometry</vt:lpwstr>
      </vt:variant>
      <vt:variant>
        <vt:i4>6881400</vt:i4>
      </vt:variant>
      <vt:variant>
        <vt:i4>3925</vt:i4>
      </vt:variant>
      <vt:variant>
        <vt:i4>0</vt:i4>
      </vt:variant>
      <vt:variant>
        <vt:i4>5</vt:i4>
      </vt:variant>
      <vt:variant>
        <vt:lpwstr/>
      </vt:variant>
      <vt:variant>
        <vt:lpwstr>bathymetry</vt:lpwstr>
      </vt:variant>
      <vt:variant>
        <vt:i4>6881400</vt:i4>
      </vt:variant>
      <vt:variant>
        <vt:i4>3922</vt:i4>
      </vt:variant>
      <vt:variant>
        <vt:i4>0</vt:i4>
      </vt:variant>
      <vt:variant>
        <vt:i4>5</vt:i4>
      </vt:variant>
      <vt:variant>
        <vt:lpwstr/>
      </vt:variant>
      <vt:variant>
        <vt:lpwstr>bathymetry</vt:lpwstr>
      </vt:variant>
      <vt:variant>
        <vt:i4>6881400</vt:i4>
      </vt:variant>
      <vt:variant>
        <vt:i4>3919</vt:i4>
      </vt:variant>
      <vt:variant>
        <vt:i4>0</vt:i4>
      </vt:variant>
      <vt:variant>
        <vt:i4>5</vt:i4>
      </vt:variant>
      <vt:variant>
        <vt:lpwstr/>
      </vt:variant>
      <vt:variant>
        <vt:lpwstr>bathymetry</vt:lpwstr>
      </vt:variant>
      <vt:variant>
        <vt:i4>3866730</vt:i4>
      </vt:variant>
      <vt:variant>
        <vt:i4>3916</vt:i4>
      </vt:variant>
      <vt:variant>
        <vt:i4>0</vt:i4>
      </vt:variant>
      <vt:variant>
        <vt:i4>5</vt:i4>
      </vt:variant>
      <vt:variant>
        <vt:lpwstr>http://w2forum.cee.pdx.edu/</vt:lpwstr>
      </vt:variant>
      <vt:variant>
        <vt:lpwstr/>
      </vt:variant>
      <vt:variant>
        <vt:i4>1572900</vt:i4>
      </vt:variant>
      <vt:variant>
        <vt:i4>3913</vt:i4>
      </vt:variant>
      <vt:variant>
        <vt:i4>0</vt:i4>
      </vt:variant>
      <vt:variant>
        <vt:i4>5</vt:i4>
      </vt:variant>
      <vt:variant>
        <vt:lpwstr/>
      </vt:variant>
      <vt:variant>
        <vt:lpwstr>_Preprocessor</vt:lpwstr>
      </vt:variant>
      <vt:variant>
        <vt:i4>917545</vt:i4>
      </vt:variant>
      <vt:variant>
        <vt:i4>3910</vt:i4>
      </vt:variant>
      <vt:variant>
        <vt:i4>0</vt:i4>
      </vt:variant>
      <vt:variant>
        <vt:i4>5</vt:i4>
      </vt:variant>
      <vt:variant>
        <vt:lpwstr/>
      </vt:variant>
      <vt:variant>
        <vt:lpwstr>_Snapshot</vt:lpwstr>
      </vt:variant>
      <vt:variant>
        <vt:i4>4194385</vt:i4>
      </vt:variant>
      <vt:variant>
        <vt:i4>3907</vt:i4>
      </vt:variant>
      <vt:variant>
        <vt:i4>0</vt:i4>
      </vt:variant>
      <vt:variant>
        <vt:i4>5</vt:i4>
      </vt:variant>
      <vt:variant>
        <vt:lpwstr/>
      </vt:variant>
      <vt:variant>
        <vt:lpwstr>_Gate_File</vt:lpwstr>
      </vt:variant>
      <vt:variant>
        <vt:i4>1048609</vt:i4>
      </vt:variant>
      <vt:variant>
        <vt:i4>3904</vt:i4>
      </vt:variant>
      <vt:variant>
        <vt:i4>0</vt:i4>
      </vt:variant>
      <vt:variant>
        <vt:i4>5</vt:i4>
      </vt:variant>
      <vt:variant>
        <vt:lpwstr/>
      </vt:variant>
      <vt:variant>
        <vt:lpwstr>_Shade_Input_File</vt:lpwstr>
      </vt:variant>
      <vt:variant>
        <vt:i4>3866644</vt:i4>
      </vt:variant>
      <vt:variant>
        <vt:i4>3901</vt:i4>
      </vt:variant>
      <vt:variant>
        <vt:i4>0</vt:i4>
      </vt:variant>
      <vt:variant>
        <vt:i4>5</vt:i4>
      </vt:variant>
      <vt:variant>
        <vt:lpwstr/>
      </vt:variant>
      <vt:variant>
        <vt:lpwstr>_Wind_Sheltering_Coefficient</vt:lpwstr>
      </vt:variant>
      <vt:variant>
        <vt:i4>6422620</vt:i4>
      </vt:variant>
      <vt:variant>
        <vt:i4>3898</vt:i4>
      </vt:variant>
      <vt:variant>
        <vt:i4>0</vt:i4>
      </vt:variant>
      <vt:variant>
        <vt:i4>5</vt:i4>
      </vt:variant>
      <vt:variant>
        <vt:lpwstr/>
      </vt:variant>
      <vt:variant>
        <vt:lpwstr>_Longitudinal_Profile_File</vt:lpwstr>
      </vt:variant>
      <vt:variant>
        <vt:i4>7864408</vt:i4>
      </vt:variant>
      <vt:variant>
        <vt:i4>3895</vt:i4>
      </vt:variant>
      <vt:variant>
        <vt:i4>0</vt:i4>
      </vt:variant>
      <vt:variant>
        <vt:i4>5</vt:i4>
      </vt:variant>
      <vt:variant>
        <vt:lpwstr/>
      </vt:variant>
      <vt:variant>
        <vt:lpwstr>_Vertical_Profile_File</vt:lpwstr>
      </vt:variant>
      <vt:variant>
        <vt:i4>3407933</vt:i4>
      </vt:variant>
      <vt:variant>
        <vt:i4>3892</vt:i4>
      </vt:variant>
      <vt:variant>
        <vt:i4>0</vt:i4>
      </vt:variant>
      <vt:variant>
        <vt:i4>5</vt:i4>
      </vt:variant>
      <vt:variant>
        <vt:lpwstr/>
      </vt:variant>
      <vt:variant>
        <vt:lpwstr>_Withdrawal_File</vt:lpwstr>
      </vt:variant>
      <vt:variant>
        <vt:i4>4718718</vt:i4>
      </vt:variant>
      <vt:variant>
        <vt:i4>3889</vt:i4>
      </vt:variant>
      <vt:variant>
        <vt:i4>0</vt:i4>
      </vt:variant>
      <vt:variant>
        <vt:i4>5</vt:i4>
      </vt:variant>
      <vt:variant>
        <vt:lpwstr/>
      </vt:variant>
      <vt:variant>
        <vt:lpwstr>_Light_Extinction_File</vt:lpwstr>
      </vt:variant>
      <vt:variant>
        <vt:i4>1048609</vt:i4>
      </vt:variant>
      <vt:variant>
        <vt:i4>3886</vt:i4>
      </vt:variant>
      <vt:variant>
        <vt:i4>0</vt:i4>
      </vt:variant>
      <vt:variant>
        <vt:i4>5</vt:i4>
      </vt:variant>
      <vt:variant>
        <vt:lpwstr/>
      </vt:variant>
      <vt:variant>
        <vt:lpwstr>_Branch_Outflow_File</vt:lpwstr>
      </vt:variant>
      <vt:variant>
        <vt:i4>5439590</vt:i4>
      </vt:variant>
      <vt:variant>
        <vt:i4>3883</vt:i4>
      </vt:variant>
      <vt:variant>
        <vt:i4>0</vt:i4>
      </vt:variant>
      <vt:variant>
        <vt:i4>5</vt:i4>
      </vt:variant>
      <vt:variant>
        <vt:lpwstr/>
      </vt:variant>
      <vt:variant>
        <vt:lpwstr>_Branch_External_Downstream</vt:lpwstr>
      </vt:variant>
      <vt:variant>
        <vt:i4>1638442</vt:i4>
      </vt:variant>
      <vt:variant>
        <vt:i4>3880</vt:i4>
      </vt:variant>
      <vt:variant>
        <vt:i4>0</vt:i4>
      </vt:variant>
      <vt:variant>
        <vt:i4>5</vt:i4>
      </vt:variant>
      <vt:variant>
        <vt:lpwstr/>
      </vt:variant>
      <vt:variant>
        <vt:lpwstr>downstream_head_temperature_file</vt:lpwstr>
      </vt:variant>
      <vt:variant>
        <vt:i4>7929921</vt:i4>
      </vt:variant>
      <vt:variant>
        <vt:i4>3877</vt:i4>
      </vt:variant>
      <vt:variant>
        <vt:i4>0</vt:i4>
      </vt:variant>
      <vt:variant>
        <vt:i4>5</vt:i4>
      </vt:variant>
      <vt:variant>
        <vt:lpwstr/>
      </vt:variant>
      <vt:variant>
        <vt:lpwstr>downstream_head_elevation_file</vt:lpwstr>
      </vt:variant>
      <vt:variant>
        <vt:i4>3473431</vt:i4>
      </vt:variant>
      <vt:variant>
        <vt:i4>3874</vt:i4>
      </vt:variant>
      <vt:variant>
        <vt:i4>0</vt:i4>
      </vt:variant>
      <vt:variant>
        <vt:i4>5</vt:i4>
      </vt:variant>
      <vt:variant>
        <vt:lpwstr/>
      </vt:variant>
      <vt:variant>
        <vt:lpwstr>_Branch_External_Upstream</vt:lpwstr>
      </vt:variant>
      <vt:variant>
        <vt:i4>6815820</vt:i4>
      </vt:variant>
      <vt:variant>
        <vt:i4>3871</vt:i4>
      </vt:variant>
      <vt:variant>
        <vt:i4>0</vt:i4>
      </vt:variant>
      <vt:variant>
        <vt:i4>5</vt:i4>
      </vt:variant>
      <vt:variant>
        <vt:lpwstr/>
      </vt:variant>
      <vt:variant>
        <vt:lpwstr>upstream_head_temperature_file</vt:lpwstr>
      </vt:variant>
      <vt:variant>
        <vt:i4>524327</vt:i4>
      </vt:variant>
      <vt:variant>
        <vt:i4>3868</vt:i4>
      </vt:variant>
      <vt:variant>
        <vt:i4>0</vt:i4>
      </vt:variant>
      <vt:variant>
        <vt:i4>5</vt:i4>
      </vt:variant>
      <vt:variant>
        <vt:lpwstr/>
      </vt:variant>
      <vt:variant>
        <vt:lpwstr>upstream_head_elevation_file</vt:lpwstr>
      </vt:variant>
      <vt:variant>
        <vt:i4>4456567</vt:i4>
      </vt:variant>
      <vt:variant>
        <vt:i4>3865</vt:i4>
      </vt:variant>
      <vt:variant>
        <vt:i4>0</vt:i4>
      </vt:variant>
      <vt:variant>
        <vt:i4>5</vt:i4>
      </vt:variant>
      <vt:variant>
        <vt:lpwstr/>
      </vt:variant>
      <vt:variant>
        <vt:lpwstr>_Tributary_Inflow_Concentration</vt:lpwstr>
      </vt:variant>
      <vt:variant>
        <vt:i4>3014667</vt:i4>
      </vt:variant>
      <vt:variant>
        <vt:i4>3862</vt:i4>
      </vt:variant>
      <vt:variant>
        <vt:i4>0</vt:i4>
      </vt:variant>
      <vt:variant>
        <vt:i4>5</vt:i4>
      </vt:variant>
      <vt:variant>
        <vt:lpwstr/>
      </vt:variant>
      <vt:variant>
        <vt:lpwstr>_Tributary_Inflow_Temperature</vt:lpwstr>
      </vt:variant>
      <vt:variant>
        <vt:i4>4391017</vt:i4>
      </vt:variant>
      <vt:variant>
        <vt:i4>3859</vt:i4>
      </vt:variant>
      <vt:variant>
        <vt:i4>0</vt:i4>
      </vt:variant>
      <vt:variant>
        <vt:i4>5</vt:i4>
      </vt:variant>
      <vt:variant>
        <vt:lpwstr/>
      </vt:variant>
      <vt:variant>
        <vt:lpwstr>_Tributary_Inflow_File</vt:lpwstr>
      </vt:variant>
      <vt:variant>
        <vt:i4>5636218</vt:i4>
      </vt:variant>
      <vt:variant>
        <vt:i4>3856</vt:i4>
      </vt:variant>
      <vt:variant>
        <vt:i4>0</vt:i4>
      </vt:variant>
      <vt:variant>
        <vt:i4>5</vt:i4>
      </vt:variant>
      <vt:variant>
        <vt:lpwstr/>
      </vt:variant>
      <vt:variant>
        <vt:lpwstr>_Branch_Inflow_Constituent</vt:lpwstr>
      </vt:variant>
      <vt:variant>
        <vt:i4>4653173</vt:i4>
      </vt:variant>
      <vt:variant>
        <vt:i4>3853</vt:i4>
      </vt:variant>
      <vt:variant>
        <vt:i4>0</vt:i4>
      </vt:variant>
      <vt:variant>
        <vt:i4>5</vt:i4>
      </vt:variant>
      <vt:variant>
        <vt:lpwstr/>
      </vt:variant>
      <vt:variant>
        <vt:lpwstr>_Branch_Inflow_Temperature</vt:lpwstr>
      </vt:variant>
      <vt:variant>
        <vt:i4>4194429</vt:i4>
      </vt:variant>
      <vt:variant>
        <vt:i4>3850</vt:i4>
      </vt:variant>
      <vt:variant>
        <vt:i4>0</vt:i4>
      </vt:variant>
      <vt:variant>
        <vt:i4>5</vt:i4>
      </vt:variant>
      <vt:variant>
        <vt:lpwstr/>
      </vt:variant>
      <vt:variant>
        <vt:lpwstr>_Branch_Inflow_File</vt:lpwstr>
      </vt:variant>
      <vt:variant>
        <vt:i4>327696</vt:i4>
      </vt:variant>
      <vt:variant>
        <vt:i4>3847</vt:i4>
      </vt:variant>
      <vt:variant>
        <vt:i4>0</vt:i4>
      </vt:variant>
      <vt:variant>
        <vt:i4>5</vt:i4>
      </vt:variant>
      <vt:variant>
        <vt:lpwstr/>
      </vt:variant>
      <vt:variant>
        <vt:lpwstr>_Meteorology_File</vt:lpwstr>
      </vt:variant>
      <vt:variant>
        <vt:i4>2818108</vt:i4>
      </vt:variant>
      <vt:variant>
        <vt:i4>3844</vt:i4>
      </vt:variant>
      <vt:variant>
        <vt:i4>0</vt:i4>
      </vt:variant>
      <vt:variant>
        <vt:i4>5</vt:i4>
      </vt:variant>
      <vt:variant>
        <vt:lpwstr/>
      </vt:variant>
      <vt:variant>
        <vt:lpwstr>_Bathymetry_File</vt:lpwstr>
      </vt:variant>
      <vt:variant>
        <vt:i4>1638429</vt:i4>
      </vt:variant>
      <vt:variant>
        <vt:i4>3841</vt:i4>
      </vt:variant>
      <vt:variant>
        <vt:i4>0</vt:i4>
      </vt:variant>
      <vt:variant>
        <vt:i4>5</vt:i4>
      </vt:variant>
      <vt:variant>
        <vt:lpwstr/>
      </vt:variant>
      <vt:variant>
        <vt:lpwstr>_Control_File</vt:lpwstr>
      </vt:variant>
      <vt:variant>
        <vt:i4>1703991</vt:i4>
      </vt:variant>
      <vt:variant>
        <vt:i4>3834</vt:i4>
      </vt:variant>
      <vt:variant>
        <vt:i4>0</vt:i4>
      </vt:variant>
      <vt:variant>
        <vt:i4>5</vt:i4>
      </vt:variant>
      <vt:variant>
        <vt:lpwstr/>
      </vt:variant>
      <vt:variant>
        <vt:lpwstr>_Toc18828364</vt:lpwstr>
      </vt:variant>
      <vt:variant>
        <vt:i4>1900599</vt:i4>
      </vt:variant>
      <vt:variant>
        <vt:i4>3828</vt:i4>
      </vt:variant>
      <vt:variant>
        <vt:i4>0</vt:i4>
      </vt:variant>
      <vt:variant>
        <vt:i4>5</vt:i4>
      </vt:variant>
      <vt:variant>
        <vt:lpwstr/>
      </vt:variant>
      <vt:variant>
        <vt:lpwstr>_Toc18828363</vt:lpwstr>
      </vt:variant>
      <vt:variant>
        <vt:i4>1835063</vt:i4>
      </vt:variant>
      <vt:variant>
        <vt:i4>3822</vt:i4>
      </vt:variant>
      <vt:variant>
        <vt:i4>0</vt:i4>
      </vt:variant>
      <vt:variant>
        <vt:i4>5</vt:i4>
      </vt:variant>
      <vt:variant>
        <vt:lpwstr/>
      </vt:variant>
      <vt:variant>
        <vt:lpwstr>_Toc18828362</vt:lpwstr>
      </vt:variant>
      <vt:variant>
        <vt:i4>2031671</vt:i4>
      </vt:variant>
      <vt:variant>
        <vt:i4>3816</vt:i4>
      </vt:variant>
      <vt:variant>
        <vt:i4>0</vt:i4>
      </vt:variant>
      <vt:variant>
        <vt:i4>5</vt:i4>
      </vt:variant>
      <vt:variant>
        <vt:lpwstr/>
      </vt:variant>
      <vt:variant>
        <vt:lpwstr>_Toc18828361</vt:lpwstr>
      </vt:variant>
      <vt:variant>
        <vt:i4>1966135</vt:i4>
      </vt:variant>
      <vt:variant>
        <vt:i4>3810</vt:i4>
      </vt:variant>
      <vt:variant>
        <vt:i4>0</vt:i4>
      </vt:variant>
      <vt:variant>
        <vt:i4>5</vt:i4>
      </vt:variant>
      <vt:variant>
        <vt:lpwstr/>
      </vt:variant>
      <vt:variant>
        <vt:lpwstr>_Toc18828360</vt:lpwstr>
      </vt:variant>
      <vt:variant>
        <vt:i4>1507380</vt:i4>
      </vt:variant>
      <vt:variant>
        <vt:i4>3804</vt:i4>
      </vt:variant>
      <vt:variant>
        <vt:i4>0</vt:i4>
      </vt:variant>
      <vt:variant>
        <vt:i4>5</vt:i4>
      </vt:variant>
      <vt:variant>
        <vt:lpwstr/>
      </vt:variant>
      <vt:variant>
        <vt:lpwstr>_Toc18828359</vt:lpwstr>
      </vt:variant>
      <vt:variant>
        <vt:i4>1441844</vt:i4>
      </vt:variant>
      <vt:variant>
        <vt:i4>3798</vt:i4>
      </vt:variant>
      <vt:variant>
        <vt:i4>0</vt:i4>
      </vt:variant>
      <vt:variant>
        <vt:i4>5</vt:i4>
      </vt:variant>
      <vt:variant>
        <vt:lpwstr/>
      </vt:variant>
      <vt:variant>
        <vt:lpwstr>_Toc18828358</vt:lpwstr>
      </vt:variant>
      <vt:variant>
        <vt:i4>1638452</vt:i4>
      </vt:variant>
      <vt:variant>
        <vt:i4>3792</vt:i4>
      </vt:variant>
      <vt:variant>
        <vt:i4>0</vt:i4>
      </vt:variant>
      <vt:variant>
        <vt:i4>5</vt:i4>
      </vt:variant>
      <vt:variant>
        <vt:lpwstr/>
      </vt:variant>
      <vt:variant>
        <vt:lpwstr>_Toc18828357</vt:lpwstr>
      </vt:variant>
      <vt:variant>
        <vt:i4>1572916</vt:i4>
      </vt:variant>
      <vt:variant>
        <vt:i4>3786</vt:i4>
      </vt:variant>
      <vt:variant>
        <vt:i4>0</vt:i4>
      </vt:variant>
      <vt:variant>
        <vt:i4>5</vt:i4>
      </vt:variant>
      <vt:variant>
        <vt:lpwstr/>
      </vt:variant>
      <vt:variant>
        <vt:lpwstr>_Toc18828356</vt:lpwstr>
      </vt:variant>
      <vt:variant>
        <vt:i4>1769524</vt:i4>
      </vt:variant>
      <vt:variant>
        <vt:i4>3780</vt:i4>
      </vt:variant>
      <vt:variant>
        <vt:i4>0</vt:i4>
      </vt:variant>
      <vt:variant>
        <vt:i4>5</vt:i4>
      </vt:variant>
      <vt:variant>
        <vt:lpwstr/>
      </vt:variant>
      <vt:variant>
        <vt:lpwstr>_Toc18828355</vt:lpwstr>
      </vt:variant>
      <vt:variant>
        <vt:i4>1703988</vt:i4>
      </vt:variant>
      <vt:variant>
        <vt:i4>3774</vt:i4>
      </vt:variant>
      <vt:variant>
        <vt:i4>0</vt:i4>
      </vt:variant>
      <vt:variant>
        <vt:i4>5</vt:i4>
      </vt:variant>
      <vt:variant>
        <vt:lpwstr/>
      </vt:variant>
      <vt:variant>
        <vt:lpwstr>_Toc18828354</vt:lpwstr>
      </vt:variant>
      <vt:variant>
        <vt:i4>1900596</vt:i4>
      </vt:variant>
      <vt:variant>
        <vt:i4>3768</vt:i4>
      </vt:variant>
      <vt:variant>
        <vt:i4>0</vt:i4>
      </vt:variant>
      <vt:variant>
        <vt:i4>5</vt:i4>
      </vt:variant>
      <vt:variant>
        <vt:lpwstr/>
      </vt:variant>
      <vt:variant>
        <vt:lpwstr>_Toc18828353</vt:lpwstr>
      </vt:variant>
      <vt:variant>
        <vt:i4>1835060</vt:i4>
      </vt:variant>
      <vt:variant>
        <vt:i4>3762</vt:i4>
      </vt:variant>
      <vt:variant>
        <vt:i4>0</vt:i4>
      </vt:variant>
      <vt:variant>
        <vt:i4>5</vt:i4>
      </vt:variant>
      <vt:variant>
        <vt:lpwstr/>
      </vt:variant>
      <vt:variant>
        <vt:lpwstr>_Toc18828352</vt:lpwstr>
      </vt:variant>
      <vt:variant>
        <vt:i4>2031668</vt:i4>
      </vt:variant>
      <vt:variant>
        <vt:i4>3756</vt:i4>
      </vt:variant>
      <vt:variant>
        <vt:i4>0</vt:i4>
      </vt:variant>
      <vt:variant>
        <vt:i4>5</vt:i4>
      </vt:variant>
      <vt:variant>
        <vt:lpwstr/>
      </vt:variant>
      <vt:variant>
        <vt:lpwstr>_Toc18828351</vt:lpwstr>
      </vt:variant>
      <vt:variant>
        <vt:i4>1966132</vt:i4>
      </vt:variant>
      <vt:variant>
        <vt:i4>3750</vt:i4>
      </vt:variant>
      <vt:variant>
        <vt:i4>0</vt:i4>
      </vt:variant>
      <vt:variant>
        <vt:i4>5</vt:i4>
      </vt:variant>
      <vt:variant>
        <vt:lpwstr/>
      </vt:variant>
      <vt:variant>
        <vt:lpwstr>_Toc18828350</vt:lpwstr>
      </vt:variant>
      <vt:variant>
        <vt:i4>1507381</vt:i4>
      </vt:variant>
      <vt:variant>
        <vt:i4>3744</vt:i4>
      </vt:variant>
      <vt:variant>
        <vt:i4>0</vt:i4>
      </vt:variant>
      <vt:variant>
        <vt:i4>5</vt:i4>
      </vt:variant>
      <vt:variant>
        <vt:lpwstr/>
      </vt:variant>
      <vt:variant>
        <vt:lpwstr>_Toc18828349</vt:lpwstr>
      </vt:variant>
      <vt:variant>
        <vt:i4>1441845</vt:i4>
      </vt:variant>
      <vt:variant>
        <vt:i4>3738</vt:i4>
      </vt:variant>
      <vt:variant>
        <vt:i4>0</vt:i4>
      </vt:variant>
      <vt:variant>
        <vt:i4>5</vt:i4>
      </vt:variant>
      <vt:variant>
        <vt:lpwstr/>
      </vt:variant>
      <vt:variant>
        <vt:lpwstr>_Toc18828348</vt:lpwstr>
      </vt:variant>
      <vt:variant>
        <vt:i4>1638453</vt:i4>
      </vt:variant>
      <vt:variant>
        <vt:i4>3732</vt:i4>
      </vt:variant>
      <vt:variant>
        <vt:i4>0</vt:i4>
      </vt:variant>
      <vt:variant>
        <vt:i4>5</vt:i4>
      </vt:variant>
      <vt:variant>
        <vt:lpwstr/>
      </vt:variant>
      <vt:variant>
        <vt:lpwstr>_Toc18828347</vt:lpwstr>
      </vt:variant>
      <vt:variant>
        <vt:i4>1572917</vt:i4>
      </vt:variant>
      <vt:variant>
        <vt:i4>3726</vt:i4>
      </vt:variant>
      <vt:variant>
        <vt:i4>0</vt:i4>
      </vt:variant>
      <vt:variant>
        <vt:i4>5</vt:i4>
      </vt:variant>
      <vt:variant>
        <vt:lpwstr/>
      </vt:variant>
      <vt:variant>
        <vt:lpwstr>_Toc18828346</vt:lpwstr>
      </vt:variant>
      <vt:variant>
        <vt:i4>1769525</vt:i4>
      </vt:variant>
      <vt:variant>
        <vt:i4>3718</vt:i4>
      </vt:variant>
      <vt:variant>
        <vt:i4>0</vt:i4>
      </vt:variant>
      <vt:variant>
        <vt:i4>5</vt:i4>
      </vt:variant>
      <vt:variant>
        <vt:lpwstr/>
      </vt:variant>
      <vt:variant>
        <vt:lpwstr>_Toc18828345</vt:lpwstr>
      </vt:variant>
      <vt:variant>
        <vt:i4>1703989</vt:i4>
      </vt:variant>
      <vt:variant>
        <vt:i4>3712</vt:i4>
      </vt:variant>
      <vt:variant>
        <vt:i4>0</vt:i4>
      </vt:variant>
      <vt:variant>
        <vt:i4>5</vt:i4>
      </vt:variant>
      <vt:variant>
        <vt:lpwstr/>
      </vt:variant>
      <vt:variant>
        <vt:lpwstr>_Toc18828344</vt:lpwstr>
      </vt:variant>
      <vt:variant>
        <vt:i4>1900597</vt:i4>
      </vt:variant>
      <vt:variant>
        <vt:i4>3706</vt:i4>
      </vt:variant>
      <vt:variant>
        <vt:i4>0</vt:i4>
      </vt:variant>
      <vt:variant>
        <vt:i4>5</vt:i4>
      </vt:variant>
      <vt:variant>
        <vt:lpwstr/>
      </vt:variant>
      <vt:variant>
        <vt:lpwstr>_Toc18828343</vt:lpwstr>
      </vt:variant>
      <vt:variant>
        <vt:i4>1835061</vt:i4>
      </vt:variant>
      <vt:variant>
        <vt:i4>3700</vt:i4>
      </vt:variant>
      <vt:variant>
        <vt:i4>0</vt:i4>
      </vt:variant>
      <vt:variant>
        <vt:i4>5</vt:i4>
      </vt:variant>
      <vt:variant>
        <vt:lpwstr/>
      </vt:variant>
      <vt:variant>
        <vt:lpwstr>_Toc18828342</vt:lpwstr>
      </vt:variant>
      <vt:variant>
        <vt:i4>2031669</vt:i4>
      </vt:variant>
      <vt:variant>
        <vt:i4>3694</vt:i4>
      </vt:variant>
      <vt:variant>
        <vt:i4>0</vt:i4>
      </vt:variant>
      <vt:variant>
        <vt:i4>5</vt:i4>
      </vt:variant>
      <vt:variant>
        <vt:lpwstr/>
      </vt:variant>
      <vt:variant>
        <vt:lpwstr>_Toc18828341</vt:lpwstr>
      </vt:variant>
      <vt:variant>
        <vt:i4>1966133</vt:i4>
      </vt:variant>
      <vt:variant>
        <vt:i4>3688</vt:i4>
      </vt:variant>
      <vt:variant>
        <vt:i4>0</vt:i4>
      </vt:variant>
      <vt:variant>
        <vt:i4>5</vt:i4>
      </vt:variant>
      <vt:variant>
        <vt:lpwstr/>
      </vt:variant>
      <vt:variant>
        <vt:lpwstr>_Toc18828340</vt:lpwstr>
      </vt:variant>
      <vt:variant>
        <vt:i4>1507378</vt:i4>
      </vt:variant>
      <vt:variant>
        <vt:i4>3682</vt:i4>
      </vt:variant>
      <vt:variant>
        <vt:i4>0</vt:i4>
      </vt:variant>
      <vt:variant>
        <vt:i4>5</vt:i4>
      </vt:variant>
      <vt:variant>
        <vt:lpwstr/>
      </vt:variant>
      <vt:variant>
        <vt:lpwstr>_Toc18828339</vt:lpwstr>
      </vt:variant>
      <vt:variant>
        <vt:i4>1441842</vt:i4>
      </vt:variant>
      <vt:variant>
        <vt:i4>3676</vt:i4>
      </vt:variant>
      <vt:variant>
        <vt:i4>0</vt:i4>
      </vt:variant>
      <vt:variant>
        <vt:i4>5</vt:i4>
      </vt:variant>
      <vt:variant>
        <vt:lpwstr/>
      </vt:variant>
      <vt:variant>
        <vt:lpwstr>_Toc18828338</vt:lpwstr>
      </vt:variant>
      <vt:variant>
        <vt:i4>1638450</vt:i4>
      </vt:variant>
      <vt:variant>
        <vt:i4>3670</vt:i4>
      </vt:variant>
      <vt:variant>
        <vt:i4>0</vt:i4>
      </vt:variant>
      <vt:variant>
        <vt:i4>5</vt:i4>
      </vt:variant>
      <vt:variant>
        <vt:lpwstr/>
      </vt:variant>
      <vt:variant>
        <vt:lpwstr>_Toc18828337</vt:lpwstr>
      </vt:variant>
      <vt:variant>
        <vt:i4>1572914</vt:i4>
      </vt:variant>
      <vt:variant>
        <vt:i4>3664</vt:i4>
      </vt:variant>
      <vt:variant>
        <vt:i4>0</vt:i4>
      </vt:variant>
      <vt:variant>
        <vt:i4>5</vt:i4>
      </vt:variant>
      <vt:variant>
        <vt:lpwstr/>
      </vt:variant>
      <vt:variant>
        <vt:lpwstr>_Toc18828336</vt:lpwstr>
      </vt:variant>
      <vt:variant>
        <vt:i4>1769522</vt:i4>
      </vt:variant>
      <vt:variant>
        <vt:i4>3658</vt:i4>
      </vt:variant>
      <vt:variant>
        <vt:i4>0</vt:i4>
      </vt:variant>
      <vt:variant>
        <vt:i4>5</vt:i4>
      </vt:variant>
      <vt:variant>
        <vt:lpwstr/>
      </vt:variant>
      <vt:variant>
        <vt:lpwstr>_Toc18828335</vt:lpwstr>
      </vt:variant>
      <vt:variant>
        <vt:i4>1703986</vt:i4>
      </vt:variant>
      <vt:variant>
        <vt:i4>3652</vt:i4>
      </vt:variant>
      <vt:variant>
        <vt:i4>0</vt:i4>
      </vt:variant>
      <vt:variant>
        <vt:i4>5</vt:i4>
      </vt:variant>
      <vt:variant>
        <vt:lpwstr/>
      </vt:variant>
      <vt:variant>
        <vt:lpwstr>_Toc18828334</vt:lpwstr>
      </vt:variant>
      <vt:variant>
        <vt:i4>1900594</vt:i4>
      </vt:variant>
      <vt:variant>
        <vt:i4>3646</vt:i4>
      </vt:variant>
      <vt:variant>
        <vt:i4>0</vt:i4>
      </vt:variant>
      <vt:variant>
        <vt:i4>5</vt:i4>
      </vt:variant>
      <vt:variant>
        <vt:lpwstr/>
      </vt:variant>
      <vt:variant>
        <vt:lpwstr>_Toc18828333</vt:lpwstr>
      </vt:variant>
      <vt:variant>
        <vt:i4>1835058</vt:i4>
      </vt:variant>
      <vt:variant>
        <vt:i4>3640</vt:i4>
      </vt:variant>
      <vt:variant>
        <vt:i4>0</vt:i4>
      </vt:variant>
      <vt:variant>
        <vt:i4>5</vt:i4>
      </vt:variant>
      <vt:variant>
        <vt:lpwstr/>
      </vt:variant>
      <vt:variant>
        <vt:lpwstr>_Toc18828332</vt:lpwstr>
      </vt:variant>
      <vt:variant>
        <vt:i4>2031666</vt:i4>
      </vt:variant>
      <vt:variant>
        <vt:i4>3634</vt:i4>
      </vt:variant>
      <vt:variant>
        <vt:i4>0</vt:i4>
      </vt:variant>
      <vt:variant>
        <vt:i4>5</vt:i4>
      </vt:variant>
      <vt:variant>
        <vt:lpwstr/>
      </vt:variant>
      <vt:variant>
        <vt:lpwstr>_Toc18828331</vt:lpwstr>
      </vt:variant>
      <vt:variant>
        <vt:i4>1966130</vt:i4>
      </vt:variant>
      <vt:variant>
        <vt:i4>3628</vt:i4>
      </vt:variant>
      <vt:variant>
        <vt:i4>0</vt:i4>
      </vt:variant>
      <vt:variant>
        <vt:i4>5</vt:i4>
      </vt:variant>
      <vt:variant>
        <vt:lpwstr/>
      </vt:variant>
      <vt:variant>
        <vt:lpwstr>_Toc18828330</vt:lpwstr>
      </vt:variant>
      <vt:variant>
        <vt:i4>1507379</vt:i4>
      </vt:variant>
      <vt:variant>
        <vt:i4>3622</vt:i4>
      </vt:variant>
      <vt:variant>
        <vt:i4>0</vt:i4>
      </vt:variant>
      <vt:variant>
        <vt:i4>5</vt:i4>
      </vt:variant>
      <vt:variant>
        <vt:lpwstr/>
      </vt:variant>
      <vt:variant>
        <vt:lpwstr>_Toc18828329</vt:lpwstr>
      </vt:variant>
      <vt:variant>
        <vt:i4>1441843</vt:i4>
      </vt:variant>
      <vt:variant>
        <vt:i4>3616</vt:i4>
      </vt:variant>
      <vt:variant>
        <vt:i4>0</vt:i4>
      </vt:variant>
      <vt:variant>
        <vt:i4>5</vt:i4>
      </vt:variant>
      <vt:variant>
        <vt:lpwstr/>
      </vt:variant>
      <vt:variant>
        <vt:lpwstr>_Toc18828328</vt:lpwstr>
      </vt:variant>
      <vt:variant>
        <vt:i4>1638451</vt:i4>
      </vt:variant>
      <vt:variant>
        <vt:i4>3610</vt:i4>
      </vt:variant>
      <vt:variant>
        <vt:i4>0</vt:i4>
      </vt:variant>
      <vt:variant>
        <vt:i4>5</vt:i4>
      </vt:variant>
      <vt:variant>
        <vt:lpwstr/>
      </vt:variant>
      <vt:variant>
        <vt:lpwstr>_Toc18828327</vt:lpwstr>
      </vt:variant>
      <vt:variant>
        <vt:i4>1572915</vt:i4>
      </vt:variant>
      <vt:variant>
        <vt:i4>3604</vt:i4>
      </vt:variant>
      <vt:variant>
        <vt:i4>0</vt:i4>
      </vt:variant>
      <vt:variant>
        <vt:i4>5</vt:i4>
      </vt:variant>
      <vt:variant>
        <vt:lpwstr/>
      </vt:variant>
      <vt:variant>
        <vt:lpwstr>_Toc18828326</vt:lpwstr>
      </vt:variant>
      <vt:variant>
        <vt:i4>1769523</vt:i4>
      </vt:variant>
      <vt:variant>
        <vt:i4>3598</vt:i4>
      </vt:variant>
      <vt:variant>
        <vt:i4>0</vt:i4>
      </vt:variant>
      <vt:variant>
        <vt:i4>5</vt:i4>
      </vt:variant>
      <vt:variant>
        <vt:lpwstr/>
      </vt:variant>
      <vt:variant>
        <vt:lpwstr>_Toc18828325</vt:lpwstr>
      </vt:variant>
      <vt:variant>
        <vt:i4>1703987</vt:i4>
      </vt:variant>
      <vt:variant>
        <vt:i4>3592</vt:i4>
      </vt:variant>
      <vt:variant>
        <vt:i4>0</vt:i4>
      </vt:variant>
      <vt:variant>
        <vt:i4>5</vt:i4>
      </vt:variant>
      <vt:variant>
        <vt:lpwstr/>
      </vt:variant>
      <vt:variant>
        <vt:lpwstr>_Toc18828324</vt:lpwstr>
      </vt:variant>
      <vt:variant>
        <vt:i4>1900595</vt:i4>
      </vt:variant>
      <vt:variant>
        <vt:i4>3586</vt:i4>
      </vt:variant>
      <vt:variant>
        <vt:i4>0</vt:i4>
      </vt:variant>
      <vt:variant>
        <vt:i4>5</vt:i4>
      </vt:variant>
      <vt:variant>
        <vt:lpwstr/>
      </vt:variant>
      <vt:variant>
        <vt:lpwstr>_Toc18828323</vt:lpwstr>
      </vt:variant>
      <vt:variant>
        <vt:i4>1835059</vt:i4>
      </vt:variant>
      <vt:variant>
        <vt:i4>3578</vt:i4>
      </vt:variant>
      <vt:variant>
        <vt:i4>0</vt:i4>
      </vt:variant>
      <vt:variant>
        <vt:i4>5</vt:i4>
      </vt:variant>
      <vt:variant>
        <vt:lpwstr/>
      </vt:variant>
      <vt:variant>
        <vt:lpwstr>_Toc18828322</vt:lpwstr>
      </vt:variant>
      <vt:variant>
        <vt:i4>2031667</vt:i4>
      </vt:variant>
      <vt:variant>
        <vt:i4>3572</vt:i4>
      </vt:variant>
      <vt:variant>
        <vt:i4>0</vt:i4>
      </vt:variant>
      <vt:variant>
        <vt:i4>5</vt:i4>
      </vt:variant>
      <vt:variant>
        <vt:lpwstr/>
      </vt:variant>
      <vt:variant>
        <vt:lpwstr>_Toc18828321</vt:lpwstr>
      </vt:variant>
      <vt:variant>
        <vt:i4>1966131</vt:i4>
      </vt:variant>
      <vt:variant>
        <vt:i4>3563</vt:i4>
      </vt:variant>
      <vt:variant>
        <vt:i4>0</vt:i4>
      </vt:variant>
      <vt:variant>
        <vt:i4>5</vt:i4>
      </vt:variant>
      <vt:variant>
        <vt:lpwstr/>
      </vt:variant>
      <vt:variant>
        <vt:lpwstr>_Toc18828320</vt:lpwstr>
      </vt:variant>
      <vt:variant>
        <vt:i4>1507376</vt:i4>
      </vt:variant>
      <vt:variant>
        <vt:i4>3557</vt:i4>
      </vt:variant>
      <vt:variant>
        <vt:i4>0</vt:i4>
      </vt:variant>
      <vt:variant>
        <vt:i4>5</vt:i4>
      </vt:variant>
      <vt:variant>
        <vt:lpwstr/>
      </vt:variant>
      <vt:variant>
        <vt:lpwstr>_Toc18828319</vt:lpwstr>
      </vt:variant>
      <vt:variant>
        <vt:i4>1441840</vt:i4>
      </vt:variant>
      <vt:variant>
        <vt:i4>3551</vt:i4>
      </vt:variant>
      <vt:variant>
        <vt:i4>0</vt:i4>
      </vt:variant>
      <vt:variant>
        <vt:i4>5</vt:i4>
      </vt:variant>
      <vt:variant>
        <vt:lpwstr/>
      </vt:variant>
      <vt:variant>
        <vt:lpwstr>_Toc18828318</vt:lpwstr>
      </vt:variant>
      <vt:variant>
        <vt:i4>1638448</vt:i4>
      </vt:variant>
      <vt:variant>
        <vt:i4>3545</vt:i4>
      </vt:variant>
      <vt:variant>
        <vt:i4>0</vt:i4>
      </vt:variant>
      <vt:variant>
        <vt:i4>5</vt:i4>
      </vt:variant>
      <vt:variant>
        <vt:lpwstr/>
      </vt:variant>
      <vt:variant>
        <vt:lpwstr>_Toc18828317</vt:lpwstr>
      </vt:variant>
      <vt:variant>
        <vt:i4>1572912</vt:i4>
      </vt:variant>
      <vt:variant>
        <vt:i4>3539</vt:i4>
      </vt:variant>
      <vt:variant>
        <vt:i4>0</vt:i4>
      </vt:variant>
      <vt:variant>
        <vt:i4>5</vt:i4>
      </vt:variant>
      <vt:variant>
        <vt:lpwstr/>
      </vt:variant>
      <vt:variant>
        <vt:lpwstr>_Toc18828316</vt:lpwstr>
      </vt:variant>
      <vt:variant>
        <vt:i4>1769520</vt:i4>
      </vt:variant>
      <vt:variant>
        <vt:i4>3533</vt:i4>
      </vt:variant>
      <vt:variant>
        <vt:i4>0</vt:i4>
      </vt:variant>
      <vt:variant>
        <vt:i4>5</vt:i4>
      </vt:variant>
      <vt:variant>
        <vt:lpwstr/>
      </vt:variant>
      <vt:variant>
        <vt:lpwstr>_Toc18828315</vt:lpwstr>
      </vt:variant>
      <vt:variant>
        <vt:i4>1703984</vt:i4>
      </vt:variant>
      <vt:variant>
        <vt:i4>3527</vt:i4>
      </vt:variant>
      <vt:variant>
        <vt:i4>0</vt:i4>
      </vt:variant>
      <vt:variant>
        <vt:i4>5</vt:i4>
      </vt:variant>
      <vt:variant>
        <vt:lpwstr/>
      </vt:variant>
      <vt:variant>
        <vt:lpwstr>_Toc18828314</vt:lpwstr>
      </vt:variant>
      <vt:variant>
        <vt:i4>1900592</vt:i4>
      </vt:variant>
      <vt:variant>
        <vt:i4>3521</vt:i4>
      </vt:variant>
      <vt:variant>
        <vt:i4>0</vt:i4>
      </vt:variant>
      <vt:variant>
        <vt:i4>5</vt:i4>
      </vt:variant>
      <vt:variant>
        <vt:lpwstr/>
      </vt:variant>
      <vt:variant>
        <vt:lpwstr>_Toc18828313</vt:lpwstr>
      </vt:variant>
      <vt:variant>
        <vt:i4>1835056</vt:i4>
      </vt:variant>
      <vt:variant>
        <vt:i4>3515</vt:i4>
      </vt:variant>
      <vt:variant>
        <vt:i4>0</vt:i4>
      </vt:variant>
      <vt:variant>
        <vt:i4>5</vt:i4>
      </vt:variant>
      <vt:variant>
        <vt:lpwstr/>
      </vt:variant>
      <vt:variant>
        <vt:lpwstr>_Toc18828312</vt:lpwstr>
      </vt:variant>
      <vt:variant>
        <vt:i4>2031664</vt:i4>
      </vt:variant>
      <vt:variant>
        <vt:i4>3509</vt:i4>
      </vt:variant>
      <vt:variant>
        <vt:i4>0</vt:i4>
      </vt:variant>
      <vt:variant>
        <vt:i4>5</vt:i4>
      </vt:variant>
      <vt:variant>
        <vt:lpwstr/>
      </vt:variant>
      <vt:variant>
        <vt:lpwstr>_Toc18828311</vt:lpwstr>
      </vt:variant>
      <vt:variant>
        <vt:i4>1966128</vt:i4>
      </vt:variant>
      <vt:variant>
        <vt:i4>3503</vt:i4>
      </vt:variant>
      <vt:variant>
        <vt:i4>0</vt:i4>
      </vt:variant>
      <vt:variant>
        <vt:i4>5</vt:i4>
      </vt:variant>
      <vt:variant>
        <vt:lpwstr/>
      </vt:variant>
      <vt:variant>
        <vt:lpwstr>_Toc18828310</vt:lpwstr>
      </vt:variant>
      <vt:variant>
        <vt:i4>1507377</vt:i4>
      </vt:variant>
      <vt:variant>
        <vt:i4>3497</vt:i4>
      </vt:variant>
      <vt:variant>
        <vt:i4>0</vt:i4>
      </vt:variant>
      <vt:variant>
        <vt:i4>5</vt:i4>
      </vt:variant>
      <vt:variant>
        <vt:lpwstr/>
      </vt:variant>
      <vt:variant>
        <vt:lpwstr>_Toc18828309</vt:lpwstr>
      </vt:variant>
      <vt:variant>
        <vt:i4>1441841</vt:i4>
      </vt:variant>
      <vt:variant>
        <vt:i4>3491</vt:i4>
      </vt:variant>
      <vt:variant>
        <vt:i4>0</vt:i4>
      </vt:variant>
      <vt:variant>
        <vt:i4>5</vt:i4>
      </vt:variant>
      <vt:variant>
        <vt:lpwstr/>
      </vt:variant>
      <vt:variant>
        <vt:lpwstr>_Toc18828308</vt:lpwstr>
      </vt:variant>
      <vt:variant>
        <vt:i4>1638449</vt:i4>
      </vt:variant>
      <vt:variant>
        <vt:i4>3485</vt:i4>
      </vt:variant>
      <vt:variant>
        <vt:i4>0</vt:i4>
      </vt:variant>
      <vt:variant>
        <vt:i4>5</vt:i4>
      </vt:variant>
      <vt:variant>
        <vt:lpwstr/>
      </vt:variant>
      <vt:variant>
        <vt:lpwstr>_Toc18828307</vt:lpwstr>
      </vt:variant>
      <vt:variant>
        <vt:i4>1572913</vt:i4>
      </vt:variant>
      <vt:variant>
        <vt:i4>3479</vt:i4>
      </vt:variant>
      <vt:variant>
        <vt:i4>0</vt:i4>
      </vt:variant>
      <vt:variant>
        <vt:i4>5</vt:i4>
      </vt:variant>
      <vt:variant>
        <vt:lpwstr/>
      </vt:variant>
      <vt:variant>
        <vt:lpwstr>_Toc18828306</vt:lpwstr>
      </vt:variant>
      <vt:variant>
        <vt:i4>1769521</vt:i4>
      </vt:variant>
      <vt:variant>
        <vt:i4>3473</vt:i4>
      </vt:variant>
      <vt:variant>
        <vt:i4>0</vt:i4>
      </vt:variant>
      <vt:variant>
        <vt:i4>5</vt:i4>
      </vt:variant>
      <vt:variant>
        <vt:lpwstr/>
      </vt:variant>
      <vt:variant>
        <vt:lpwstr>_Toc18828305</vt:lpwstr>
      </vt:variant>
      <vt:variant>
        <vt:i4>1703985</vt:i4>
      </vt:variant>
      <vt:variant>
        <vt:i4>3467</vt:i4>
      </vt:variant>
      <vt:variant>
        <vt:i4>0</vt:i4>
      </vt:variant>
      <vt:variant>
        <vt:i4>5</vt:i4>
      </vt:variant>
      <vt:variant>
        <vt:lpwstr/>
      </vt:variant>
      <vt:variant>
        <vt:lpwstr>_Toc18828304</vt:lpwstr>
      </vt:variant>
      <vt:variant>
        <vt:i4>1900593</vt:i4>
      </vt:variant>
      <vt:variant>
        <vt:i4>3461</vt:i4>
      </vt:variant>
      <vt:variant>
        <vt:i4>0</vt:i4>
      </vt:variant>
      <vt:variant>
        <vt:i4>5</vt:i4>
      </vt:variant>
      <vt:variant>
        <vt:lpwstr/>
      </vt:variant>
      <vt:variant>
        <vt:lpwstr>_Toc18828303</vt:lpwstr>
      </vt:variant>
      <vt:variant>
        <vt:i4>1835057</vt:i4>
      </vt:variant>
      <vt:variant>
        <vt:i4>3455</vt:i4>
      </vt:variant>
      <vt:variant>
        <vt:i4>0</vt:i4>
      </vt:variant>
      <vt:variant>
        <vt:i4>5</vt:i4>
      </vt:variant>
      <vt:variant>
        <vt:lpwstr/>
      </vt:variant>
      <vt:variant>
        <vt:lpwstr>_Toc18828302</vt:lpwstr>
      </vt:variant>
      <vt:variant>
        <vt:i4>2031665</vt:i4>
      </vt:variant>
      <vt:variant>
        <vt:i4>3449</vt:i4>
      </vt:variant>
      <vt:variant>
        <vt:i4>0</vt:i4>
      </vt:variant>
      <vt:variant>
        <vt:i4>5</vt:i4>
      </vt:variant>
      <vt:variant>
        <vt:lpwstr/>
      </vt:variant>
      <vt:variant>
        <vt:lpwstr>_Toc18828301</vt:lpwstr>
      </vt:variant>
      <vt:variant>
        <vt:i4>1966129</vt:i4>
      </vt:variant>
      <vt:variant>
        <vt:i4>3443</vt:i4>
      </vt:variant>
      <vt:variant>
        <vt:i4>0</vt:i4>
      </vt:variant>
      <vt:variant>
        <vt:i4>5</vt:i4>
      </vt:variant>
      <vt:variant>
        <vt:lpwstr/>
      </vt:variant>
      <vt:variant>
        <vt:lpwstr>_Toc18828300</vt:lpwstr>
      </vt:variant>
      <vt:variant>
        <vt:i4>1441848</vt:i4>
      </vt:variant>
      <vt:variant>
        <vt:i4>3437</vt:i4>
      </vt:variant>
      <vt:variant>
        <vt:i4>0</vt:i4>
      </vt:variant>
      <vt:variant>
        <vt:i4>5</vt:i4>
      </vt:variant>
      <vt:variant>
        <vt:lpwstr/>
      </vt:variant>
      <vt:variant>
        <vt:lpwstr>_Toc18828299</vt:lpwstr>
      </vt:variant>
      <vt:variant>
        <vt:i4>1507384</vt:i4>
      </vt:variant>
      <vt:variant>
        <vt:i4>3431</vt:i4>
      </vt:variant>
      <vt:variant>
        <vt:i4>0</vt:i4>
      </vt:variant>
      <vt:variant>
        <vt:i4>5</vt:i4>
      </vt:variant>
      <vt:variant>
        <vt:lpwstr/>
      </vt:variant>
      <vt:variant>
        <vt:lpwstr>_Toc18828298</vt:lpwstr>
      </vt:variant>
      <vt:variant>
        <vt:i4>1572920</vt:i4>
      </vt:variant>
      <vt:variant>
        <vt:i4>3425</vt:i4>
      </vt:variant>
      <vt:variant>
        <vt:i4>0</vt:i4>
      </vt:variant>
      <vt:variant>
        <vt:i4>5</vt:i4>
      </vt:variant>
      <vt:variant>
        <vt:lpwstr/>
      </vt:variant>
      <vt:variant>
        <vt:lpwstr>_Toc18828297</vt:lpwstr>
      </vt:variant>
      <vt:variant>
        <vt:i4>1638456</vt:i4>
      </vt:variant>
      <vt:variant>
        <vt:i4>3419</vt:i4>
      </vt:variant>
      <vt:variant>
        <vt:i4>0</vt:i4>
      </vt:variant>
      <vt:variant>
        <vt:i4>5</vt:i4>
      </vt:variant>
      <vt:variant>
        <vt:lpwstr/>
      </vt:variant>
      <vt:variant>
        <vt:lpwstr>_Toc18828296</vt:lpwstr>
      </vt:variant>
      <vt:variant>
        <vt:i4>1703992</vt:i4>
      </vt:variant>
      <vt:variant>
        <vt:i4>3413</vt:i4>
      </vt:variant>
      <vt:variant>
        <vt:i4>0</vt:i4>
      </vt:variant>
      <vt:variant>
        <vt:i4>5</vt:i4>
      </vt:variant>
      <vt:variant>
        <vt:lpwstr/>
      </vt:variant>
      <vt:variant>
        <vt:lpwstr>_Toc18828295</vt:lpwstr>
      </vt:variant>
      <vt:variant>
        <vt:i4>1769528</vt:i4>
      </vt:variant>
      <vt:variant>
        <vt:i4>3407</vt:i4>
      </vt:variant>
      <vt:variant>
        <vt:i4>0</vt:i4>
      </vt:variant>
      <vt:variant>
        <vt:i4>5</vt:i4>
      </vt:variant>
      <vt:variant>
        <vt:lpwstr/>
      </vt:variant>
      <vt:variant>
        <vt:lpwstr>_Toc18828294</vt:lpwstr>
      </vt:variant>
      <vt:variant>
        <vt:i4>1835064</vt:i4>
      </vt:variant>
      <vt:variant>
        <vt:i4>3401</vt:i4>
      </vt:variant>
      <vt:variant>
        <vt:i4>0</vt:i4>
      </vt:variant>
      <vt:variant>
        <vt:i4>5</vt:i4>
      </vt:variant>
      <vt:variant>
        <vt:lpwstr/>
      </vt:variant>
      <vt:variant>
        <vt:lpwstr>_Toc18828293</vt:lpwstr>
      </vt:variant>
      <vt:variant>
        <vt:i4>1900600</vt:i4>
      </vt:variant>
      <vt:variant>
        <vt:i4>3395</vt:i4>
      </vt:variant>
      <vt:variant>
        <vt:i4>0</vt:i4>
      </vt:variant>
      <vt:variant>
        <vt:i4>5</vt:i4>
      </vt:variant>
      <vt:variant>
        <vt:lpwstr/>
      </vt:variant>
      <vt:variant>
        <vt:lpwstr>_Toc18828292</vt:lpwstr>
      </vt:variant>
      <vt:variant>
        <vt:i4>1966136</vt:i4>
      </vt:variant>
      <vt:variant>
        <vt:i4>3389</vt:i4>
      </vt:variant>
      <vt:variant>
        <vt:i4>0</vt:i4>
      </vt:variant>
      <vt:variant>
        <vt:i4>5</vt:i4>
      </vt:variant>
      <vt:variant>
        <vt:lpwstr/>
      </vt:variant>
      <vt:variant>
        <vt:lpwstr>_Toc18828291</vt:lpwstr>
      </vt:variant>
      <vt:variant>
        <vt:i4>2031672</vt:i4>
      </vt:variant>
      <vt:variant>
        <vt:i4>3383</vt:i4>
      </vt:variant>
      <vt:variant>
        <vt:i4>0</vt:i4>
      </vt:variant>
      <vt:variant>
        <vt:i4>5</vt:i4>
      </vt:variant>
      <vt:variant>
        <vt:lpwstr/>
      </vt:variant>
      <vt:variant>
        <vt:lpwstr>_Toc18828290</vt:lpwstr>
      </vt:variant>
      <vt:variant>
        <vt:i4>1441849</vt:i4>
      </vt:variant>
      <vt:variant>
        <vt:i4>3377</vt:i4>
      </vt:variant>
      <vt:variant>
        <vt:i4>0</vt:i4>
      </vt:variant>
      <vt:variant>
        <vt:i4>5</vt:i4>
      </vt:variant>
      <vt:variant>
        <vt:lpwstr/>
      </vt:variant>
      <vt:variant>
        <vt:lpwstr>_Toc18828289</vt:lpwstr>
      </vt:variant>
      <vt:variant>
        <vt:i4>1507385</vt:i4>
      </vt:variant>
      <vt:variant>
        <vt:i4>3371</vt:i4>
      </vt:variant>
      <vt:variant>
        <vt:i4>0</vt:i4>
      </vt:variant>
      <vt:variant>
        <vt:i4>5</vt:i4>
      </vt:variant>
      <vt:variant>
        <vt:lpwstr/>
      </vt:variant>
      <vt:variant>
        <vt:lpwstr>_Toc18828288</vt:lpwstr>
      </vt:variant>
      <vt:variant>
        <vt:i4>1572921</vt:i4>
      </vt:variant>
      <vt:variant>
        <vt:i4>3365</vt:i4>
      </vt:variant>
      <vt:variant>
        <vt:i4>0</vt:i4>
      </vt:variant>
      <vt:variant>
        <vt:i4>5</vt:i4>
      </vt:variant>
      <vt:variant>
        <vt:lpwstr/>
      </vt:variant>
      <vt:variant>
        <vt:lpwstr>_Toc18828287</vt:lpwstr>
      </vt:variant>
      <vt:variant>
        <vt:i4>1638457</vt:i4>
      </vt:variant>
      <vt:variant>
        <vt:i4>3359</vt:i4>
      </vt:variant>
      <vt:variant>
        <vt:i4>0</vt:i4>
      </vt:variant>
      <vt:variant>
        <vt:i4>5</vt:i4>
      </vt:variant>
      <vt:variant>
        <vt:lpwstr/>
      </vt:variant>
      <vt:variant>
        <vt:lpwstr>_Toc18828286</vt:lpwstr>
      </vt:variant>
      <vt:variant>
        <vt:i4>1703993</vt:i4>
      </vt:variant>
      <vt:variant>
        <vt:i4>3353</vt:i4>
      </vt:variant>
      <vt:variant>
        <vt:i4>0</vt:i4>
      </vt:variant>
      <vt:variant>
        <vt:i4>5</vt:i4>
      </vt:variant>
      <vt:variant>
        <vt:lpwstr/>
      </vt:variant>
      <vt:variant>
        <vt:lpwstr>_Toc18828285</vt:lpwstr>
      </vt:variant>
      <vt:variant>
        <vt:i4>1769529</vt:i4>
      </vt:variant>
      <vt:variant>
        <vt:i4>3347</vt:i4>
      </vt:variant>
      <vt:variant>
        <vt:i4>0</vt:i4>
      </vt:variant>
      <vt:variant>
        <vt:i4>5</vt:i4>
      </vt:variant>
      <vt:variant>
        <vt:lpwstr/>
      </vt:variant>
      <vt:variant>
        <vt:lpwstr>_Toc18828284</vt:lpwstr>
      </vt:variant>
      <vt:variant>
        <vt:i4>1835065</vt:i4>
      </vt:variant>
      <vt:variant>
        <vt:i4>3341</vt:i4>
      </vt:variant>
      <vt:variant>
        <vt:i4>0</vt:i4>
      </vt:variant>
      <vt:variant>
        <vt:i4>5</vt:i4>
      </vt:variant>
      <vt:variant>
        <vt:lpwstr/>
      </vt:variant>
      <vt:variant>
        <vt:lpwstr>_Toc18828283</vt:lpwstr>
      </vt:variant>
      <vt:variant>
        <vt:i4>1900601</vt:i4>
      </vt:variant>
      <vt:variant>
        <vt:i4>3335</vt:i4>
      </vt:variant>
      <vt:variant>
        <vt:i4>0</vt:i4>
      </vt:variant>
      <vt:variant>
        <vt:i4>5</vt:i4>
      </vt:variant>
      <vt:variant>
        <vt:lpwstr/>
      </vt:variant>
      <vt:variant>
        <vt:lpwstr>_Toc18828282</vt:lpwstr>
      </vt:variant>
      <vt:variant>
        <vt:i4>1966137</vt:i4>
      </vt:variant>
      <vt:variant>
        <vt:i4>3329</vt:i4>
      </vt:variant>
      <vt:variant>
        <vt:i4>0</vt:i4>
      </vt:variant>
      <vt:variant>
        <vt:i4>5</vt:i4>
      </vt:variant>
      <vt:variant>
        <vt:lpwstr/>
      </vt:variant>
      <vt:variant>
        <vt:lpwstr>_Toc18828281</vt:lpwstr>
      </vt:variant>
      <vt:variant>
        <vt:i4>2031673</vt:i4>
      </vt:variant>
      <vt:variant>
        <vt:i4>3323</vt:i4>
      </vt:variant>
      <vt:variant>
        <vt:i4>0</vt:i4>
      </vt:variant>
      <vt:variant>
        <vt:i4>5</vt:i4>
      </vt:variant>
      <vt:variant>
        <vt:lpwstr/>
      </vt:variant>
      <vt:variant>
        <vt:lpwstr>_Toc18828280</vt:lpwstr>
      </vt:variant>
      <vt:variant>
        <vt:i4>1441846</vt:i4>
      </vt:variant>
      <vt:variant>
        <vt:i4>3317</vt:i4>
      </vt:variant>
      <vt:variant>
        <vt:i4>0</vt:i4>
      </vt:variant>
      <vt:variant>
        <vt:i4>5</vt:i4>
      </vt:variant>
      <vt:variant>
        <vt:lpwstr/>
      </vt:variant>
      <vt:variant>
        <vt:lpwstr>_Toc18828279</vt:lpwstr>
      </vt:variant>
      <vt:variant>
        <vt:i4>1507382</vt:i4>
      </vt:variant>
      <vt:variant>
        <vt:i4>3311</vt:i4>
      </vt:variant>
      <vt:variant>
        <vt:i4>0</vt:i4>
      </vt:variant>
      <vt:variant>
        <vt:i4>5</vt:i4>
      </vt:variant>
      <vt:variant>
        <vt:lpwstr/>
      </vt:variant>
      <vt:variant>
        <vt:lpwstr>_Toc18828278</vt:lpwstr>
      </vt:variant>
      <vt:variant>
        <vt:i4>1572918</vt:i4>
      </vt:variant>
      <vt:variant>
        <vt:i4>3305</vt:i4>
      </vt:variant>
      <vt:variant>
        <vt:i4>0</vt:i4>
      </vt:variant>
      <vt:variant>
        <vt:i4>5</vt:i4>
      </vt:variant>
      <vt:variant>
        <vt:lpwstr/>
      </vt:variant>
      <vt:variant>
        <vt:lpwstr>_Toc18828277</vt:lpwstr>
      </vt:variant>
      <vt:variant>
        <vt:i4>1638454</vt:i4>
      </vt:variant>
      <vt:variant>
        <vt:i4>3299</vt:i4>
      </vt:variant>
      <vt:variant>
        <vt:i4>0</vt:i4>
      </vt:variant>
      <vt:variant>
        <vt:i4>5</vt:i4>
      </vt:variant>
      <vt:variant>
        <vt:lpwstr/>
      </vt:variant>
      <vt:variant>
        <vt:lpwstr>_Toc18828276</vt:lpwstr>
      </vt:variant>
      <vt:variant>
        <vt:i4>1703990</vt:i4>
      </vt:variant>
      <vt:variant>
        <vt:i4>3293</vt:i4>
      </vt:variant>
      <vt:variant>
        <vt:i4>0</vt:i4>
      </vt:variant>
      <vt:variant>
        <vt:i4>5</vt:i4>
      </vt:variant>
      <vt:variant>
        <vt:lpwstr/>
      </vt:variant>
      <vt:variant>
        <vt:lpwstr>_Toc18828275</vt:lpwstr>
      </vt:variant>
      <vt:variant>
        <vt:i4>1769526</vt:i4>
      </vt:variant>
      <vt:variant>
        <vt:i4>3287</vt:i4>
      </vt:variant>
      <vt:variant>
        <vt:i4>0</vt:i4>
      </vt:variant>
      <vt:variant>
        <vt:i4>5</vt:i4>
      </vt:variant>
      <vt:variant>
        <vt:lpwstr/>
      </vt:variant>
      <vt:variant>
        <vt:lpwstr>_Toc18828274</vt:lpwstr>
      </vt:variant>
      <vt:variant>
        <vt:i4>1835062</vt:i4>
      </vt:variant>
      <vt:variant>
        <vt:i4>3281</vt:i4>
      </vt:variant>
      <vt:variant>
        <vt:i4>0</vt:i4>
      </vt:variant>
      <vt:variant>
        <vt:i4>5</vt:i4>
      </vt:variant>
      <vt:variant>
        <vt:lpwstr/>
      </vt:variant>
      <vt:variant>
        <vt:lpwstr>_Toc18828273</vt:lpwstr>
      </vt:variant>
      <vt:variant>
        <vt:i4>1900598</vt:i4>
      </vt:variant>
      <vt:variant>
        <vt:i4>3275</vt:i4>
      </vt:variant>
      <vt:variant>
        <vt:i4>0</vt:i4>
      </vt:variant>
      <vt:variant>
        <vt:i4>5</vt:i4>
      </vt:variant>
      <vt:variant>
        <vt:lpwstr/>
      </vt:variant>
      <vt:variant>
        <vt:lpwstr>_Toc18828272</vt:lpwstr>
      </vt:variant>
      <vt:variant>
        <vt:i4>1966134</vt:i4>
      </vt:variant>
      <vt:variant>
        <vt:i4>3269</vt:i4>
      </vt:variant>
      <vt:variant>
        <vt:i4>0</vt:i4>
      </vt:variant>
      <vt:variant>
        <vt:i4>5</vt:i4>
      </vt:variant>
      <vt:variant>
        <vt:lpwstr/>
      </vt:variant>
      <vt:variant>
        <vt:lpwstr>_Toc18828271</vt:lpwstr>
      </vt:variant>
      <vt:variant>
        <vt:i4>2031670</vt:i4>
      </vt:variant>
      <vt:variant>
        <vt:i4>3263</vt:i4>
      </vt:variant>
      <vt:variant>
        <vt:i4>0</vt:i4>
      </vt:variant>
      <vt:variant>
        <vt:i4>5</vt:i4>
      </vt:variant>
      <vt:variant>
        <vt:lpwstr/>
      </vt:variant>
      <vt:variant>
        <vt:lpwstr>_Toc18828270</vt:lpwstr>
      </vt:variant>
      <vt:variant>
        <vt:i4>1441847</vt:i4>
      </vt:variant>
      <vt:variant>
        <vt:i4>3257</vt:i4>
      </vt:variant>
      <vt:variant>
        <vt:i4>0</vt:i4>
      </vt:variant>
      <vt:variant>
        <vt:i4>5</vt:i4>
      </vt:variant>
      <vt:variant>
        <vt:lpwstr/>
      </vt:variant>
      <vt:variant>
        <vt:lpwstr>_Toc18828269</vt:lpwstr>
      </vt:variant>
      <vt:variant>
        <vt:i4>1507383</vt:i4>
      </vt:variant>
      <vt:variant>
        <vt:i4>3251</vt:i4>
      </vt:variant>
      <vt:variant>
        <vt:i4>0</vt:i4>
      </vt:variant>
      <vt:variant>
        <vt:i4>5</vt:i4>
      </vt:variant>
      <vt:variant>
        <vt:lpwstr/>
      </vt:variant>
      <vt:variant>
        <vt:lpwstr>_Toc18828268</vt:lpwstr>
      </vt:variant>
      <vt:variant>
        <vt:i4>1572919</vt:i4>
      </vt:variant>
      <vt:variant>
        <vt:i4>3245</vt:i4>
      </vt:variant>
      <vt:variant>
        <vt:i4>0</vt:i4>
      </vt:variant>
      <vt:variant>
        <vt:i4>5</vt:i4>
      </vt:variant>
      <vt:variant>
        <vt:lpwstr/>
      </vt:variant>
      <vt:variant>
        <vt:lpwstr>_Toc18828267</vt:lpwstr>
      </vt:variant>
      <vt:variant>
        <vt:i4>1638455</vt:i4>
      </vt:variant>
      <vt:variant>
        <vt:i4>3239</vt:i4>
      </vt:variant>
      <vt:variant>
        <vt:i4>0</vt:i4>
      </vt:variant>
      <vt:variant>
        <vt:i4>5</vt:i4>
      </vt:variant>
      <vt:variant>
        <vt:lpwstr/>
      </vt:variant>
      <vt:variant>
        <vt:lpwstr>_Toc18828266</vt:lpwstr>
      </vt:variant>
      <vt:variant>
        <vt:i4>1703991</vt:i4>
      </vt:variant>
      <vt:variant>
        <vt:i4>3233</vt:i4>
      </vt:variant>
      <vt:variant>
        <vt:i4>0</vt:i4>
      </vt:variant>
      <vt:variant>
        <vt:i4>5</vt:i4>
      </vt:variant>
      <vt:variant>
        <vt:lpwstr/>
      </vt:variant>
      <vt:variant>
        <vt:lpwstr>_Toc18828265</vt:lpwstr>
      </vt:variant>
      <vt:variant>
        <vt:i4>1769527</vt:i4>
      </vt:variant>
      <vt:variant>
        <vt:i4>3227</vt:i4>
      </vt:variant>
      <vt:variant>
        <vt:i4>0</vt:i4>
      </vt:variant>
      <vt:variant>
        <vt:i4>5</vt:i4>
      </vt:variant>
      <vt:variant>
        <vt:lpwstr/>
      </vt:variant>
      <vt:variant>
        <vt:lpwstr>_Toc18828264</vt:lpwstr>
      </vt:variant>
      <vt:variant>
        <vt:i4>1835063</vt:i4>
      </vt:variant>
      <vt:variant>
        <vt:i4>3221</vt:i4>
      </vt:variant>
      <vt:variant>
        <vt:i4>0</vt:i4>
      </vt:variant>
      <vt:variant>
        <vt:i4>5</vt:i4>
      </vt:variant>
      <vt:variant>
        <vt:lpwstr/>
      </vt:variant>
      <vt:variant>
        <vt:lpwstr>_Toc18828263</vt:lpwstr>
      </vt:variant>
      <vt:variant>
        <vt:i4>1900599</vt:i4>
      </vt:variant>
      <vt:variant>
        <vt:i4>3215</vt:i4>
      </vt:variant>
      <vt:variant>
        <vt:i4>0</vt:i4>
      </vt:variant>
      <vt:variant>
        <vt:i4>5</vt:i4>
      </vt:variant>
      <vt:variant>
        <vt:lpwstr/>
      </vt:variant>
      <vt:variant>
        <vt:lpwstr>_Toc18828262</vt:lpwstr>
      </vt:variant>
      <vt:variant>
        <vt:i4>1966135</vt:i4>
      </vt:variant>
      <vt:variant>
        <vt:i4>3209</vt:i4>
      </vt:variant>
      <vt:variant>
        <vt:i4>0</vt:i4>
      </vt:variant>
      <vt:variant>
        <vt:i4>5</vt:i4>
      </vt:variant>
      <vt:variant>
        <vt:lpwstr/>
      </vt:variant>
      <vt:variant>
        <vt:lpwstr>_Toc18828261</vt:lpwstr>
      </vt:variant>
      <vt:variant>
        <vt:i4>2031671</vt:i4>
      </vt:variant>
      <vt:variant>
        <vt:i4>3203</vt:i4>
      </vt:variant>
      <vt:variant>
        <vt:i4>0</vt:i4>
      </vt:variant>
      <vt:variant>
        <vt:i4>5</vt:i4>
      </vt:variant>
      <vt:variant>
        <vt:lpwstr/>
      </vt:variant>
      <vt:variant>
        <vt:lpwstr>_Toc18828260</vt:lpwstr>
      </vt:variant>
      <vt:variant>
        <vt:i4>1441844</vt:i4>
      </vt:variant>
      <vt:variant>
        <vt:i4>3197</vt:i4>
      </vt:variant>
      <vt:variant>
        <vt:i4>0</vt:i4>
      </vt:variant>
      <vt:variant>
        <vt:i4>5</vt:i4>
      </vt:variant>
      <vt:variant>
        <vt:lpwstr/>
      </vt:variant>
      <vt:variant>
        <vt:lpwstr>_Toc18828259</vt:lpwstr>
      </vt:variant>
      <vt:variant>
        <vt:i4>1507380</vt:i4>
      </vt:variant>
      <vt:variant>
        <vt:i4>3191</vt:i4>
      </vt:variant>
      <vt:variant>
        <vt:i4>0</vt:i4>
      </vt:variant>
      <vt:variant>
        <vt:i4>5</vt:i4>
      </vt:variant>
      <vt:variant>
        <vt:lpwstr/>
      </vt:variant>
      <vt:variant>
        <vt:lpwstr>_Toc18828258</vt:lpwstr>
      </vt:variant>
      <vt:variant>
        <vt:i4>1572916</vt:i4>
      </vt:variant>
      <vt:variant>
        <vt:i4>3185</vt:i4>
      </vt:variant>
      <vt:variant>
        <vt:i4>0</vt:i4>
      </vt:variant>
      <vt:variant>
        <vt:i4>5</vt:i4>
      </vt:variant>
      <vt:variant>
        <vt:lpwstr/>
      </vt:variant>
      <vt:variant>
        <vt:lpwstr>_Toc18828257</vt:lpwstr>
      </vt:variant>
      <vt:variant>
        <vt:i4>1638452</vt:i4>
      </vt:variant>
      <vt:variant>
        <vt:i4>3179</vt:i4>
      </vt:variant>
      <vt:variant>
        <vt:i4>0</vt:i4>
      </vt:variant>
      <vt:variant>
        <vt:i4>5</vt:i4>
      </vt:variant>
      <vt:variant>
        <vt:lpwstr/>
      </vt:variant>
      <vt:variant>
        <vt:lpwstr>_Toc18828256</vt:lpwstr>
      </vt:variant>
      <vt:variant>
        <vt:i4>1703988</vt:i4>
      </vt:variant>
      <vt:variant>
        <vt:i4>3173</vt:i4>
      </vt:variant>
      <vt:variant>
        <vt:i4>0</vt:i4>
      </vt:variant>
      <vt:variant>
        <vt:i4>5</vt:i4>
      </vt:variant>
      <vt:variant>
        <vt:lpwstr/>
      </vt:variant>
      <vt:variant>
        <vt:lpwstr>_Toc18828255</vt:lpwstr>
      </vt:variant>
      <vt:variant>
        <vt:i4>1769524</vt:i4>
      </vt:variant>
      <vt:variant>
        <vt:i4>3167</vt:i4>
      </vt:variant>
      <vt:variant>
        <vt:i4>0</vt:i4>
      </vt:variant>
      <vt:variant>
        <vt:i4>5</vt:i4>
      </vt:variant>
      <vt:variant>
        <vt:lpwstr/>
      </vt:variant>
      <vt:variant>
        <vt:lpwstr>_Toc18828254</vt:lpwstr>
      </vt:variant>
      <vt:variant>
        <vt:i4>1835060</vt:i4>
      </vt:variant>
      <vt:variant>
        <vt:i4>3161</vt:i4>
      </vt:variant>
      <vt:variant>
        <vt:i4>0</vt:i4>
      </vt:variant>
      <vt:variant>
        <vt:i4>5</vt:i4>
      </vt:variant>
      <vt:variant>
        <vt:lpwstr/>
      </vt:variant>
      <vt:variant>
        <vt:lpwstr>_Toc18828253</vt:lpwstr>
      </vt:variant>
      <vt:variant>
        <vt:i4>1900596</vt:i4>
      </vt:variant>
      <vt:variant>
        <vt:i4>3155</vt:i4>
      </vt:variant>
      <vt:variant>
        <vt:i4>0</vt:i4>
      </vt:variant>
      <vt:variant>
        <vt:i4>5</vt:i4>
      </vt:variant>
      <vt:variant>
        <vt:lpwstr/>
      </vt:variant>
      <vt:variant>
        <vt:lpwstr>_Toc18828252</vt:lpwstr>
      </vt:variant>
      <vt:variant>
        <vt:i4>1966132</vt:i4>
      </vt:variant>
      <vt:variant>
        <vt:i4>3149</vt:i4>
      </vt:variant>
      <vt:variant>
        <vt:i4>0</vt:i4>
      </vt:variant>
      <vt:variant>
        <vt:i4>5</vt:i4>
      </vt:variant>
      <vt:variant>
        <vt:lpwstr/>
      </vt:variant>
      <vt:variant>
        <vt:lpwstr>_Toc18828251</vt:lpwstr>
      </vt:variant>
      <vt:variant>
        <vt:i4>2031668</vt:i4>
      </vt:variant>
      <vt:variant>
        <vt:i4>3143</vt:i4>
      </vt:variant>
      <vt:variant>
        <vt:i4>0</vt:i4>
      </vt:variant>
      <vt:variant>
        <vt:i4>5</vt:i4>
      </vt:variant>
      <vt:variant>
        <vt:lpwstr/>
      </vt:variant>
      <vt:variant>
        <vt:lpwstr>_Toc18828250</vt:lpwstr>
      </vt:variant>
      <vt:variant>
        <vt:i4>1441845</vt:i4>
      </vt:variant>
      <vt:variant>
        <vt:i4>3137</vt:i4>
      </vt:variant>
      <vt:variant>
        <vt:i4>0</vt:i4>
      </vt:variant>
      <vt:variant>
        <vt:i4>5</vt:i4>
      </vt:variant>
      <vt:variant>
        <vt:lpwstr/>
      </vt:variant>
      <vt:variant>
        <vt:lpwstr>_Toc18828249</vt:lpwstr>
      </vt:variant>
      <vt:variant>
        <vt:i4>1507381</vt:i4>
      </vt:variant>
      <vt:variant>
        <vt:i4>3131</vt:i4>
      </vt:variant>
      <vt:variant>
        <vt:i4>0</vt:i4>
      </vt:variant>
      <vt:variant>
        <vt:i4>5</vt:i4>
      </vt:variant>
      <vt:variant>
        <vt:lpwstr/>
      </vt:variant>
      <vt:variant>
        <vt:lpwstr>_Toc18828248</vt:lpwstr>
      </vt:variant>
      <vt:variant>
        <vt:i4>1572917</vt:i4>
      </vt:variant>
      <vt:variant>
        <vt:i4>3125</vt:i4>
      </vt:variant>
      <vt:variant>
        <vt:i4>0</vt:i4>
      </vt:variant>
      <vt:variant>
        <vt:i4>5</vt:i4>
      </vt:variant>
      <vt:variant>
        <vt:lpwstr/>
      </vt:variant>
      <vt:variant>
        <vt:lpwstr>_Toc18828247</vt:lpwstr>
      </vt:variant>
      <vt:variant>
        <vt:i4>1638453</vt:i4>
      </vt:variant>
      <vt:variant>
        <vt:i4>3119</vt:i4>
      </vt:variant>
      <vt:variant>
        <vt:i4>0</vt:i4>
      </vt:variant>
      <vt:variant>
        <vt:i4>5</vt:i4>
      </vt:variant>
      <vt:variant>
        <vt:lpwstr/>
      </vt:variant>
      <vt:variant>
        <vt:lpwstr>_Toc18828246</vt:lpwstr>
      </vt:variant>
      <vt:variant>
        <vt:i4>1703989</vt:i4>
      </vt:variant>
      <vt:variant>
        <vt:i4>3113</vt:i4>
      </vt:variant>
      <vt:variant>
        <vt:i4>0</vt:i4>
      </vt:variant>
      <vt:variant>
        <vt:i4>5</vt:i4>
      </vt:variant>
      <vt:variant>
        <vt:lpwstr/>
      </vt:variant>
      <vt:variant>
        <vt:lpwstr>_Toc18828245</vt:lpwstr>
      </vt:variant>
      <vt:variant>
        <vt:i4>1769525</vt:i4>
      </vt:variant>
      <vt:variant>
        <vt:i4>3107</vt:i4>
      </vt:variant>
      <vt:variant>
        <vt:i4>0</vt:i4>
      </vt:variant>
      <vt:variant>
        <vt:i4>5</vt:i4>
      </vt:variant>
      <vt:variant>
        <vt:lpwstr/>
      </vt:variant>
      <vt:variant>
        <vt:lpwstr>_Toc18828244</vt:lpwstr>
      </vt:variant>
      <vt:variant>
        <vt:i4>1835061</vt:i4>
      </vt:variant>
      <vt:variant>
        <vt:i4>3101</vt:i4>
      </vt:variant>
      <vt:variant>
        <vt:i4>0</vt:i4>
      </vt:variant>
      <vt:variant>
        <vt:i4>5</vt:i4>
      </vt:variant>
      <vt:variant>
        <vt:lpwstr/>
      </vt:variant>
      <vt:variant>
        <vt:lpwstr>_Toc18828243</vt:lpwstr>
      </vt:variant>
      <vt:variant>
        <vt:i4>1900597</vt:i4>
      </vt:variant>
      <vt:variant>
        <vt:i4>3095</vt:i4>
      </vt:variant>
      <vt:variant>
        <vt:i4>0</vt:i4>
      </vt:variant>
      <vt:variant>
        <vt:i4>5</vt:i4>
      </vt:variant>
      <vt:variant>
        <vt:lpwstr/>
      </vt:variant>
      <vt:variant>
        <vt:lpwstr>_Toc18828242</vt:lpwstr>
      </vt:variant>
      <vt:variant>
        <vt:i4>1966133</vt:i4>
      </vt:variant>
      <vt:variant>
        <vt:i4>3089</vt:i4>
      </vt:variant>
      <vt:variant>
        <vt:i4>0</vt:i4>
      </vt:variant>
      <vt:variant>
        <vt:i4>5</vt:i4>
      </vt:variant>
      <vt:variant>
        <vt:lpwstr/>
      </vt:variant>
      <vt:variant>
        <vt:lpwstr>_Toc18828241</vt:lpwstr>
      </vt:variant>
      <vt:variant>
        <vt:i4>2031669</vt:i4>
      </vt:variant>
      <vt:variant>
        <vt:i4>3083</vt:i4>
      </vt:variant>
      <vt:variant>
        <vt:i4>0</vt:i4>
      </vt:variant>
      <vt:variant>
        <vt:i4>5</vt:i4>
      </vt:variant>
      <vt:variant>
        <vt:lpwstr/>
      </vt:variant>
      <vt:variant>
        <vt:lpwstr>_Toc18828240</vt:lpwstr>
      </vt:variant>
      <vt:variant>
        <vt:i4>1441842</vt:i4>
      </vt:variant>
      <vt:variant>
        <vt:i4>3077</vt:i4>
      </vt:variant>
      <vt:variant>
        <vt:i4>0</vt:i4>
      </vt:variant>
      <vt:variant>
        <vt:i4>5</vt:i4>
      </vt:variant>
      <vt:variant>
        <vt:lpwstr/>
      </vt:variant>
      <vt:variant>
        <vt:lpwstr>_Toc18828239</vt:lpwstr>
      </vt:variant>
      <vt:variant>
        <vt:i4>1507378</vt:i4>
      </vt:variant>
      <vt:variant>
        <vt:i4>3071</vt:i4>
      </vt:variant>
      <vt:variant>
        <vt:i4>0</vt:i4>
      </vt:variant>
      <vt:variant>
        <vt:i4>5</vt:i4>
      </vt:variant>
      <vt:variant>
        <vt:lpwstr/>
      </vt:variant>
      <vt:variant>
        <vt:lpwstr>_Toc18828238</vt:lpwstr>
      </vt:variant>
      <vt:variant>
        <vt:i4>1572914</vt:i4>
      </vt:variant>
      <vt:variant>
        <vt:i4>3065</vt:i4>
      </vt:variant>
      <vt:variant>
        <vt:i4>0</vt:i4>
      </vt:variant>
      <vt:variant>
        <vt:i4>5</vt:i4>
      </vt:variant>
      <vt:variant>
        <vt:lpwstr/>
      </vt:variant>
      <vt:variant>
        <vt:lpwstr>_Toc18828237</vt:lpwstr>
      </vt:variant>
      <vt:variant>
        <vt:i4>1638450</vt:i4>
      </vt:variant>
      <vt:variant>
        <vt:i4>3059</vt:i4>
      </vt:variant>
      <vt:variant>
        <vt:i4>0</vt:i4>
      </vt:variant>
      <vt:variant>
        <vt:i4>5</vt:i4>
      </vt:variant>
      <vt:variant>
        <vt:lpwstr/>
      </vt:variant>
      <vt:variant>
        <vt:lpwstr>_Toc18828236</vt:lpwstr>
      </vt:variant>
      <vt:variant>
        <vt:i4>1703986</vt:i4>
      </vt:variant>
      <vt:variant>
        <vt:i4>3053</vt:i4>
      </vt:variant>
      <vt:variant>
        <vt:i4>0</vt:i4>
      </vt:variant>
      <vt:variant>
        <vt:i4>5</vt:i4>
      </vt:variant>
      <vt:variant>
        <vt:lpwstr/>
      </vt:variant>
      <vt:variant>
        <vt:lpwstr>_Toc18828235</vt:lpwstr>
      </vt:variant>
      <vt:variant>
        <vt:i4>1769522</vt:i4>
      </vt:variant>
      <vt:variant>
        <vt:i4>3047</vt:i4>
      </vt:variant>
      <vt:variant>
        <vt:i4>0</vt:i4>
      </vt:variant>
      <vt:variant>
        <vt:i4>5</vt:i4>
      </vt:variant>
      <vt:variant>
        <vt:lpwstr/>
      </vt:variant>
      <vt:variant>
        <vt:lpwstr>_Toc18828234</vt:lpwstr>
      </vt:variant>
      <vt:variant>
        <vt:i4>1835058</vt:i4>
      </vt:variant>
      <vt:variant>
        <vt:i4>3041</vt:i4>
      </vt:variant>
      <vt:variant>
        <vt:i4>0</vt:i4>
      </vt:variant>
      <vt:variant>
        <vt:i4>5</vt:i4>
      </vt:variant>
      <vt:variant>
        <vt:lpwstr/>
      </vt:variant>
      <vt:variant>
        <vt:lpwstr>_Toc18828233</vt:lpwstr>
      </vt:variant>
      <vt:variant>
        <vt:i4>1900594</vt:i4>
      </vt:variant>
      <vt:variant>
        <vt:i4>3035</vt:i4>
      </vt:variant>
      <vt:variant>
        <vt:i4>0</vt:i4>
      </vt:variant>
      <vt:variant>
        <vt:i4>5</vt:i4>
      </vt:variant>
      <vt:variant>
        <vt:lpwstr/>
      </vt:variant>
      <vt:variant>
        <vt:lpwstr>_Toc18828232</vt:lpwstr>
      </vt:variant>
      <vt:variant>
        <vt:i4>1966130</vt:i4>
      </vt:variant>
      <vt:variant>
        <vt:i4>3029</vt:i4>
      </vt:variant>
      <vt:variant>
        <vt:i4>0</vt:i4>
      </vt:variant>
      <vt:variant>
        <vt:i4>5</vt:i4>
      </vt:variant>
      <vt:variant>
        <vt:lpwstr/>
      </vt:variant>
      <vt:variant>
        <vt:lpwstr>_Toc18828231</vt:lpwstr>
      </vt:variant>
      <vt:variant>
        <vt:i4>2031666</vt:i4>
      </vt:variant>
      <vt:variant>
        <vt:i4>3023</vt:i4>
      </vt:variant>
      <vt:variant>
        <vt:i4>0</vt:i4>
      </vt:variant>
      <vt:variant>
        <vt:i4>5</vt:i4>
      </vt:variant>
      <vt:variant>
        <vt:lpwstr/>
      </vt:variant>
      <vt:variant>
        <vt:lpwstr>_Toc18828230</vt:lpwstr>
      </vt:variant>
      <vt:variant>
        <vt:i4>1441843</vt:i4>
      </vt:variant>
      <vt:variant>
        <vt:i4>3017</vt:i4>
      </vt:variant>
      <vt:variant>
        <vt:i4>0</vt:i4>
      </vt:variant>
      <vt:variant>
        <vt:i4>5</vt:i4>
      </vt:variant>
      <vt:variant>
        <vt:lpwstr/>
      </vt:variant>
      <vt:variant>
        <vt:lpwstr>_Toc18828229</vt:lpwstr>
      </vt:variant>
      <vt:variant>
        <vt:i4>1507379</vt:i4>
      </vt:variant>
      <vt:variant>
        <vt:i4>3011</vt:i4>
      </vt:variant>
      <vt:variant>
        <vt:i4>0</vt:i4>
      </vt:variant>
      <vt:variant>
        <vt:i4>5</vt:i4>
      </vt:variant>
      <vt:variant>
        <vt:lpwstr/>
      </vt:variant>
      <vt:variant>
        <vt:lpwstr>_Toc18828228</vt:lpwstr>
      </vt:variant>
      <vt:variant>
        <vt:i4>1572915</vt:i4>
      </vt:variant>
      <vt:variant>
        <vt:i4>3005</vt:i4>
      </vt:variant>
      <vt:variant>
        <vt:i4>0</vt:i4>
      </vt:variant>
      <vt:variant>
        <vt:i4>5</vt:i4>
      </vt:variant>
      <vt:variant>
        <vt:lpwstr/>
      </vt:variant>
      <vt:variant>
        <vt:lpwstr>_Toc18828227</vt:lpwstr>
      </vt:variant>
      <vt:variant>
        <vt:i4>1638451</vt:i4>
      </vt:variant>
      <vt:variant>
        <vt:i4>2999</vt:i4>
      </vt:variant>
      <vt:variant>
        <vt:i4>0</vt:i4>
      </vt:variant>
      <vt:variant>
        <vt:i4>5</vt:i4>
      </vt:variant>
      <vt:variant>
        <vt:lpwstr/>
      </vt:variant>
      <vt:variant>
        <vt:lpwstr>_Toc18828226</vt:lpwstr>
      </vt:variant>
      <vt:variant>
        <vt:i4>1703987</vt:i4>
      </vt:variant>
      <vt:variant>
        <vt:i4>2993</vt:i4>
      </vt:variant>
      <vt:variant>
        <vt:i4>0</vt:i4>
      </vt:variant>
      <vt:variant>
        <vt:i4>5</vt:i4>
      </vt:variant>
      <vt:variant>
        <vt:lpwstr/>
      </vt:variant>
      <vt:variant>
        <vt:lpwstr>_Toc18828225</vt:lpwstr>
      </vt:variant>
      <vt:variant>
        <vt:i4>1769523</vt:i4>
      </vt:variant>
      <vt:variant>
        <vt:i4>2987</vt:i4>
      </vt:variant>
      <vt:variant>
        <vt:i4>0</vt:i4>
      </vt:variant>
      <vt:variant>
        <vt:i4>5</vt:i4>
      </vt:variant>
      <vt:variant>
        <vt:lpwstr/>
      </vt:variant>
      <vt:variant>
        <vt:lpwstr>_Toc18828224</vt:lpwstr>
      </vt:variant>
      <vt:variant>
        <vt:i4>1835059</vt:i4>
      </vt:variant>
      <vt:variant>
        <vt:i4>2981</vt:i4>
      </vt:variant>
      <vt:variant>
        <vt:i4>0</vt:i4>
      </vt:variant>
      <vt:variant>
        <vt:i4>5</vt:i4>
      </vt:variant>
      <vt:variant>
        <vt:lpwstr/>
      </vt:variant>
      <vt:variant>
        <vt:lpwstr>_Toc18828223</vt:lpwstr>
      </vt:variant>
      <vt:variant>
        <vt:i4>1900595</vt:i4>
      </vt:variant>
      <vt:variant>
        <vt:i4>2975</vt:i4>
      </vt:variant>
      <vt:variant>
        <vt:i4>0</vt:i4>
      </vt:variant>
      <vt:variant>
        <vt:i4>5</vt:i4>
      </vt:variant>
      <vt:variant>
        <vt:lpwstr/>
      </vt:variant>
      <vt:variant>
        <vt:lpwstr>_Toc18828222</vt:lpwstr>
      </vt:variant>
      <vt:variant>
        <vt:i4>1966131</vt:i4>
      </vt:variant>
      <vt:variant>
        <vt:i4>2969</vt:i4>
      </vt:variant>
      <vt:variant>
        <vt:i4>0</vt:i4>
      </vt:variant>
      <vt:variant>
        <vt:i4>5</vt:i4>
      </vt:variant>
      <vt:variant>
        <vt:lpwstr/>
      </vt:variant>
      <vt:variant>
        <vt:lpwstr>_Toc18828221</vt:lpwstr>
      </vt:variant>
      <vt:variant>
        <vt:i4>2031667</vt:i4>
      </vt:variant>
      <vt:variant>
        <vt:i4>2963</vt:i4>
      </vt:variant>
      <vt:variant>
        <vt:i4>0</vt:i4>
      </vt:variant>
      <vt:variant>
        <vt:i4>5</vt:i4>
      </vt:variant>
      <vt:variant>
        <vt:lpwstr/>
      </vt:variant>
      <vt:variant>
        <vt:lpwstr>_Toc18828220</vt:lpwstr>
      </vt:variant>
      <vt:variant>
        <vt:i4>1441840</vt:i4>
      </vt:variant>
      <vt:variant>
        <vt:i4>2957</vt:i4>
      </vt:variant>
      <vt:variant>
        <vt:i4>0</vt:i4>
      </vt:variant>
      <vt:variant>
        <vt:i4>5</vt:i4>
      </vt:variant>
      <vt:variant>
        <vt:lpwstr/>
      </vt:variant>
      <vt:variant>
        <vt:lpwstr>_Toc18828219</vt:lpwstr>
      </vt:variant>
      <vt:variant>
        <vt:i4>1507376</vt:i4>
      </vt:variant>
      <vt:variant>
        <vt:i4>2951</vt:i4>
      </vt:variant>
      <vt:variant>
        <vt:i4>0</vt:i4>
      </vt:variant>
      <vt:variant>
        <vt:i4>5</vt:i4>
      </vt:variant>
      <vt:variant>
        <vt:lpwstr/>
      </vt:variant>
      <vt:variant>
        <vt:lpwstr>_Toc18828218</vt:lpwstr>
      </vt:variant>
      <vt:variant>
        <vt:i4>1572912</vt:i4>
      </vt:variant>
      <vt:variant>
        <vt:i4>2945</vt:i4>
      </vt:variant>
      <vt:variant>
        <vt:i4>0</vt:i4>
      </vt:variant>
      <vt:variant>
        <vt:i4>5</vt:i4>
      </vt:variant>
      <vt:variant>
        <vt:lpwstr/>
      </vt:variant>
      <vt:variant>
        <vt:lpwstr>_Toc18828217</vt:lpwstr>
      </vt:variant>
      <vt:variant>
        <vt:i4>1638448</vt:i4>
      </vt:variant>
      <vt:variant>
        <vt:i4>2939</vt:i4>
      </vt:variant>
      <vt:variant>
        <vt:i4>0</vt:i4>
      </vt:variant>
      <vt:variant>
        <vt:i4>5</vt:i4>
      </vt:variant>
      <vt:variant>
        <vt:lpwstr/>
      </vt:variant>
      <vt:variant>
        <vt:lpwstr>_Toc18828216</vt:lpwstr>
      </vt:variant>
      <vt:variant>
        <vt:i4>1703984</vt:i4>
      </vt:variant>
      <vt:variant>
        <vt:i4>2933</vt:i4>
      </vt:variant>
      <vt:variant>
        <vt:i4>0</vt:i4>
      </vt:variant>
      <vt:variant>
        <vt:i4>5</vt:i4>
      </vt:variant>
      <vt:variant>
        <vt:lpwstr/>
      </vt:variant>
      <vt:variant>
        <vt:lpwstr>_Toc18828215</vt:lpwstr>
      </vt:variant>
      <vt:variant>
        <vt:i4>1769520</vt:i4>
      </vt:variant>
      <vt:variant>
        <vt:i4>2927</vt:i4>
      </vt:variant>
      <vt:variant>
        <vt:i4>0</vt:i4>
      </vt:variant>
      <vt:variant>
        <vt:i4>5</vt:i4>
      </vt:variant>
      <vt:variant>
        <vt:lpwstr/>
      </vt:variant>
      <vt:variant>
        <vt:lpwstr>_Toc18828214</vt:lpwstr>
      </vt:variant>
      <vt:variant>
        <vt:i4>1835056</vt:i4>
      </vt:variant>
      <vt:variant>
        <vt:i4>2921</vt:i4>
      </vt:variant>
      <vt:variant>
        <vt:i4>0</vt:i4>
      </vt:variant>
      <vt:variant>
        <vt:i4>5</vt:i4>
      </vt:variant>
      <vt:variant>
        <vt:lpwstr/>
      </vt:variant>
      <vt:variant>
        <vt:lpwstr>_Toc18828213</vt:lpwstr>
      </vt:variant>
      <vt:variant>
        <vt:i4>1900592</vt:i4>
      </vt:variant>
      <vt:variant>
        <vt:i4>2915</vt:i4>
      </vt:variant>
      <vt:variant>
        <vt:i4>0</vt:i4>
      </vt:variant>
      <vt:variant>
        <vt:i4>5</vt:i4>
      </vt:variant>
      <vt:variant>
        <vt:lpwstr/>
      </vt:variant>
      <vt:variant>
        <vt:lpwstr>_Toc18828212</vt:lpwstr>
      </vt:variant>
      <vt:variant>
        <vt:i4>1966128</vt:i4>
      </vt:variant>
      <vt:variant>
        <vt:i4>2909</vt:i4>
      </vt:variant>
      <vt:variant>
        <vt:i4>0</vt:i4>
      </vt:variant>
      <vt:variant>
        <vt:i4>5</vt:i4>
      </vt:variant>
      <vt:variant>
        <vt:lpwstr/>
      </vt:variant>
      <vt:variant>
        <vt:lpwstr>_Toc18828211</vt:lpwstr>
      </vt:variant>
      <vt:variant>
        <vt:i4>2031664</vt:i4>
      </vt:variant>
      <vt:variant>
        <vt:i4>2903</vt:i4>
      </vt:variant>
      <vt:variant>
        <vt:i4>0</vt:i4>
      </vt:variant>
      <vt:variant>
        <vt:i4>5</vt:i4>
      </vt:variant>
      <vt:variant>
        <vt:lpwstr/>
      </vt:variant>
      <vt:variant>
        <vt:lpwstr>_Toc18828210</vt:lpwstr>
      </vt:variant>
      <vt:variant>
        <vt:i4>1441841</vt:i4>
      </vt:variant>
      <vt:variant>
        <vt:i4>2897</vt:i4>
      </vt:variant>
      <vt:variant>
        <vt:i4>0</vt:i4>
      </vt:variant>
      <vt:variant>
        <vt:i4>5</vt:i4>
      </vt:variant>
      <vt:variant>
        <vt:lpwstr/>
      </vt:variant>
      <vt:variant>
        <vt:lpwstr>_Toc18828209</vt:lpwstr>
      </vt:variant>
      <vt:variant>
        <vt:i4>1507377</vt:i4>
      </vt:variant>
      <vt:variant>
        <vt:i4>2891</vt:i4>
      </vt:variant>
      <vt:variant>
        <vt:i4>0</vt:i4>
      </vt:variant>
      <vt:variant>
        <vt:i4>5</vt:i4>
      </vt:variant>
      <vt:variant>
        <vt:lpwstr/>
      </vt:variant>
      <vt:variant>
        <vt:lpwstr>_Toc18828208</vt:lpwstr>
      </vt:variant>
      <vt:variant>
        <vt:i4>1572913</vt:i4>
      </vt:variant>
      <vt:variant>
        <vt:i4>2885</vt:i4>
      </vt:variant>
      <vt:variant>
        <vt:i4>0</vt:i4>
      </vt:variant>
      <vt:variant>
        <vt:i4>5</vt:i4>
      </vt:variant>
      <vt:variant>
        <vt:lpwstr/>
      </vt:variant>
      <vt:variant>
        <vt:lpwstr>_Toc18828207</vt:lpwstr>
      </vt:variant>
      <vt:variant>
        <vt:i4>1638449</vt:i4>
      </vt:variant>
      <vt:variant>
        <vt:i4>2879</vt:i4>
      </vt:variant>
      <vt:variant>
        <vt:i4>0</vt:i4>
      </vt:variant>
      <vt:variant>
        <vt:i4>5</vt:i4>
      </vt:variant>
      <vt:variant>
        <vt:lpwstr/>
      </vt:variant>
      <vt:variant>
        <vt:lpwstr>_Toc18828206</vt:lpwstr>
      </vt:variant>
      <vt:variant>
        <vt:i4>1703985</vt:i4>
      </vt:variant>
      <vt:variant>
        <vt:i4>2873</vt:i4>
      </vt:variant>
      <vt:variant>
        <vt:i4>0</vt:i4>
      </vt:variant>
      <vt:variant>
        <vt:i4>5</vt:i4>
      </vt:variant>
      <vt:variant>
        <vt:lpwstr/>
      </vt:variant>
      <vt:variant>
        <vt:lpwstr>_Toc18828205</vt:lpwstr>
      </vt:variant>
      <vt:variant>
        <vt:i4>1769521</vt:i4>
      </vt:variant>
      <vt:variant>
        <vt:i4>2867</vt:i4>
      </vt:variant>
      <vt:variant>
        <vt:i4>0</vt:i4>
      </vt:variant>
      <vt:variant>
        <vt:i4>5</vt:i4>
      </vt:variant>
      <vt:variant>
        <vt:lpwstr/>
      </vt:variant>
      <vt:variant>
        <vt:lpwstr>_Toc18828204</vt:lpwstr>
      </vt:variant>
      <vt:variant>
        <vt:i4>1835057</vt:i4>
      </vt:variant>
      <vt:variant>
        <vt:i4>2861</vt:i4>
      </vt:variant>
      <vt:variant>
        <vt:i4>0</vt:i4>
      </vt:variant>
      <vt:variant>
        <vt:i4>5</vt:i4>
      </vt:variant>
      <vt:variant>
        <vt:lpwstr/>
      </vt:variant>
      <vt:variant>
        <vt:lpwstr>_Toc18828203</vt:lpwstr>
      </vt:variant>
      <vt:variant>
        <vt:i4>1900593</vt:i4>
      </vt:variant>
      <vt:variant>
        <vt:i4>2855</vt:i4>
      </vt:variant>
      <vt:variant>
        <vt:i4>0</vt:i4>
      </vt:variant>
      <vt:variant>
        <vt:i4>5</vt:i4>
      </vt:variant>
      <vt:variant>
        <vt:lpwstr/>
      </vt:variant>
      <vt:variant>
        <vt:lpwstr>_Toc18828202</vt:lpwstr>
      </vt:variant>
      <vt:variant>
        <vt:i4>1966129</vt:i4>
      </vt:variant>
      <vt:variant>
        <vt:i4>2849</vt:i4>
      </vt:variant>
      <vt:variant>
        <vt:i4>0</vt:i4>
      </vt:variant>
      <vt:variant>
        <vt:i4>5</vt:i4>
      </vt:variant>
      <vt:variant>
        <vt:lpwstr/>
      </vt:variant>
      <vt:variant>
        <vt:lpwstr>_Toc18828201</vt:lpwstr>
      </vt:variant>
      <vt:variant>
        <vt:i4>2031665</vt:i4>
      </vt:variant>
      <vt:variant>
        <vt:i4>2843</vt:i4>
      </vt:variant>
      <vt:variant>
        <vt:i4>0</vt:i4>
      </vt:variant>
      <vt:variant>
        <vt:i4>5</vt:i4>
      </vt:variant>
      <vt:variant>
        <vt:lpwstr/>
      </vt:variant>
      <vt:variant>
        <vt:lpwstr>_Toc18828200</vt:lpwstr>
      </vt:variant>
      <vt:variant>
        <vt:i4>1376312</vt:i4>
      </vt:variant>
      <vt:variant>
        <vt:i4>2837</vt:i4>
      </vt:variant>
      <vt:variant>
        <vt:i4>0</vt:i4>
      </vt:variant>
      <vt:variant>
        <vt:i4>5</vt:i4>
      </vt:variant>
      <vt:variant>
        <vt:lpwstr/>
      </vt:variant>
      <vt:variant>
        <vt:lpwstr>_Toc18828199</vt:lpwstr>
      </vt:variant>
      <vt:variant>
        <vt:i4>1310776</vt:i4>
      </vt:variant>
      <vt:variant>
        <vt:i4>2831</vt:i4>
      </vt:variant>
      <vt:variant>
        <vt:i4>0</vt:i4>
      </vt:variant>
      <vt:variant>
        <vt:i4>5</vt:i4>
      </vt:variant>
      <vt:variant>
        <vt:lpwstr/>
      </vt:variant>
      <vt:variant>
        <vt:lpwstr>_Toc18828198</vt:lpwstr>
      </vt:variant>
      <vt:variant>
        <vt:i4>1769528</vt:i4>
      </vt:variant>
      <vt:variant>
        <vt:i4>2825</vt:i4>
      </vt:variant>
      <vt:variant>
        <vt:i4>0</vt:i4>
      </vt:variant>
      <vt:variant>
        <vt:i4>5</vt:i4>
      </vt:variant>
      <vt:variant>
        <vt:lpwstr/>
      </vt:variant>
      <vt:variant>
        <vt:lpwstr>_Toc18828197</vt:lpwstr>
      </vt:variant>
      <vt:variant>
        <vt:i4>1703992</vt:i4>
      </vt:variant>
      <vt:variant>
        <vt:i4>2819</vt:i4>
      </vt:variant>
      <vt:variant>
        <vt:i4>0</vt:i4>
      </vt:variant>
      <vt:variant>
        <vt:i4>5</vt:i4>
      </vt:variant>
      <vt:variant>
        <vt:lpwstr/>
      </vt:variant>
      <vt:variant>
        <vt:lpwstr>_Toc18828196</vt:lpwstr>
      </vt:variant>
      <vt:variant>
        <vt:i4>1638456</vt:i4>
      </vt:variant>
      <vt:variant>
        <vt:i4>2813</vt:i4>
      </vt:variant>
      <vt:variant>
        <vt:i4>0</vt:i4>
      </vt:variant>
      <vt:variant>
        <vt:i4>5</vt:i4>
      </vt:variant>
      <vt:variant>
        <vt:lpwstr/>
      </vt:variant>
      <vt:variant>
        <vt:lpwstr>_Toc18828195</vt:lpwstr>
      </vt:variant>
      <vt:variant>
        <vt:i4>1572920</vt:i4>
      </vt:variant>
      <vt:variant>
        <vt:i4>2807</vt:i4>
      </vt:variant>
      <vt:variant>
        <vt:i4>0</vt:i4>
      </vt:variant>
      <vt:variant>
        <vt:i4>5</vt:i4>
      </vt:variant>
      <vt:variant>
        <vt:lpwstr/>
      </vt:variant>
      <vt:variant>
        <vt:lpwstr>_Toc18828194</vt:lpwstr>
      </vt:variant>
      <vt:variant>
        <vt:i4>2031672</vt:i4>
      </vt:variant>
      <vt:variant>
        <vt:i4>2801</vt:i4>
      </vt:variant>
      <vt:variant>
        <vt:i4>0</vt:i4>
      </vt:variant>
      <vt:variant>
        <vt:i4>5</vt:i4>
      </vt:variant>
      <vt:variant>
        <vt:lpwstr/>
      </vt:variant>
      <vt:variant>
        <vt:lpwstr>_Toc18828193</vt:lpwstr>
      </vt:variant>
      <vt:variant>
        <vt:i4>1966136</vt:i4>
      </vt:variant>
      <vt:variant>
        <vt:i4>2795</vt:i4>
      </vt:variant>
      <vt:variant>
        <vt:i4>0</vt:i4>
      </vt:variant>
      <vt:variant>
        <vt:i4>5</vt:i4>
      </vt:variant>
      <vt:variant>
        <vt:lpwstr/>
      </vt:variant>
      <vt:variant>
        <vt:lpwstr>_Toc18828192</vt:lpwstr>
      </vt:variant>
      <vt:variant>
        <vt:i4>1900600</vt:i4>
      </vt:variant>
      <vt:variant>
        <vt:i4>2789</vt:i4>
      </vt:variant>
      <vt:variant>
        <vt:i4>0</vt:i4>
      </vt:variant>
      <vt:variant>
        <vt:i4>5</vt:i4>
      </vt:variant>
      <vt:variant>
        <vt:lpwstr/>
      </vt:variant>
      <vt:variant>
        <vt:lpwstr>_Toc18828191</vt:lpwstr>
      </vt:variant>
      <vt:variant>
        <vt:i4>1835064</vt:i4>
      </vt:variant>
      <vt:variant>
        <vt:i4>2783</vt:i4>
      </vt:variant>
      <vt:variant>
        <vt:i4>0</vt:i4>
      </vt:variant>
      <vt:variant>
        <vt:i4>5</vt:i4>
      </vt:variant>
      <vt:variant>
        <vt:lpwstr/>
      </vt:variant>
      <vt:variant>
        <vt:lpwstr>_Toc18828190</vt:lpwstr>
      </vt:variant>
      <vt:variant>
        <vt:i4>1376313</vt:i4>
      </vt:variant>
      <vt:variant>
        <vt:i4>2777</vt:i4>
      </vt:variant>
      <vt:variant>
        <vt:i4>0</vt:i4>
      </vt:variant>
      <vt:variant>
        <vt:i4>5</vt:i4>
      </vt:variant>
      <vt:variant>
        <vt:lpwstr/>
      </vt:variant>
      <vt:variant>
        <vt:lpwstr>_Toc18828189</vt:lpwstr>
      </vt:variant>
      <vt:variant>
        <vt:i4>1310777</vt:i4>
      </vt:variant>
      <vt:variant>
        <vt:i4>2771</vt:i4>
      </vt:variant>
      <vt:variant>
        <vt:i4>0</vt:i4>
      </vt:variant>
      <vt:variant>
        <vt:i4>5</vt:i4>
      </vt:variant>
      <vt:variant>
        <vt:lpwstr/>
      </vt:variant>
      <vt:variant>
        <vt:lpwstr>_Toc18828188</vt:lpwstr>
      </vt:variant>
      <vt:variant>
        <vt:i4>1769529</vt:i4>
      </vt:variant>
      <vt:variant>
        <vt:i4>2765</vt:i4>
      </vt:variant>
      <vt:variant>
        <vt:i4>0</vt:i4>
      </vt:variant>
      <vt:variant>
        <vt:i4>5</vt:i4>
      </vt:variant>
      <vt:variant>
        <vt:lpwstr/>
      </vt:variant>
      <vt:variant>
        <vt:lpwstr>_Toc18828187</vt:lpwstr>
      </vt:variant>
      <vt:variant>
        <vt:i4>1703993</vt:i4>
      </vt:variant>
      <vt:variant>
        <vt:i4>2759</vt:i4>
      </vt:variant>
      <vt:variant>
        <vt:i4>0</vt:i4>
      </vt:variant>
      <vt:variant>
        <vt:i4>5</vt:i4>
      </vt:variant>
      <vt:variant>
        <vt:lpwstr/>
      </vt:variant>
      <vt:variant>
        <vt:lpwstr>_Toc18828186</vt:lpwstr>
      </vt:variant>
      <vt:variant>
        <vt:i4>1638457</vt:i4>
      </vt:variant>
      <vt:variant>
        <vt:i4>2753</vt:i4>
      </vt:variant>
      <vt:variant>
        <vt:i4>0</vt:i4>
      </vt:variant>
      <vt:variant>
        <vt:i4>5</vt:i4>
      </vt:variant>
      <vt:variant>
        <vt:lpwstr/>
      </vt:variant>
      <vt:variant>
        <vt:lpwstr>_Toc18828185</vt:lpwstr>
      </vt:variant>
      <vt:variant>
        <vt:i4>1572921</vt:i4>
      </vt:variant>
      <vt:variant>
        <vt:i4>2747</vt:i4>
      </vt:variant>
      <vt:variant>
        <vt:i4>0</vt:i4>
      </vt:variant>
      <vt:variant>
        <vt:i4>5</vt:i4>
      </vt:variant>
      <vt:variant>
        <vt:lpwstr/>
      </vt:variant>
      <vt:variant>
        <vt:lpwstr>_Toc18828184</vt:lpwstr>
      </vt:variant>
      <vt:variant>
        <vt:i4>2031673</vt:i4>
      </vt:variant>
      <vt:variant>
        <vt:i4>2741</vt:i4>
      </vt:variant>
      <vt:variant>
        <vt:i4>0</vt:i4>
      </vt:variant>
      <vt:variant>
        <vt:i4>5</vt:i4>
      </vt:variant>
      <vt:variant>
        <vt:lpwstr/>
      </vt:variant>
      <vt:variant>
        <vt:lpwstr>_Toc18828183</vt:lpwstr>
      </vt:variant>
      <vt:variant>
        <vt:i4>1966137</vt:i4>
      </vt:variant>
      <vt:variant>
        <vt:i4>2735</vt:i4>
      </vt:variant>
      <vt:variant>
        <vt:i4>0</vt:i4>
      </vt:variant>
      <vt:variant>
        <vt:i4>5</vt:i4>
      </vt:variant>
      <vt:variant>
        <vt:lpwstr/>
      </vt:variant>
      <vt:variant>
        <vt:lpwstr>_Toc18828182</vt:lpwstr>
      </vt:variant>
      <vt:variant>
        <vt:i4>1900601</vt:i4>
      </vt:variant>
      <vt:variant>
        <vt:i4>2729</vt:i4>
      </vt:variant>
      <vt:variant>
        <vt:i4>0</vt:i4>
      </vt:variant>
      <vt:variant>
        <vt:i4>5</vt:i4>
      </vt:variant>
      <vt:variant>
        <vt:lpwstr/>
      </vt:variant>
      <vt:variant>
        <vt:lpwstr>_Toc18828181</vt:lpwstr>
      </vt:variant>
      <vt:variant>
        <vt:i4>1835065</vt:i4>
      </vt:variant>
      <vt:variant>
        <vt:i4>2723</vt:i4>
      </vt:variant>
      <vt:variant>
        <vt:i4>0</vt:i4>
      </vt:variant>
      <vt:variant>
        <vt:i4>5</vt:i4>
      </vt:variant>
      <vt:variant>
        <vt:lpwstr/>
      </vt:variant>
      <vt:variant>
        <vt:lpwstr>_Toc18828180</vt:lpwstr>
      </vt:variant>
      <vt:variant>
        <vt:i4>1376310</vt:i4>
      </vt:variant>
      <vt:variant>
        <vt:i4>2717</vt:i4>
      </vt:variant>
      <vt:variant>
        <vt:i4>0</vt:i4>
      </vt:variant>
      <vt:variant>
        <vt:i4>5</vt:i4>
      </vt:variant>
      <vt:variant>
        <vt:lpwstr/>
      </vt:variant>
      <vt:variant>
        <vt:lpwstr>_Toc18828179</vt:lpwstr>
      </vt:variant>
      <vt:variant>
        <vt:i4>1310774</vt:i4>
      </vt:variant>
      <vt:variant>
        <vt:i4>2711</vt:i4>
      </vt:variant>
      <vt:variant>
        <vt:i4>0</vt:i4>
      </vt:variant>
      <vt:variant>
        <vt:i4>5</vt:i4>
      </vt:variant>
      <vt:variant>
        <vt:lpwstr/>
      </vt:variant>
      <vt:variant>
        <vt:lpwstr>_Toc18828178</vt:lpwstr>
      </vt:variant>
      <vt:variant>
        <vt:i4>1769526</vt:i4>
      </vt:variant>
      <vt:variant>
        <vt:i4>2705</vt:i4>
      </vt:variant>
      <vt:variant>
        <vt:i4>0</vt:i4>
      </vt:variant>
      <vt:variant>
        <vt:i4>5</vt:i4>
      </vt:variant>
      <vt:variant>
        <vt:lpwstr/>
      </vt:variant>
      <vt:variant>
        <vt:lpwstr>_Toc18828177</vt:lpwstr>
      </vt:variant>
      <vt:variant>
        <vt:i4>1703990</vt:i4>
      </vt:variant>
      <vt:variant>
        <vt:i4>2699</vt:i4>
      </vt:variant>
      <vt:variant>
        <vt:i4>0</vt:i4>
      </vt:variant>
      <vt:variant>
        <vt:i4>5</vt:i4>
      </vt:variant>
      <vt:variant>
        <vt:lpwstr/>
      </vt:variant>
      <vt:variant>
        <vt:lpwstr>_Toc18828176</vt:lpwstr>
      </vt:variant>
      <vt:variant>
        <vt:i4>1638454</vt:i4>
      </vt:variant>
      <vt:variant>
        <vt:i4>2693</vt:i4>
      </vt:variant>
      <vt:variant>
        <vt:i4>0</vt:i4>
      </vt:variant>
      <vt:variant>
        <vt:i4>5</vt:i4>
      </vt:variant>
      <vt:variant>
        <vt:lpwstr/>
      </vt:variant>
      <vt:variant>
        <vt:lpwstr>_Toc18828175</vt:lpwstr>
      </vt:variant>
      <vt:variant>
        <vt:i4>1572918</vt:i4>
      </vt:variant>
      <vt:variant>
        <vt:i4>2687</vt:i4>
      </vt:variant>
      <vt:variant>
        <vt:i4>0</vt:i4>
      </vt:variant>
      <vt:variant>
        <vt:i4>5</vt:i4>
      </vt:variant>
      <vt:variant>
        <vt:lpwstr/>
      </vt:variant>
      <vt:variant>
        <vt:lpwstr>_Toc18828174</vt:lpwstr>
      </vt:variant>
      <vt:variant>
        <vt:i4>2031670</vt:i4>
      </vt:variant>
      <vt:variant>
        <vt:i4>2681</vt:i4>
      </vt:variant>
      <vt:variant>
        <vt:i4>0</vt:i4>
      </vt:variant>
      <vt:variant>
        <vt:i4>5</vt:i4>
      </vt:variant>
      <vt:variant>
        <vt:lpwstr/>
      </vt:variant>
      <vt:variant>
        <vt:lpwstr>_Toc18828173</vt:lpwstr>
      </vt:variant>
      <vt:variant>
        <vt:i4>1966134</vt:i4>
      </vt:variant>
      <vt:variant>
        <vt:i4>2675</vt:i4>
      </vt:variant>
      <vt:variant>
        <vt:i4>0</vt:i4>
      </vt:variant>
      <vt:variant>
        <vt:i4>5</vt:i4>
      </vt:variant>
      <vt:variant>
        <vt:lpwstr/>
      </vt:variant>
      <vt:variant>
        <vt:lpwstr>_Toc18828172</vt:lpwstr>
      </vt:variant>
      <vt:variant>
        <vt:i4>1900598</vt:i4>
      </vt:variant>
      <vt:variant>
        <vt:i4>2669</vt:i4>
      </vt:variant>
      <vt:variant>
        <vt:i4>0</vt:i4>
      </vt:variant>
      <vt:variant>
        <vt:i4>5</vt:i4>
      </vt:variant>
      <vt:variant>
        <vt:lpwstr/>
      </vt:variant>
      <vt:variant>
        <vt:lpwstr>_Toc18828171</vt:lpwstr>
      </vt:variant>
      <vt:variant>
        <vt:i4>1835062</vt:i4>
      </vt:variant>
      <vt:variant>
        <vt:i4>2663</vt:i4>
      </vt:variant>
      <vt:variant>
        <vt:i4>0</vt:i4>
      </vt:variant>
      <vt:variant>
        <vt:i4>5</vt:i4>
      </vt:variant>
      <vt:variant>
        <vt:lpwstr/>
      </vt:variant>
      <vt:variant>
        <vt:lpwstr>_Toc18828170</vt:lpwstr>
      </vt:variant>
      <vt:variant>
        <vt:i4>1376311</vt:i4>
      </vt:variant>
      <vt:variant>
        <vt:i4>2657</vt:i4>
      </vt:variant>
      <vt:variant>
        <vt:i4>0</vt:i4>
      </vt:variant>
      <vt:variant>
        <vt:i4>5</vt:i4>
      </vt:variant>
      <vt:variant>
        <vt:lpwstr/>
      </vt:variant>
      <vt:variant>
        <vt:lpwstr>_Toc18828169</vt:lpwstr>
      </vt:variant>
      <vt:variant>
        <vt:i4>1310775</vt:i4>
      </vt:variant>
      <vt:variant>
        <vt:i4>2651</vt:i4>
      </vt:variant>
      <vt:variant>
        <vt:i4>0</vt:i4>
      </vt:variant>
      <vt:variant>
        <vt:i4>5</vt:i4>
      </vt:variant>
      <vt:variant>
        <vt:lpwstr/>
      </vt:variant>
      <vt:variant>
        <vt:lpwstr>_Toc18828168</vt:lpwstr>
      </vt:variant>
      <vt:variant>
        <vt:i4>1769527</vt:i4>
      </vt:variant>
      <vt:variant>
        <vt:i4>2645</vt:i4>
      </vt:variant>
      <vt:variant>
        <vt:i4>0</vt:i4>
      </vt:variant>
      <vt:variant>
        <vt:i4>5</vt:i4>
      </vt:variant>
      <vt:variant>
        <vt:lpwstr/>
      </vt:variant>
      <vt:variant>
        <vt:lpwstr>_Toc18828167</vt:lpwstr>
      </vt:variant>
      <vt:variant>
        <vt:i4>1703991</vt:i4>
      </vt:variant>
      <vt:variant>
        <vt:i4>2639</vt:i4>
      </vt:variant>
      <vt:variant>
        <vt:i4>0</vt:i4>
      </vt:variant>
      <vt:variant>
        <vt:i4>5</vt:i4>
      </vt:variant>
      <vt:variant>
        <vt:lpwstr/>
      </vt:variant>
      <vt:variant>
        <vt:lpwstr>_Toc18828166</vt:lpwstr>
      </vt:variant>
      <vt:variant>
        <vt:i4>1638455</vt:i4>
      </vt:variant>
      <vt:variant>
        <vt:i4>2633</vt:i4>
      </vt:variant>
      <vt:variant>
        <vt:i4>0</vt:i4>
      </vt:variant>
      <vt:variant>
        <vt:i4>5</vt:i4>
      </vt:variant>
      <vt:variant>
        <vt:lpwstr/>
      </vt:variant>
      <vt:variant>
        <vt:lpwstr>_Toc18828165</vt:lpwstr>
      </vt:variant>
      <vt:variant>
        <vt:i4>1572919</vt:i4>
      </vt:variant>
      <vt:variant>
        <vt:i4>2627</vt:i4>
      </vt:variant>
      <vt:variant>
        <vt:i4>0</vt:i4>
      </vt:variant>
      <vt:variant>
        <vt:i4>5</vt:i4>
      </vt:variant>
      <vt:variant>
        <vt:lpwstr/>
      </vt:variant>
      <vt:variant>
        <vt:lpwstr>_Toc18828164</vt:lpwstr>
      </vt:variant>
      <vt:variant>
        <vt:i4>2031671</vt:i4>
      </vt:variant>
      <vt:variant>
        <vt:i4>2621</vt:i4>
      </vt:variant>
      <vt:variant>
        <vt:i4>0</vt:i4>
      </vt:variant>
      <vt:variant>
        <vt:i4>5</vt:i4>
      </vt:variant>
      <vt:variant>
        <vt:lpwstr/>
      </vt:variant>
      <vt:variant>
        <vt:lpwstr>_Toc18828163</vt:lpwstr>
      </vt:variant>
      <vt:variant>
        <vt:i4>1966143</vt:i4>
      </vt:variant>
      <vt:variant>
        <vt:i4>2612</vt:i4>
      </vt:variant>
      <vt:variant>
        <vt:i4>0</vt:i4>
      </vt:variant>
      <vt:variant>
        <vt:i4>5</vt:i4>
      </vt:variant>
      <vt:variant>
        <vt:lpwstr/>
      </vt:variant>
      <vt:variant>
        <vt:lpwstr>_Toc138735581</vt:lpwstr>
      </vt:variant>
      <vt:variant>
        <vt:i4>1966143</vt:i4>
      </vt:variant>
      <vt:variant>
        <vt:i4>2606</vt:i4>
      </vt:variant>
      <vt:variant>
        <vt:i4>0</vt:i4>
      </vt:variant>
      <vt:variant>
        <vt:i4>5</vt:i4>
      </vt:variant>
      <vt:variant>
        <vt:lpwstr/>
      </vt:variant>
      <vt:variant>
        <vt:lpwstr>_Toc138735580</vt:lpwstr>
      </vt:variant>
      <vt:variant>
        <vt:i4>1114175</vt:i4>
      </vt:variant>
      <vt:variant>
        <vt:i4>2600</vt:i4>
      </vt:variant>
      <vt:variant>
        <vt:i4>0</vt:i4>
      </vt:variant>
      <vt:variant>
        <vt:i4>5</vt:i4>
      </vt:variant>
      <vt:variant>
        <vt:lpwstr/>
      </vt:variant>
      <vt:variant>
        <vt:lpwstr>_Toc138735579</vt:lpwstr>
      </vt:variant>
      <vt:variant>
        <vt:i4>1114175</vt:i4>
      </vt:variant>
      <vt:variant>
        <vt:i4>2594</vt:i4>
      </vt:variant>
      <vt:variant>
        <vt:i4>0</vt:i4>
      </vt:variant>
      <vt:variant>
        <vt:i4>5</vt:i4>
      </vt:variant>
      <vt:variant>
        <vt:lpwstr/>
      </vt:variant>
      <vt:variant>
        <vt:lpwstr>_Toc138735578</vt:lpwstr>
      </vt:variant>
      <vt:variant>
        <vt:i4>1114175</vt:i4>
      </vt:variant>
      <vt:variant>
        <vt:i4>2588</vt:i4>
      </vt:variant>
      <vt:variant>
        <vt:i4>0</vt:i4>
      </vt:variant>
      <vt:variant>
        <vt:i4>5</vt:i4>
      </vt:variant>
      <vt:variant>
        <vt:lpwstr/>
      </vt:variant>
      <vt:variant>
        <vt:lpwstr>_Toc138735577</vt:lpwstr>
      </vt:variant>
      <vt:variant>
        <vt:i4>1114175</vt:i4>
      </vt:variant>
      <vt:variant>
        <vt:i4>2582</vt:i4>
      </vt:variant>
      <vt:variant>
        <vt:i4>0</vt:i4>
      </vt:variant>
      <vt:variant>
        <vt:i4>5</vt:i4>
      </vt:variant>
      <vt:variant>
        <vt:lpwstr/>
      </vt:variant>
      <vt:variant>
        <vt:lpwstr>_Toc138735576</vt:lpwstr>
      </vt:variant>
      <vt:variant>
        <vt:i4>1114175</vt:i4>
      </vt:variant>
      <vt:variant>
        <vt:i4>2576</vt:i4>
      </vt:variant>
      <vt:variant>
        <vt:i4>0</vt:i4>
      </vt:variant>
      <vt:variant>
        <vt:i4>5</vt:i4>
      </vt:variant>
      <vt:variant>
        <vt:lpwstr/>
      </vt:variant>
      <vt:variant>
        <vt:lpwstr>_Toc138735575</vt:lpwstr>
      </vt:variant>
      <vt:variant>
        <vt:i4>1114175</vt:i4>
      </vt:variant>
      <vt:variant>
        <vt:i4>2570</vt:i4>
      </vt:variant>
      <vt:variant>
        <vt:i4>0</vt:i4>
      </vt:variant>
      <vt:variant>
        <vt:i4>5</vt:i4>
      </vt:variant>
      <vt:variant>
        <vt:lpwstr/>
      </vt:variant>
      <vt:variant>
        <vt:lpwstr>_Toc138735574</vt:lpwstr>
      </vt:variant>
      <vt:variant>
        <vt:i4>1114175</vt:i4>
      </vt:variant>
      <vt:variant>
        <vt:i4>2564</vt:i4>
      </vt:variant>
      <vt:variant>
        <vt:i4>0</vt:i4>
      </vt:variant>
      <vt:variant>
        <vt:i4>5</vt:i4>
      </vt:variant>
      <vt:variant>
        <vt:lpwstr/>
      </vt:variant>
      <vt:variant>
        <vt:lpwstr>_Toc138735573</vt:lpwstr>
      </vt:variant>
      <vt:variant>
        <vt:i4>1114175</vt:i4>
      </vt:variant>
      <vt:variant>
        <vt:i4>2558</vt:i4>
      </vt:variant>
      <vt:variant>
        <vt:i4>0</vt:i4>
      </vt:variant>
      <vt:variant>
        <vt:i4>5</vt:i4>
      </vt:variant>
      <vt:variant>
        <vt:lpwstr/>
      </vt:variant>
      <vt:variant>
        <vt:lpwstr>_Toc138735572</vt:lpwstr>
      </vt:variant>
      <vt:variant>
        <vt:i4>1114175</vt:i4>
      </vt:variant>
      <vt:variant>
        <vt:i4>2552</vt:i4>
      </vt:variant>
      <vt:variant>
        <vt:i4>0</vt:i4>
      </vt:variant>
      <vt:variant>
        <vt:i4>5</vt:i4>
      </vt:variant>
      <vt:variant>
        <vt:lpwstr/>
      </vt:variant>
      <vt:variant>
        <vt:lpwstr>_Toc138735571</vt:lpwstr>
      </vt:variant>
      <vt:variant>
        <vt:i4>1114175</vt:i4>
      </vt:variant>
      <vt:variant>
        <vt:i4>2546</vt:i4>
      </vt:variant>
      <vt:variant>
        <vt:i4>0</vt:i4>
      </vt:variant>
      <vt:variant>
        <vt:i4>5</vt:i4>
      </vt:variant>
      <vt:variant>
        <vt:lpwstr/>
      </vt:variant>
      <vt:variant>
        <vt:lpwstr>_Toc138735570</vt:lpwstr>
      </vt:variant>
      <vt:variant>
        <vt:i4>1048639</vt:i4>
      </vt:variant>
      <vt:variant>
        <vt:i4>2540</vt:i4>
      </vt:variant>
      <vt:variant>
        <vt:i4>0</vt:i4>
      </vt:variant>
      <vt:variant>
        <vt:i4>5</vt:i4>
      </vt:variant>
      <vt:variant>
        <vt:lpwstr/>
      </vt:variant>
      <vt:variant>
        <vt:lpwstr>_Toc138735569</vt:lpwstr>
      </vt:variant>
      <vt:variant>
        <vt:i4>1048639</vt:i4>
      </vt:variant>
      <vt:variant>
        <vt:i4>2534</vt:i4>
      </vt:variant>
      <vt:variant>
        <vt:i4>0</vt:i4>
      </vt:variant>
      <vt:variant>
        <vt:i4>5</vt:i4>
      </vt:variant>
      <vt:variant>
        <vt:lpwstr/>
      </vt:variant>
      <vt:variant>
        <vt:lpwstr>_Toc138735568</vt:lpwstr>
      </vt:variant>
      <vt:variant>
        <vt:i4>1048639</vt:i4>
      </vt:variant>
      <vt:variant>
        <vt:i4>2528</vt:i4>
      </vt:variant>
      <vt:variant>
        <vt:i4>0</vt:i4>
      </vt:variant>
      <vt:variant>
        <vt:i4>5</vt:i4>
      </vt:variant>
      <vt:variant>
        <vt:lpwstr/>
      </vt:variant>
      <vt:variant>
        <vt:lpwstr>_Toc138735567</vt:lpwstr>
      </vt:variant>
      <vt:variant>
        <vt:i4>1048639</vt:i4>
      </vt:variant>
      <vt:variant>
        <vt:i4>2522</vt:i4>
      </vt:variant>
      <vt:variant>
        <vt:i4>0</vt:i4>
      </vt:variant>
      <vt:variant>
        <vt:i4>5</vt:i4>
      </vt:variant>
      <vt:variant>
        <vt:lpwstr/>
      </vt:variant>
      <vt:variant>
        <vt:lpwstr>_Toc138735566</vt:lpwstr>
      </vt:variant>
      <vt:variant>
        <vt:i4>1048639</vt:i4>
      </vt:variant>
      <vt:variant>
        <vt:i4>2516</vt:i4>
      </vt:variant>
      <vt:variant>
        <vt:i4>0</vt:i4>
      </vt:variant>
      <vt:variant>
        <vt:i4>5</vt:i4>
      </vt:variant>
      <vt:variant>
        <vt:lpwstr/>
      </vt:variant>
      <vt:variant>
        <vt:lpwstr>_Toc138735565</vt:lpwstr>
      </vt:variant>
      <vt:variant>
        <vt:i4>1048639</vt:i4>
      </vt:variant>
      <vt:variant>
        <vt:i4>2510</vt:i4>
      </vt:variant>
      <vt:variant>
        <vt:i4>0</vt:i4>
      </vt:variant>
      <vt:variant>
        <vt:i4>5</vt:i4>
      </vt:variant>
      <vt:variant>
        <vt:lpwstr/>
      </vt:variant>
      <vt:variant>
        <vt:lpwstr>_Toc138735564</vt:lpwstr>
      </vt:variant>
      <vt:variant>
        <vt:i4>1048639</vt:i4>
      </vt:variant>
      <vt:variant>
        <vt:i4>2504</vt:i4>
      </vt:variant>
      <vt:variant>
        <vt:i4>0</vt:i4>
      </vt:variant>
      <vt:variant>
        <vt:i4>5</vt:i4>
      </vt:variant>
      <vt:variant>
        <vt:lpwstr/>
      </vt:variant>
      <vt:variant>
        <vt:lpwstr>_Toc138735563</vt:lpwstr>
      </vt:variant>
      <vt:variant>
        <vt:i4>1048639</vt:i4>
      </vt:variant>
      <vt:variant>
        <vt:i4>2498</vt:i4>
      </vt:variant>
      <vt:variant>
        <vt:i4>0</vt:i4>
      </vt:variant>
      <vt:variant>
        <vt:i4>5</vt:i4>
      </vt:variant>
      <vt:variant>
        <vt:lpwstr/>
      </vt:variant>
      <vt:variant>
        <vt:lpwstr>_Toc138735562</vt:lpwstr>
      </vt:variant>
      <vt:variant>
        <vt:i4>1048639</vt:i4>
      </vt:variant>
      <vt:variant>
        <vt:i4>2492</vt:i4>
      </vt:variant>
      <vt:variant>
        <vt:i4>0</vt:i4>
      </vt:variant>
      <vt:variant>
        <vt:i4>5</vt:i4>
      </vt:variant>
      <vt:variant>
        <vt:lpwstr/>
      </vt:variant>
      <vt:variant>
        <vt:lpwstr>_Toc138735561</vt:lpwstr>
      </vt:variant>
      <vt:variant>
        <vt:i4>1048639</vt:i4>
      </vt:variant>
      <vt:variant>
        <vt:i4>2486</vt:i4>
      </vt:variant>
      <vt:variant>
        <vt:i4>0</vt:i4>
      </vt:variant>
      <vt:variant>
        <vt:i4>5</vt:i4>
      </vt:variant>
      <vt:variant>
        <vt:lpwstr/>
      </vt:variant>
      <vt:variant>
        <vt:lpwstr>_Toc138735560</vt:lpwstr>
      </vt:variant>
      <vt:variant>
        <vt:i4>1245247</vt:i4>
      </vt:variant>
      <vt:variant>
        <vt:i4>2480</vt:i4>
      </vt:variant>
      <vt:variant>
        <vt:i4>0</vt:i4>
      </vt:variant>
      <vt:variant>
        <vt:i4>5</vt:i4>
      </vt:variant>
      <vt:variant>
        <vt:lpwstr/>
      </vt:variant>
      <vt:variant>
        <vt:lpwstr>_Toc138735559</vt:lpwstr>
      </vt:variant>
      <vt:variant>
        <vt:i4>1245247</vt:i4>
      </vt:variant>
      <vt:variant>
        <vt:i4>2474</vt:i4>
      </vt:variant>
      <vt:variant>
        <vt:i4>0</vt:i4>
      </vt:variant>
      <vt:variant>
        <vt:i4>5</vt:i4>
      </vt:variant>
      <vt:variant>
        <vt:lpwstr/>
      </vt:variant>
      <vt:variant>
        <vt:lpwstr>_Toc138735558</vt:lpwstr>
      </vt:variant>
      <vt:variant>
        <vt:i4>1245247</vt:i4>
      </vt:variant>
      <vt:variant>
        <vt:i4>2468</vt:i4>
      </vt:variant>
      <vt:variant>
        <vt:i4>0</vt:i4>
      </vt:variant>
      <vt:variant>
        <vt:i4>5</vt:i4>
      </vt:variant>
      <vt:variant>
        <vt:lpwstr/>
      </vt:variant>
      <vt:variant>
        <vt:lpwstr>_Toc138735557</vt:lpwstr>
      </vt:variant>
      <vt:variant>
        <vt:i4>1245247</vt:i4>
      </vt:variant>
      <vt:variant>
        <vt:i4>2462</vt:i4>
      </vt:variant>
      <vt:variant>
        <vt:i4>0</vt:i4>
      </vt:variant>
      <vt:variant>
        <vt:i4>5</vt:i4>
      </vt:variant>
      <vt:variant>
        <vt:lpwstr/>
      </vt:variant>
      <vt:variant>
        <vt:lpwstr>_Toc138735556</vt:lpwstr>
      </vt:variant>
      <vt:variant>
        <vt:i4>1245247</vt:i4>
      </vt:variant>
      <vt:variant>
        <vt:i4>2456</vt:i4>
      </vt:variant>
      <vt:variant>
        <vt:i4>0</vt:i4>
      </vt:variant>
      <vt:variant>
        <vt:i4>5</vt:i4>
      </vt:variant>
      <vt:variant>
        <vt:lpwstr/>
      </vt:variant>
      <vt:variant>
        <vt:lpwstr>_Toc138735555</vt:lpwstr>
      </vt:variant>
      <vt:variant>
        <vt:i4>1245247</vt:i4>
      </vt:variant>
      <vt:variant>
        <vt:i4>2450</vt:i4>
      </vt:variant>
      <vt:variant>
        <vt:i4>0</vt:i4>
      </vt:variant>
      <vt:variant>
        <vt:i4>5</vt:i4>
      </vt:variant>
      <vt:variant>
        <vt:lpwstr/>
      </vt:variant>
      <vt:variant>
        <vt:lpwstr>_Toc138735554</vt:lpwstr>
      </vt:variant>
      <vt:variant>
        <vt:i4>1245247</vt:i4>
      </vt:variant>
      <vt:variant>
        <vt:i4>2444</vt:i4>
      </vt:variant>
      <vt:variant>
        <vt:i4>0</vt:i4>
      </vt:variant>
      <vt:variant>
        <vt:i4>5</vt:i4>
      </vt:variant>
      <vt:variant>
        <vt:lpwstr/>
      </vt:variant>
      <vt:variant>
        <vt:lpwstr>_Toc138735553</vt:lpwstr>
      </vt:variant>
      <vt:variant>
        <vt:i4>1245247</vt:i4>
      </vt:variant>
      <vt:variant>
        <vt:i4>2438</vt:i4>
      </vt:variant>
      <vt:variant>
        <vt:i4>0</vt:i4>
      </vt:variant>
      <vt:variant>
        <vt:i4>5</vt:i4>
      </vt:variant>
      <vt:variant>
        <vt:lpwstr/>
      </vt:variant>
      <vt:variant>
        <vt:lpwstr>_Toc138735552</vt:lpwstr>
      </vt:variant>
      <vt:variant>
        <vt:i4>1245247</vt:i4>
      </vt:variant>
      <vt:variant>
        <vt:i4>2432</vt:i4>
      </vt:variant>
      <vt:variant>
        <vt:i4>0</vt:i4>
      </vt:variant>
      <vt:variant>
        <vt:i4>5</vt:i4>
      </vt:variant>
      <vt:variant>
        <vt:lpwstr/>
      </vt:variant>
      <vt:variant>
        <vt:lpwstr>_Toc138735551</vt:lpwstr>
      </vt:variant>
      <vt:variant>
        <vt:i4>1245247</vt:i4>
      </vt:variant>
      <vt:variant>
        <vt:i4>2426</vt:i4>
      </vt:variant>
      <vt:variant>
        <vt:i4>0</vt:i4>
      </vt:variant>
      <vt:variant>
        <vt:i4>5</vt:i4>
      </vt:variant>
      <vt:variant>
        <vt:lpwstr/>
      </vt:variant>
      <vt:variant>
        <vt:lpwstr>_Toc138735550</vt:lpwstr>
      </vt:variant>
      <vt:variant>
        <vt:i4>1179711</vt:i4>
      </vt:variant>
      <vt:variant>
        <vt:i4>2420</vt:i4>
      </vt:variant>
      <vt:variant>
        <vt:i4>0</vt:i4>
      </vt:variant>
      <vt:variant>
        <vt:i4>5</vt:i4>
      </vt:variant>
      <vt:variant>
        <vt:lpwstr/>
      </vt:variant>
      <vt:variant>
        <vt:lpwstr>_Toc138735549</vt:lpwstr>
      </vt:variant>
      <vt:variant>
        <vt:i4>1179711</vt:i4>
      </vt:variant>
      <vt:variant>
        <vt:i4>2414</vt:i4>
      </vt:variant>
      <vt:variant>
        <vt:i4>0</vt:i4>
      </vt:variant>
      <vt:variant>
        <vt:i4>5</vt:i4>
      </vt:variant>
      <vt:variant>
        <vt:lpwstr/>
      </vt:variant>
      <vt:variant>
        <vt:lpwstr>_Toc138735548</vt:lpwstr>
      </vt:variant>
      <vt:variant>
        <vt:i4>1179711</vt:i4>
      </vt:variant>
      <vt:variant>
        <vt:i4>2408</vt:i4>
      </vt:variant>
      <vt:variant>
        <vt:i4>0</vt:i4>
      </vt:variant>
      <vt:variant>
        <vt:i4>5</vt:i4>
      </vt:variant>
      <vt:variant>
        <vt:lpwstr/>
      </vt:variant>
      <vt:variant>
        <vt:lpwstr>_Toc138735547</vt:lpwstr>
      </vt:variant>
      <vt:variant>
        <vt:i4>1179711</vt:i4>
      </vt:variant>
      <vt:variant>
        <vt:i4>2402</vt:i4>
      </vt:variant>
      <vt:variant>
        <vt:i4>0</vt:i4>
      </vt:variant>
      <vt:variant>
        <vt:i4>5</vt:i4>
      </vt:variant>
      <vt:variant>
        <vt:lpwstr/>
      </vt:variant>
      <vt:variant>
        <vt:lpwstr>_Toc138735546</vt:lpwstr>
      </vt:variant>
      <vt:variant>
        <vt:i4>1179711</vt:i4>
      </vt:variant>
      <vt:variant>
        <vt:i4>2396</vt:i4>
      </vt:variant>
      <vt:variant>
        <vt:i4>0</vt:i4>
      </vt:variant>
      <vt:variant>
        <vt:i4>5</vt:i4>
      </vt:variant>
      <vt:variant>
        <vt:lpwstr/>
      </vt:variant>
      <vt:variant>
        <vt:lpwstr>_Toc138735545</vt:lpwstr>
      </vt:variant>
      <vt:variant>
        <vt:i4>1179711</vt:i4>
      </vt:variant>
      <vt:variant>
        <vt:i4>2390</vt:i4>
      </vt:variant>
      <vt:variant>
        <vt:i4>0</vt:i4>
      </vt:variant>
      <vt:variant>
        <vt:i4>5</vt:i4>
      </vt:variant>
      <vt:variant>
        <vt:lpwstr/>
      </vt:variant>
      <vt:variant>
        <vt:lpwstr>_Toc138735544</vt:lpwstr>
      </vt:variant>
      <vt:variant>
        <vt:i4>1179711</vt:i4>
      </vt:variant>
      <vt:variant>
        <vt:i4>2384</vt:i4>
      </vt:variant>
      <vt:variant>
        <vt:i4>0</vt:i4>
      </vt:variant>
      <vt:variant>
        <vt:i4>5</vt:i4>
      </vt:variant>
      <vt:variant>
        <vt:lpwstr/>
      </vt:variant>
      <vt:variant>
        <vt:lpwstr>_Toc138735543</vt:lpwstr>
      </vt:variant>
      <vt:variant>
        <vt:i4>1179711</vt:i4>
      </vt:variant>
      <vt:variant>
        <vt:i4>2378</vt:i4>
      </vt:variant>
      <vt:variant>
        <vt:i4>0</vt:i4>
      </vt:variant>
      <vt:variant>
        <vt:i4>5</vt:i4>
      </vt:variant>
      <vt:variant>
        <vt:lpwstr/>
      </vt:variant>
      <vt:variant>
        <vt:lpwstr>_Toc138735542</vt:lpwstr>
      </vt:variant>
      <vt:variant>
        <vt:i4>1179711</vt:i4>
      </vt:variant>
      <vt:variant>
        <vt:i4>2372</vt:i4>
      </vt:variant>
      <vt:variant>
        <vt:i4>0</vt:i4>
      </vt:variant>
      <vt:variant>
        <vt:i4>5</vt:i4>
      </vt:variant>
      <vt:variant>
        <vt:lpwstr/>
      </vt:variant>
      <vt:variant>
        <vt:lpwstr>_Toc138735541</vt:lpwstr>
      </vt:variant>
      <vt:variant>
        <vt:i4>1179711</vt:i4>
      </vt:variant>
      <vt:variant>
        <vt:i4>2366</vt:i4>
      </vt:variant>
      <vt:variant>
        <vt:i4>0</vt:i4>
      </vt:variant>
      <vt:variant>
        <vt:i4>5</vt:i4>
      </vt:variant>
      <vt:variant>
        <vt:lpwstr/>
      </vt:variant>
      <vt:variant>
        <vt:lpwstr>_Toc138735540</vt:lpwstr>
      </vt:variant>
      <vt:variant>
        <vt:i4>1376319</vt:i4>
      </vt:variant>
      <vt:variant>
        <vt:i4>2360</vt:i4>
      </vt:variant>
      <vt:variant>
        <vt:i4>0</vt:i4>
      </vt:variant>
      <vt:variant>
        <vt:i4>5</vt:i4>
      </vt:variant>
      <vt:variant>
        <vt:lpwstr/>
      </vt:variant>
      <vt:variant>
        <vt:lpwstr>_Toc138735539</vt:lpwstr>
      </vt:variant>
      <vt:variant>
        <vt:i4>1376319</vt:i4>
      </vt:variant>
      <vt:variant>
        <vt:i4>2354</vt:i4>
      </vt:variant>
      <vt:variant>
        <vt:i4>0</vt:i4>
      </vt:variant>
      <vt:variant>
        <vt:i4>5</vt:i4>
      </vt:variant>
      <vt:variant>
        <vt:lpwstr/>
      </vt:variant>
      <vt:variant>
        <vt:lpwstr>_Toc138735538</vt:lpwstr>
      </vt:variant>
      <vt:variant>
        <vt:i4>1376319</vt:i4>
      </vt:variant>
      <vt:variant>
        <vt:i4>2348</vt:i4>
      </vt:variant>
      <vt:variant>
        <vt:i4>0</vt:i4>
      </vt:variant>
      <vt:variant>
        <vt:i4>5</vt:i4>
      </vt:variant>
      <vt:variant>
        <vt:lpwstr/>
      </vt:variant>
      <vt:variant>
        <vt:lpwstr>_Toc138735537</vt:lpwstr>
      </vt:variant>
      <vt:variant>
        <vt:i4>1376319</vt:i4>
      </vt:variant>
      <vt:variant>
        <vt:i4>2342</vt:i4>
      </vt:variant>
      <vt:variant>
        <vt:i4>0</vt:i4>
      </vt:variant>
      <vt:variant>
        <vt:i4>5</vt:i4>
      </vt:variant>
      <vt:variant>
        <vt:lpwstr/>
      </vt:variant>
      <vt:variant>
        <vt:lpwstr>_Toc138735536</vt:lpwstr>
      </vt:variant>
      <vt:variant>
        <vt:i4>1376319</vt:i4>
      </vt:variant>
      <vt:variant>
        <vt:i4>2336</vt:i4>
      </vt:variant>
      <vt:variant>
        <vt:i4>0</vt:i4>
      </vt:variant>
      <vt:variant>
        <vt:i4>5</vt:i4>
      </vt:variant>
      <vt:variant>
        <vt:lpwstr/>
      </vt:variant>
      <vt:variant>
        <vt:lpwstr>_Toc138735535</vt:lpwstr>
      </vt:variant>
      <vt:variant>
        <vt:i4>1376319</vt:i4>
      </vt:variant>
      <vt:variant>
        <vt:i4>2330</vt:i4>
      </vt:variant>
      <vt:variant>
        <vt:i4>0</vt:i4>
      </vt:variant>
      <vt:variant>
        <vt:i4>5</vt:i4>
      </vt:variant>
      <vt:variant>
        <vt:lpwstr/>
      </vt:variant>
      <vt:variant>
        <vt:lpwstr>_Toc138735534</vt:lpwstr>
      </vt:variant>
      <vt:variant>
        <vt:i4>1376319</vt:i4>
      </vt:variant>
      <vt:variant>
        <vt:i4>2324</vt:i4>
      </vt:variant>
      <vt:variant>
        <vt:i4>0</vt:i4>
      </vt:variant>
      <vt:variant>
        <vt:i4>5</vt:i4>
      </vt:variant>
      <vt:variant>
        <vt:lpwstr/>
      </vt:variant>
      <vt:variant>
        <vt:lpwstr>_Toc138735533</vt:lpwstr>
      </vt:variant>
      <vt:variant>
        <vt:i4>1376319</vt:i4>
      </vt:variant>
      <vt:variant>
        <vt:i4>2318</vt:i4>
      </vt:variant>
      <vt:variant>
        <vt:i4>0</vt:i4>
      </vt:variant>
      <vt:variant>
        <vt:i4>5</vt:i4>
      </vt:variant>
      <vt:variant>
        <vt:lpwstr/>
      </vt:variant>
      <vt:variant>
        <vt:lpwstr>_Toc138735532</vt:lpwstr>
      </vt:variant>
      <vt:variant>
        <vt:i4>1376319</vt:i4>
      </vt:variant>
      <vt:variant>
        <vt:i4>2312</vt:i4>
      </vt:variant>
      <vt:variant>
        <vt:i4>0</vt:i4>
      </vt:variant>
      <vt:variant>
        <vt:i4>5</vt:i4>
      </vt:variant>
      <vt:variant>
        <vt:lpwstr/>
      </vt:variant>
      <vt:variant>
        <vt:lpwstr>_Toc138735531</vt:lpwstr>
      </vt:variant>
      <vt:variant>
        <vt:i4>1376319</vt:i4>
      </vt:variant>
      <vt:variant>
        <vt:i4>2306</vt:i4>
      </vt:variant>
      <vt:variant>
        <vt:i4>0</vt:i4>
      </vt:variant>
      <vt:variant>
        <vt:i4>5</vt:i4>
      </vt:variant>
      <vt:variant>
        <vt:lpwstr/>
      </vt:variant>
      <vt:variant>
        <vt:lpwstr>_Toc138735530</vt:lpwstr>
      </vt:variant>
      <vt:variant>
        <vt:i4>1310783</vt:i4>
      </vt:variant>
      <vt:variant>
        <vt:i4>2300</vt:i4>
      </vt:variant>
      <vt:variant>
        <vt:i4>0</vt:i4>
      </vt:variant>
      <vt:variant>
        <vt:i4>5</vt:i4>
      </vt:variant>
      <vt:variant>
        <vt:lpwstr/>
      </vt:variant>
      <vt:variant>
        <vt:lpwstr>_Toc138735529</vt:lpwstr>
      </vt:variant>
      <vt:variant>
        <vt:i4>1310783</vt:i4>
      </vt:variant>
      <vt:variant>
        <vt:i4>2294</vt:i4>
      </vt:variant>
      <vt:variant>
        <vt:i4>0</vt:i4>
      </vt:variant>
      <vt:variant>
        <vt:i4>5</vt:i4>
      </vt:variant>
      <vt:variant>
        <vt:lpwstr/>
      </vt:variant>
      <vt:variant>
        <vt:lpwstr>_Toc138735528</vt:lpwstr>
      </vt:variant>
      <vt:variant>
        <vt:i4>1310783</vt:i4>
      </vt:variant>
      <vt:variant>
        <vt:i4>2288</vt:i4>
      </vt:variant>
      <vt:variant>
        <vt:i4>0</vt:i4>
      </vt:variant>
      <vt:variant>
        <vt:i4>5</vt:i4>
      </vt:variant>
      <vt:variant>
        <vt:lpwstr/>
      </vt:variant>
      <vt:variant>
        <vt:lpwstr>_Toc138735527</vt:lpwstr>
      </vt:variant>
      <vt:variant>
        <vt:i4>1310783</vt:i4>
      </vt:variant>
      <vt:variant>
        <vt:i4>2282</vt:i4>
      </vt:variant>
      <vt:variant>
        <vt:i4>0</vt:i4>
      </vt:variant>
      <vt:variant>
        <vt:i4>5</vt:i4>
      </vt:variant>
      <vt:variant>
        <vt:lpwstr/>
      </vt:variant>
      <vt:variant>
        <vt:lpwstr>_Toc138735526</vt:lpwstr>
      </vt:variant>
      <vt:variant>
        <vt:i4>1310783</vt:i4>
      </vt:variant>
      <vt:variant>
        <vt:i4>2276</vt:i4>
      </vt:variant>
      <vt:variant>
        <vt:i4>0</vt:i4>
      </vt:variant>
      <vt:variant>
        <vt:i4>5</vt:i4>
      </vt:variant>
      <vt:variant>
        <vt:lpwstr/>
      </vt:variant>
      <vt:variant>
        <vt:lpwstr>_Toc138735525</vt:lpwstr>
      </vt:variant>
      <vt:variant>
        <vt:i4>1310783</vt:i4>
      </vt:variant>
      <vt:variant>
        <vt:i4>2270</vt:i4>
      </vt:variant>
      <vt:variant>
        <vt:i4>0</vt:i4>
      </vt:variant>
      <vt:variant>
        <vt:i4>5</vt:i4>
      </vt:variant>
      <vt:variant>
        <vt:lpwstr/>
      </vt:variant>
      <vt:variant>
        <vt:lpwstr>_Toc138735524</vt:lpwstr>
      </vt:variant>
      <vt:variant>
        <vt:i4>1310783</vt:i4>
      </vt:variant>
      <vt:variant>
        <vt:i4>2264</vt:i4>
      </vt:variant>
      <vt:variant>
        <vt:i4>0</vt:i4>
      </vt:variant>
      <vt:variant>
        <vt:i4>5</vt:i4>
      </vt:variant>
      <vt:variant>
        <vt:lpwstr/>
      </vt:variant>
      <vt:variant>
        <vt:lpwstr>_Toc138735523</vt:lpwstr>
      </vt:variant>
      <vt:variant>
        <vt:i4>1310783</vt:i4>
      </vt:variant>
      <vt:variant>
        <vt:i4>2258</vt:i4>
      </vt:variant>
      <vt:variant>
        <vt:i4>0</vt:i4>
      </vt:variant>
      <vt:variant>
        <vt:i4>5</vt:i4>
      </vt:variant>
      <vt:variant>
        <vt:lpwstr/>
      </vt:variant>
      <vt:variant>
        <vt:lpwstr>_Toc138735522</vt:lpwstr>
      </vt:variant>
      <vt:variant>
        <vt:i4>1310783</vt:i4>
      </vt:variant>
      <vt:variant>
        <vt:i4>2252</vt:i4>
      </vt:variant>
      <vt:variant>
        <vt:i4>0</vt:i4>
      </vt:variant>
      <vt:variant>
        <vt:i4>5</vt:i4>
      </vt:variant>
      <vt:variant>
        <vt:lpwstr/>
      </vt:variant>
      <vt:variant>
        <vt:lpwstr>_Toc138735521</vt:lpwstr>
      </vt:variant>
      <vt:variant>
        <vt:i4>1310783</vt:i4>
      </vt:variant>
      <vt:variant>
        <vt:i4>2246</vt:i4>
      </vt:variant>
      <vt:variant>
        <vt:i4>0</vt:i4>
      </vt:variant>
      <vt:variant>
        <vt:i4>5</vt:i4>
      </vt:variant>
      <vt:variant>
        <vt:lpwstr/>
      </vt:variant>
      <vt:variant>
        <vt:lpwstr>_Toc138735520</vt:lpwstr>
      </vt:variant>
      <vt:variant>
        <vt:i4>1507391</vt:i4>
      </vt:variant>
      <vt:variant>
        <vt:i4>2240</vt:i4>
      </vt:variant>
      <vt:variant>
        <vt:i4>0</vt:i4>
      </vt:variant>
      <vt:variant>
        <vt:i4>5</vt:i4>
      </vt:variant>
      <vt:variant>
        <vt:lpwstr/>
      </vt:variant>
      <vt:variant>
        <vt:lpwstr>_Toc138735519</vt:lpwstr>
      </vt:variant>
      <vt:variant>
        <vt:i4>1507391</vt:i4>
      </vt:variant>
      <vt:variant>
        <vt:i4>2234</vt:i4>
      </vt:variant>
      <vt:variant>
        <vt:i4>0</vt:i4>
      </vt:variant>
      <vt:variant>
        <vt:i4>5</vt:i4>
      </vt:variant>
      <vt:variant>
        <vt:lpwstr/>
      </vt:variant>
      <vt:variant>
        <vt:lpwstr>_Toc138735518</vt:lpwstr>
      </vt:variant>
      <vt:variant>
        <vt:i4>1507391</vt:i4>
      </vt:variant>
      <vt:variant>
        <vt:i4>2228</vt:i4>
      </vt:variant>
      <vt:variant>
        <vt:i4>0</vt:i4>
      </vt:variant>
      <vt:variant>
        <vt:i4>5</vt:i4>
      </vt:variant>
      <vt:variant>
        <vt:lpwstr/>
      </vt:variant>
      <vt:variant>
        <vt:lpwstr>_Toc138735517</vt:lpwstr>
      </vt:variant>
      <vt:variant>
        <vt:i4>1507391</vt:i4>
      </vt:variant>
      <vt:variant>
        <vt:i4>2222</vt:i4>
      </vt:variant>
      <vt:variant>
        <vt:i4>0</vt:i4>
      </vt:variant>
      <vt:variant>
        <vt:i4>5</vt:i4>
      </vt:variant>
      <vt:variant>
        <vt:lpwstr/>
      </vt:variant>
      <vt:variant>
        <vt:lpwstr>_Toc138735516</vt:lpwstr>
      </vt:variant>
      <vt:variant>
        <vt:i4>1507391</vt:i4>
      </vt:variant>
      <vt:variant>
        <vt:i4>2216</vt:i4>
      </vt:variant>
      <vt:variant>
        <vt:i4>0</vt:i4>
      </vt:variant>
      <vt:variant>
        <vt:i4>5</vt:i4>
      </vt:variant>
      <vt:variant>
        <vt:lpwstr/>
      </vt:variant>
      <vt:variant>
        <vt:lpwstr>_Toc138735515</vt:lpwstr>
      </vt:variant>
      <vt:variant>
        <vt:i4>1507391</vt:i4>
      </vt:variant>
      <vt:variant>
        <vt:i4>2210</vt:i4>
      </vt:variant>
      <vt:variant>
        <vt:i4>0</vt:i4>
      </vt:variant>
      <vt:variant>
        <vt:i4>5</vt:i4>
      </vt:variant>
      <vt:variant>
        <vt:lpwstr/>
      </vt:variant>
      <vt:variant>
        <vt:lpwstr>_Toc138735514</vt:lpwstr>
      </vt:variant>
      <vt:variant>
        <vt:i4>1507391</vt:i4>
      </vt:variant>
      <vt:variant>
        <vt:i4>2204</vt:i4>
      </vt:variant>
      <vt:variant>
        <vt:i4>0</vt:i4>
      </vt:variant>
      <vt:variant>
        <vt:i4>5</vt:i4>
      </vt:variant>
      <vt:variant>
        <vt:lpwstr/>
      </vt:variant>
      <vt:variant>
        <vt:lpwstr>_Toc138735513</vt:lpwstr>
      </vt:variant>
      <vt:variant>
        <vt:i4>1507391</vt:i4>
      </vt:variant>
      <vt:variant>
        <vt:i4>2198</vt:i4>
      </vt:variant>
      <vt:variant>
        <vt:i4>0</vt:i4>
      </vt:variant>
      <vt:variant>
        <vt:i4>5</vt:i4>
      </vt:variant>
      <vt:variant>
        <vt:lpwstr/>
      </vt:variant>
      <vt:variant>
        <vt:lpwstr>_Toc138735512</vt:lpwstr>
      </vt:variant>
      <vt:variant>
        <vt:i4>1507391</vt:i4>
      </vt:variant>
      <vt:variant>
        <vt:i4>2192</vt:i4>
      </vt:variant>
      <vt:variant>
        <vt:i4>0</vt:i4>
      </vt:variant>
      <vt:variant>
        <vt:i4>5</vt:i4>
      </vt:variant>
      <vt:variant>
        <vt:lpwstr/>
      </vt:variant>
      <vt:variant>
        <vt:lpwstr>_Toc138735511</vt:lpwstr>
      </vt:variant>
      <vt:variant>
        <vt:i4>1507391</vt:i4>
      </vt:variant>
      <vt:variant>
        <vt:i4>2186</vt:i4>
      </vt:variant>
      <vt:variant>
        <vt:i4>0</vt:i4>
      </vt:variant>
      <vt:variant>
        <vt:i4>5</vt:i4>
      </vt:variant>
      <vt:variant>
        <vt:lpwstr/>
      </vt:variant>
      <vt:variant>
        <vt:lpwstr>_Toc138735510</vt:lpwstr>
      </vt:variant>
      <vt:variant>
        <vt:i4>1441855</vt:i4>
      </vt:variant>
      <vt:variant>
        <vt:i4>2180</vt:i4>
      </vt:variant>
      <vt:variant>
        <vt:i4>0</vt:i4>
      </vt:variant>
      <vt:variant>
        <vt:i4>5</vt:i4>
      </vt:variant>
      <vt:variant>
        <vt:lpwstr/>
      </vt:variant>
      <vt:variant>
        <vt:lpwstr>_Toc138735509</vt:lpwstr>
      </vt:variant>
      <vt:variant>
        <vt:i4>1441855</vt:i4>
      </vt:variant>
      <vt:variant>
        <vt:i4>2174</vt:i4>
      </vt:variant>
      <vt:variant>
        <vt:i4>0</vt:i4>
      </vt:variant>
      <vt:variant>
        <vt:i4>5</vt:i4>
      </vt:variant>
      <vt:variant>
        <vt:lpwstr/>
      </vt:variant>
      <vt:variant>
        <vt:lpwstr>_Toc138735508</vt:lpwstr>
      </vt:variant>
      <vt:variant>
        <vt:i4>1441855</vt:i4>
      </vt:variant>
      <vt:variant>
        <vt:i4>2168</vt:i4>
      </vt:variant>
      <vt:variant>
        <vt:i4>0</vt:i4>
      </vt:variant>
      <vt:variant>
        <vt:i4>5</vt:i4>
      </vt:variant>
      <vt:variant>
        <vt:lpwstr/>
      </vt:variant>
      <vt:variant>
        <vt:lpwstr>_Toc138735507</vt:lpwstr>
      </vt:variant>
      <vt:variant>
        <vt:i4>1441855</vt:i4>
      </vt:variant>
      <vt:variant>
        <vt:i4>2162</vt:i4>
      </vt:variant>
      <vt:variant>
        <vt:i4>0</vt:i4>
      </vt:variant>
      <vt:variant>
        <vt:i4>5</vt:i4>
      </vt:variant>
      <vt:variant>
        <vt:lpwstr/>
      </vt:variant>
      <vt:variant>
        <vt:lpwstr>_Toc138735506</vt:lpwstr>
      </vt:variant>
      <vt:variant>
        <vt:i4>1441855</vt:i4>
      </vt:variant>
      <vt:variant>
        <vt:i4>2156</vt:i4>
      </vt:variant>
      <vt:variant>
        <vt:i4>0</vt:i4>
      </vt:variant>
      <vt:variant>
        <vt:i4>5</vt:i4>
      </vt:variant>
      <vt:variant>
        <vt:lpwstr/>
      </vt:variant>
      <vt:variant>
        <vt:lpwstr>_Toc138735505</vt:lpwstr>
      </vt:variant>
      <vt:variant>
        <vt:i4>1441855</vt:i4>
      </vt:variant>
      <vt:variant>
        <vt:i4>2150</vt:i4>
      </vt:variant>
      <vt:variant>
        <vt:i4>0</vt:i4>
      </vt:variant>
      <vt:variant>
        <vt:i4>5</vt:i4>
      </vt:variant>
      <vt:variant>
        <vt:lpwstr/>
      </vt:variant>
      <vt:variant>
        <vt:lpwstr>_Toc138735504</vt:lpwstr>
      </vt:variant>
      <vt:variant>
        <vt:i4>1441855</vt:i4>
      </vt:variant>
      <vt:variant>
        <vt:i4>2144</vt:i4>
      </vt:variant>
      <vt:variant>
        <vt:i4>0</vt:i4>
      </vt:variant>
      <vt:variant>
        <vt:i4>5</vt:i4>
      </vt:variant>
      <vt:variant>
        <vt:lpwstr/>
      </vt:variant>
      <vt:variant>
        <vt:lpwstr>_Toc138735503</vt:lpwstr>
      </vt:variant>
      <vt:variant>
        <vt:i4>1441855</vt:i4>
      </vt:variant>
      <vt:variant>
        <vt:i4>2138</vt:i4>
      </vt:variant>
      <vt:variant>
        <vt:i4>0</vt:i4>
      </vt:variant>
      <vt:variant>
        <vt:i4>5</vt:i4>
      </vt:variant>
      <vt:variant>
        <vt:lpwstr/>
      </vt:variant>
      <vt:variant>
        <vt:lpwstr>_Toc138735502</vt:lpwstr>
      </vt:variant>
      <vt:variant>
        <vt:i4>1441855</vt:i4>
      </vt:variant>
      <vt:variant>
        <vt:i4>2132</vt:i4>
      </vt:variant>
      <vt:variant>
        <vt:i4>0</vt:i4>
      </vt:variant>
      <vt:variant>
        <vt:i4>5</vt:i4>
      </vt:variant>
      <vt:variant>
        <vt:lpwstr/>
      </vt:variant>
      <vt:variant>
        <vt:lpwstr>_Toc138735501</vt:lpwstr>
      </vt:variant>
      <vt:variant>
        <vt:i4>1441855</vt:i4>
      </vt:variant>
      <vt:variant>
        <vt:i4>2126</vt:i4>
      </vt:variant>
      <vt:variant>
        <vt:i4>0</vt:i4>
      </vt:variant>
      <vt:variant>
        <vt:i4>5</vt:i4>
      </vt:variant>
      <vt:variant>
        <vt:lpwstr/>
      </vt:variant>
      <vt:variant>
        <vt:lpwstr>_Toc138735500</vt:lpwstr>
      </vt:variant>
      <vt:variant>
        <vt:i4>2031678</vt:i4>
      </vt:variant>
      <vt:variant>
        <vt:i4>2120</vt:i4>
      </vt:variant>
      <vt:variant>
        <vt:i4>0</vt:i4>
      </vt:variant>
      <vt:variant>
        <vt:i4>5</vt:i4>
      </vt:variant>
      <vt:variant>
        <vt:lpwstr/>
      </vt:variant>
      <vt:variant>
        <vt:lpwstr>_Toc138735499</vt:lpwstr>
      </vt:variant>
      <vt:variant>
        <vt:i4>2031678</vt:i4>
      </vt:variant>
      <vt:variant>
        <vt:i4>2114</vt:i4>
      </vt:variant>
      <vt:variant>
        <vt:i4>0</vt:i4>
      </vt:variant>
      <vt:variant>
        <vt:i4>5</vt:i4>
      </vt:variant>
      <vt:variant>
        <vt:lpwstr/>
      </vt:variant>
      <vt:variant>
        <vt:lpwstr>_Toc138735498</vt:lpwstr>
      </vt:variant>
      <vt:variant>
        <vt:i4>2031678</vt:i4>
      </vt:variant>
      <vt:variant>
        <vt:i4>2108</vt:i4>
      </vt:variant>
      <vt:variant>
        <vt:i4>0</vt:i4>
      </vt:variant>
      <vt:variant>
        <vt:i4>5</vt:i4>
      </vt:variant>
      <vt:variant>
        <vt:lpwstr/>
      </vt:variant>
      <vt:variant>
        <vt:lpwstr>_Toc138735497</vt:lpwstr>
      </vt:variant>
      <vt:variant>
        <vt:i4>2031678</vt:i4>
      </vt:variant>
      <vt:variant>
        <vt:i4>2102</vt:i4>
      </vt:variant>
      <vt:variant>
        <vt:i4>0</vt:i4>
      </vt:variant>
      <vt:variant>
        <vt:i4>5</vt:i4>
      </vt:variant>
      <vt:variant>
        <vt:lpwstr/>
      </vt:variant>
      <vt:variant>
        <vt:lpwstr>_Toc138735496</vt:lpwstr>
      </vt:variant>
      <vt:variant>
        <vt:i4>2031678</vt:i4>
      </vt:variant>
      <vt:variant>
        <vt:i4>2096</vt:i4>
      </vt:variant>
      <vt:variant>
        <vt:i4>0</vt:i4>
      </vt:variant>
      <vt:variant>
        <vt:i4>5</vt:i4>
      </vt:variant>
      <vt:variant>
        <vt:lpwstr/>
      </vt:variant>
      <vt:variant>
        <vt:lpwstr>_Toc138735495</vt:lpwstr>
      </vt:variant>
      <vt:variant>
        <vt:i4>2031678</vt:i4>
      </vt:variant>
      <vt:variant>
        <vt:i4>2090</vt:i4>
      </vt:variant>
      <vt:variant>
        <vt:i4>0</vt:i4>
      </vt:variant>
      <vt:variant>
        <vt:i4>5</vt:i4>
      </vt:variant>
      <vt:variant>
        <vt:lpwstr/>
      </vt:variant>
      <vt:variant>
        <vt:lpwstr>_Toc138735494</vt:lpwstr>
      </vt:variant>
      <vt:variant>
        <vt:i4>2031678</vt:i4>
      </vt:variant>
      <vt:variant>
        <vt:i4>2084</vt:i4>
      </vt:variant>
      <vt:variant>
        <vt:i4>0</vt:i4>
      </vt:variant>
      <vt:variant>
        <vt:i4>5</vt:i4>
      </vt:variant>
      <vt:variant>
        <vt:lpwstr/>
      </vt:variant>
      <vt:variant>
        <vt:lpwstr>_Toc138735493</vt:lpwstr>
      </vt:variant>
      <vt:variant>
        <vt:i4>2031678</vt:i4>
      </vt:variant>
      <vt:variant>
        <vt:i4>2078</vt:i4>
      </vt:variant>
      <vt:variant>
        <vt:i4>0</vt:i4>
      </vt:variant>
      <vt:variant>
        <vt:i4>5</vt:i4>
      </vt:variant>
      <vt:variant>
        <vt:lpwstr/>
      </vt:variant>
      <vt:variant>
        <vt:lpwstr>_Toc138735492</vt:lpwstr>
      </vt:variant>
      <vt:variant>
        <vt:i4>2031678</vt:i4>
      </vt:variant>
      <vt:variant>
        <vt:i4>2072</vt:i4>
      </vt:variant>
      <vt:variant>
        <vt:i4>0</vt:i4>
      </vt:variant>
      <vt:variant>
        <vt:i4>5</vt:i4>
      </vt:variant>
      <vt:variant>
        <vt:lpwstr/>
      </vt:variant>
      <vt:variant>
        <vt:lpwstr>_Toc138735491</vt:lpwstr>
      </vt:variant>
      <vt:variant>
        <vt:i4>2031678</vt:i4>
      </vt:variant>
      <vt:variant>
        <vt:i4>2066</vt:i4>
      </vt:variant>
      <vt:variant>
        <vt:i4>0</vt:i4>
      </vt:variant>
      <vt:variant>
        <vt:i4>5</vt:i4>
      </vt:variant>
      <vt:variant>
        <vt:lpwstr/>
      </vt:variant>
      <vt:variant>
        <vt:lpwstr>_Toc138735490</vt:lpwstr>
      </vt:variant>
      <vt:variant>
        <vt:i4>1966142</vt:i4>
      </vt:variant>
      <vt:variant>
        <vt:i4>2060</vt:i4>
      </vt:variant>
      <vt:variant>
        <vt:i4>0</vt:i4>
      </vt:variant>
      <vt:variant>
        <vt:i4>5</vt:i4>
      </vt:variant>
      <vt:variant>
        <vt:lpwstr/>
      </vt:variant>
      <vt:variant>
        <vt:lpwstr>_Toc138735489</vt:lpwstr>
      </vt:variant>
      <vt:variant>
        <vt:i4>1966142</vt:i4>
      </vt:variant>
      <vt:variant>
        <vt:i4>2054</vt:i4>
      </vt:variant>
      <vt:variant>
        <vt:i4>0</vt:i4>
      </vt:variant>
      <vt:variant>
        <vt:i4>5</vt:i4>
      </vt:variant>
      <vt:variant>
        <vt:lpwstr/>
      </vt:variant>
      <vt:variant>
        <vt:lpwstr>_Toc138735488</vt:lpwstr>
      </vt:variant>
      <vt:variant>
        <vt:i4>1966142</vt:i4>
      </vt:variant>
      <vt:variant>
        <vt:i4>2048</vt:i4>
      </vt:variant>
      <vt:variant>
        <vt:i4>0</vt:i4>
      </vt:variant>
      <vt:variant>
        <vt:i4>5</vt:i4>
      </vt:variant>
      <vt:variant>
        <vt:lpwstr/>
      </vt:variant>
      <vt:variant>
        <vt:lpwstr>_Toc138735487</vt:lpwstr>
      </vt:variant>
      <vt:variant>
        <vt:i4>1966142</vt:i4>
      </vt:variant>
      <vt:variant>
        <vt:i4>2042</vt:i4>
      </vt:variant>
      <vt:variant>
        <vt:i4>0</vt:i4>
      </vt:variant>
      <vt:variant>
        <vt:i4>5</vt:i4>
      </vt:variant>
      <vt:variant>
        <vt:lpwstr/>
      </vt:variant>
      <vt:variant>
        <vt:lpwstr>_Toc138735486</vt:lpwstr>
      </vt:variant>
      <vt:variant>
        <vt:i4>1966142</vt:i4>
      </vt:variant>
      <vt:variant>
        <vt:i4>2036</vt:i4>
      </vt:variant>
      <vt:variant>
        <vt:i4>0</vt:i4>
      </vt:variant>
      <vt:variant>
        <vt:i4>5</vt:i4>
      </vt:variant>
      <vt:variant>
        <vt:lpwstr/>
      </vt:variant>
      <vt:variant>
        <vt:lpwstr>_Toc138735485</vt:lpwstr>
      </vt:variant>
      <vt:variant>
        <vt:i4>1966142</vt:i4>
      </vt:variant>
      <vt:variant>
        <vt:i4>2030</vt:i4>
      </vt:variant>
      <vt:variant>
        <vt:i4>0</vt:i4>
      </vt:variant>
      <vt:variant>
        <vt:i4>5</vt:i4>
      </vt:variant>
      <vt:variant>
        <vt:lpwstr/>
      </vt:variant>
      <vt:variant>
        <vt:lpwstr>_Toc138735484</vt:lpwstr>
      </vt:variant>
      <vt:variant>
        <vt:i4>1966142</vt:i4>
      </vt:variant>
      <vt:variant>
        <vt:i4>2024</vt:i4>
      </vt:variant>
      <vt:variant>
        <vt:i4>0</vt:i4>
      </vt:variant>
      <vt:variant>
        <vt:i4>5</vt:i4>
      </vt:variant>
      <vt:variant>
        <vt:lpwstr/>
      </vt:variant>
      <vt:variant>
        <vt:lpwstr>_Toc138735483</vt:lpwstr>
      </vt:variant>
      <vt:variant>
        <vt:i4>1966142</vt:i4>
      </vt:variant>
      <vt:variant>
        <vt:i4>2018</vt:i4>
      </vt:variant>
      <vt:variant>
        <vt:i4>0</vt:i4>
      </vt:variant>
      <vt:variant>
        <vt:i4>5</vt:i4>
      </vt:variant>
      <vt:variant>
        <vt:lpwstr/>
      </vt:variant>
      <vt:variant>
        <vt:lpwstr>_Toc138735482</vt:lpwstr>
      </vt:variant>
      <vt:variant>
        <vt:i4>1966142</vt:i4>
      </vt:variant>
      <vt:variant>
        <vt:i4>2012</vt:i4>
      </vt:variant>
      <vt:variant>
        <vt:i4>0</vt:i4>
      </vt:variant>
      <vt:variant>
        <vt:i4>5</vt:i4>
      </vt:variant>
      <vt:variant>
        <vt:lpwstr/>
      </vt:variant>
      <vt:variant>
        <vt:lpwstr>_Toc138735481</vt:lpwstr>
      </vt:variant>
      <vt:variant>
        <vt:i4>1966142</vt:i4>
      </vt:variant>
      <vt:variant>
        <vt:i4>2006</vt:i4>
      </vt:variant>
      <vt:variant>
        <vt:i4>0</vt:i4>
      </vt:variant>
      <vt:variant>
        <vt:i4>5</vt:i4>
      </vt:variant>
      <vt:variant>
        <vt:lpwstr/>
      </vt:variant>
      <vt:variant>
        <vt:lpwstr>_Toc138735480</vt:lpwstr>
      </vt:variant>
      <vt:variant>
        <vt:i4>1114174</vt:i4>
      </vt:variant>
      <vt:variant>
        <vt:i4>2000</vt:i4>
      </vt:variant>
      <vt:variant>
        <vt:i4>0</vt:i4>
      </vt:variant>
      <vt:variant>
        <vt:i4>5</vt:i4>
      </vt:variant>
      <vt:variant>
        <vt:lpwstr/>
      </vt:variant>
      <vt:variant>
        <vt:lpwstr>_Toc138735479</vt:lpwstr>
      </vt:variant>
      <vt:variant>
        <vt:i4>1114174</vt:i4>
      </vt:variant>
      <vt:variant>
        <vt:i4>1994</vt:i4>
      </vt:variant>
      <vt:variant>
        <vt:i4>0</vt:i4>
      </vt:variant>
      <vt:variant>
        <vt:i4>5</vt:i4>
      </vt:variant>
      <vt:variant>
        <vt:lpwstr/>
      </vt:variant>
      <vt:variant>
        <vt:lpwstr>_Toc138735478</vt:lpwstr>
      </vt:variant>
      <vt:variant>
        <vt:i4>1114174</vt:i4>
      </vt:variant>
      <vt:variant>
        <vt:i4>1988</vt:i4>
      </vt:variant>
      <vt:variant>
        <vt:i4>0</vt:i4>
      </vt:variant>
      <vt:variant>
        <vt:i4>5</vt:i4>
      </vt:variant>
      <vt:variant>
        <vt:lpwstr/>
      </vt:variant>
      <vt:variant>
        <vt:lpwstr>_Toc138735477</vt:lpwstr>
      </vt:variant>
      <vt:variant>
        <vt:i4>1114174</vt:i4>
      </vt:variant>
      <vt:variant>
        <vt:i4>1982</vt:i4>
      </vt:variant>
      <vt:variant>
        <vt:i4>0</vt:i4>
      </vt:variant>
      <vt:variant>
        <vt:i4>5</vt:i4>
      </vt:variant>
      <vt:variant>
        <vt:lpwstr/>
      </vt:variant>
      <vt:variant>
        <vt:lpwstr>_Toc138735476</vt:lpwstr>
      </vt:variant>
      <vt:variant>
        <vt:i4>1114174</vt:i4>
      </vt:variant>
      <vt:variant>
        <vt:i4>1976</vt:i4>
      </vt:variant>
      <vt:variant>
        <vt:i4>0</vt:i4>
      </vt:variant>
      <vt:variant>
        <vt:i4>5</vt:i4>
      </vt:variant>
      <vt:variant>
        <vt:lpwstr/>
      </vt:variant>
      <vt:variant>
        <vt:lpwstr>_Toc138735475</vt:lpwstr>
      </vt:variant>
      <vt:variant>
        <vt:i4>1114174</vt:i4>
      </vt:variant>
      <vt:variant>
        <vt:i4>1970</vt:i4>
      </vt:variant>
      <vt:variant>
        <vt:i4>0</vt:i4>
      </vt:variant>
      <vt:variant>
        <vt:i4>5</vt:i4>
      </vt:variant>
      <vt:variant>
        <vt:lpwstr/>
      </vt:variant>
      <vt:variant>
        <vt:lpwstr>_Toc138735474</vt:lpwstr>
      </vt:variant>
      <vt:variant>
        <vt:i4>1114174</vt:i4>
      </vt:variant>
      <vt:variant>
        <vt:i4>1964</vt:i4>
      </vt:variant>
      <vt:variant>
        <vt:i4>0</vt:i4>
      </vt:variant>
      <vt:variant>
        <vt:i4>5</vt:i4>
      </vt:variant>
      <vt:variant>
        <vt:lpwstr/>
      </vt:variant>
      <vt:variant>
        <vt:lpwstr>_Toc138735473</vt:lpwstr>
      </vt:variant>
      <vt:variant>
        <vt:i4>1114174</vt:i4>
      </vt:variant>
      <vt:variant>
        <vt:i4>1958</vt:i4>
      </vt:variant>
      <vt:variant>
        <vt:i4>0</vt:i4>
      </vt:variant>
      <vt:variant>
        <vt:i4>5</vt:i4>
      </vt:variant>
      <vt:variant>
        <vt:lpwstr/>
      </vt:variant>
      <vt:variant>
        <vt:lpwstr>_Toc138735472</vt:lpwstr>
      </vt:variant>
      <vt:variant>
        <vt:i4>1114174</vt:i4>
      </vt:variant>
      <vt:variant>
        <vt:i4>1952</vt:i4>
      </vt:variant>
      <vt:variant>
        <vt:i4>0</vt:i4>
      </vt:variant>
      <vt:variant>
        <vt:i4>5</vt:i4>
      </vt:variant>
      <vt:variant>
        <vt:lpwstr/>
      </vt:variant>
      <vt:variant>
        <vt:lpwstr>_Toc138735471</vt:lpwstr>
      </vt:variant>
      <vt:variant>
        <vt:i4>1114174</vt:i4>
      </vt:variant>
      <vt:variant>
        <vt:i4>1946</vt:i4>
      </vt:variant>
      <vt:variant>
        <vt:i4>0</vt:i4>
      </vt:variant>
      <vt:variant>
        <vt:i4>5</vt:i4>
      </vt:variant>
      <vt:variant>
        <vt:lpwstr/>
      </vt:variant>
      <vt:variant>
        <vt:lpwstr>_Toc138735470</vt:lpwstr>
      </vt:variant>
      <vt:variant>
        <vt:i4>1048638</vt:i4>
      </vt:variant>
      <vt:variant>
        <vt:i4>1940</vt:i4>
      </vt:variant>
      <vt:variant>
        <vt:i4>0</vt:i4>
      </vt:variant>
      <vt:variant>
        <vt:i4>5</vt:i4>
      </vt:variant>
      <vt:variant>
        <vt:lpwstr/>
      </vt:variant>
      <vt:variant>
        <vt:lpwstr>_Toc138735469</vt:lpwstr>
      </vt:variant>
      <vt:variant>
        <vt:i4>1048638</vt:i4>
      </vt:variant>
      <vt:variant>
        <vt:i4>1934</vt:i4>
      </vt:variant>
      <vt:variant>
        <vt:i4>0</vt:i4>
      </vt:variant>
      <vt:variant>
        <vt:i4>5</vt:i4>
      </vt:variant>
      <vt:variant>
        <vt:lpwstr/>
      </vt:variant>
      <vt:variant>
        <vt:lpwstr>_Toc138735468</vt:lpwstr>
      </vt:variant>
      <vt:variant>
        <vt:i4>1048638</vt:i4>
      </vt:variant>
      <vt:variant>
        <vt:i4>1928</vt:i4>
      </vt:variant>
      <vt:variant>
        <vt:i4>0</vt:i4>
      </vt:variant>
      <vt:variant>
        <vt:i4>5</vt:i4>
      </vt:variant>
      <vt:variant>
        <vt:lpwstr/>
      </vt:variant>
      <vt:variant>
        <vt:lpwstr>_Toc138735467</vt:lpwstr>
      </vt:variant>
      <vt:variant>
        <vt:i4>1048638</vt:i4>
      </vt:variant>
      <vt:variant>
        <vt:i4>1922</vt:i4>
      </vt:variant>
      <vt:variant>
        <vt:i4>0</vt:i4>
      </vt:variant>
      <vt:variant>
        <vt:i4>5</vt:i4>
      </vt:variant>
      <vt:variant>
        <vt:lpwstr/>
      </vt:variant>
      <vt:variant>
        <vt:lpwstr>_Toc138735466</vt:lpwstr>
      </vt:variant>
      <vt:variant>
        <vt:i4>1048638</vt:i4>
      </vt:variant>
      <vt:variant>
        <vt:i4>1916</vt:i4>
      </vt:variant>
      <vt:variant>
        <vt:i4>0</vt:i4>
      </vt:variant>
      <vt:variant>
        <vt:i4>5</vt:i4>
      </vt:variant>
      <vt:variant>
        <vt:lpwstr/>
      </vt:variant>
      <vt:variant>
        <vt:lpwstr>_Toc138735465</vt:lpwstr>
      </vt:variant>
      <vt:variant>
        <vt:i4>1048638</vt:i4>
      </vt:variant>
      <vt:variant>
        <vt:i4>1910</vt:i4>
      </vt:variant>
      <vt:variant>
        <vt:i4>0</vt:i4>
      </vt:variant>
      <vt:variant>
        <vt:i4>5</vt:i4>
      </vt:variant>
      <vt:variant>
        <vt:lpwstr/>
      </vt:variant>
      <vt:variant>
        <vt:lpwstr>_Toc138735464</vt:lpwstr>
      </vt:variant>
      <vt:variant>
        <vt:i4>1048638</vt:i4>
      </vt:variant>
      <vt:variant>
        <vt:i4>1904</vt:i4>
      </vt:variant>
      <vt:variant>
        <vt:i4>0</vt:i4>
      </vt:variant>
      <vt:variant>
        <vt:i4>5</vt:i4>
      </vt:variant>
      <vt:variant>
        <vt:lpwstr/>
      </vt:variant>
      <vt:variant>
        <vt:lpwstr>_Toc138735463</vt:lpwstr>
      </vt:variant>
      <vt:variant>
        <vt:i4>1048638</vt:i4>
      </vt:variant>
      <vt:variant>
        <vt:i4>1898</vt:i4>
      </vt:variant>
      <vt:variant>
        <vt:i4>0</vt:i4>
      </vt:variant>
      <vt:variant>
        <vt:i4>5</vt:i4>
      </vt:variant>
      <vt:variant>
        <vt:lpwstr/>
      </vt:variant>
      <vt:variant>
        <vt:lpwstr>_Toc138735462</vt:lpwstr>
      </vt:variant>
      <vt:variant>
        <vt:i4>1048638</vt:i4>
      </vt:variant>
      <vt:variant>
        <vt:i4>1892</vt:i4>
      </vt:variant>
      <vt:variant>
        <vt:i4>0</vt:i4>
      </vt:variant>
      <vt:variant>
        <vt:i4>5</vt:i4>
      </vt:variant>
      <vt:variant>
        <vt:lpwstr/>
      </vt:variant>
      <vt:variant>
        <vt:lpwstr>_Toc138735461</vt:lpwstr>
      </vt:variant>
      <vt:variant>
        <vt:i4>1048638</vt:i4>
      </vt:variant>
      <vt:variant>
        <vt:i4>1886</vt:i4>
      </vt:variant>
      <vt:variant>
        <vt:i4>0</vt:i4>
      </vt:variant>
      <vt:variant>
        <vt:i4>5</vt:i4>
      </vt:variant>
      <vt:variant>
        <vt:lpwstr/>
      </vt:variant>
      <vt:variant>
        <vt:lpwstr>_Toc138735460</vt:lpwstr>
      </vt:variant>
      <vt:variant>
        <vt:i4>1245246</vt:i4>
      </vt:variant>
      <vt:variant>
        <vt:i4>1880</vt:i4>
      </vt:variant>
      <vt:variant>
        <vt:i4>0</vt:i4>
      </vt:variant>
      <vt:variant>
        <vt:i4>5</vt:i4>
      </vt:variant>
      <vt:variant>
        <vt:lpwstr/>
      </vt:variant>
      <vt:variant>
        <vt:lpwstr>_Toc138735459</vt:lpwstr>
      </vt:variant>
      <vt:variant>
        <vt:i4>1245246</vt:i4>
      </vt:variant>
      <vt:variant>
        <vt:i4>1874</vt:i4>
      </vt:variant>
      <vt:variant>
        <vt:i4>0</vt:i4>
      </vt:variant>
      <vt:variant>
        <vt:i4>5</vt:i4>
      </vt:variant>
      <vt:variant>
        <vt:lpwstr/>
      </vt:variant>
      <vt:variant>
        <vt:lpwstr>_Toc138735458</vt:lpwstr>
      </vt:variant>
      <vt:variant>
        <vt:i4>1245246</vt:i4>
      </vt:variant>
      <vt:variant>
        <vt:i4>1868</vt:i4>
      </vt:variant>
      <vt:variant>
        <vt:i4>0</vt:i4>
      </vt:variant>
      <vt:variant>
        <vt:i4>5</vt:i4>
      </vt:variant>
      <vt:variant>
        <vt:lpwstr/>
      </vt:variant>
      <vt:variant>
        <vt:lpwstr>_Toc138735457</vt:lpwstr>
      </vt:variant>
      <vt:variant>
        <vt:i4>1245246</vt:i4>
      </vt:variant>
      <vt:variant>
        <vt:i4>1862</vt:i4>
      </vt:variant>
      <vt:variant>
        <vt:i4>0</vt:i4>
      </vt:variant>
      <vt:variant>
        <vt:i4>5</vt:i4>
      </vt:variant>
      <vt:variant>
        <vt:lpwstr/>
      </vt:variant>
      <vt:variant>
        <vt:lpwstr>_Toc138735456</vt:lpwstr>
      </vt:variant>
      <vt:variant>
        <vt:i4>1245246</vt:i4>
      </vt:variant>
      <vt:variant>
        <vt:i4>1856</vt:i4>
      </vt:variant>
      <vt:variant>
        <vt:i4>0</vt:i4>
      </vt:variant>
      <vt:variant>
        <vt:i4>5</vt:i4>
      </vt:variant>
      <vt:variant>
        <vt:lpwstr/>
      </vt:variant>
      <vt:variant>
        <vt:lpwstr>_Toc138735455</vt:lpwstr>
      </vt:variant>
      <vt:variant>
        <vt:i4>1245246</vt:i4>
      </vt:variant>
      <vt:variant>
        <vt:i4>1850</vt:i4>
      </vt:variant>
      <vt:variant>
        <vt:i4>0</vt:i4>
      </vt:variant>
      <vt:variant>
        <vt:i4>5</vt:i4>
      </vt:variant>
      <vt:variant>
        <vt:lpwstr/>
      </vt:variant>
      <vt:variant>
        <vt:lpwstr>_Toc138735454</vt:lpwstr>
      </vt:variant>
      <vt:variant>
        <vt:i4>1245246</vt:i4>
      </vt:variant>
      <vt:variant>
        <vt:i4>1844</vt:i4>
      </vt:variant>
      <vt:variant>
        <vt:i4>0</vt:i4>
      </vt:variant>
      <vt:variant>
        <vt:i4>5</vt:i4>
      </vt:variant>
      <vt:variant>
        <vt:lpwstr/>
      </vt:variant>
      <vt:variant>
        <vt:lpwstr>_Toc138735453</vt:lpwstr>
      </vt:variant>
      <vt:variant>
        <vt:i4>1245246</vt:i4>
      </vt:variant>
      <vt:variant>
        <vt:i4>1838</vt:i4>
      </vt:variant>
      <vt:variant>
        <vt:i4>0</vt:i4>
      </vt:variant>
      <vt:variant>
        <vt:i4>5</vt:i4>
      </vt:variant>
      <vt:variant>
        <vt:lpwstr/>
      </vt:variant>
      <vt:variant>
        <vt:lpwstr>_Toc138735452</vt:lpwstr>
      </vt:variant>
      <vt:variant>
        <vt:i4>1245246</vt:i4>
      </vt:variant>
      <vt:variant>
        <vt:i4>1832</vt:i4>
      </vt:variant>
      <vt:variant>
        <vt:i4>0</vt:i4>
      </vt:variant>
      <vt:variant>
        <vt:i4>5</vt:i4>
      </vt:variant>
      <vt:variant>
        <vt:lpwstr/>
      </vt:variant>
      <vt:variant>
        <vt:lpwstr>_Toc138735451</vt:lpwstr>
      </vt:variant>
      <vt:variant>
        <vt:i4>1245246</vt:i4>
      </vt:variant>
      <vt:variant>
        <vt:i4>1826</vt:i4>
      </vt:variant>
      <vt:variant>
        <vt:i4>0</vt:i4>
      </vt:variant>
      <vt:variant>
        <vt:i4>5</vt:i4>
      </vt:variant>
      <vt:variant>
        <vt:lpwstr/>
      </vt:variant>
      <vt:variant>
        <vt:lpwstr>_Toc138735450</vt:lpwstr>
      </vt:variant>
      <vt:variant>
        <vt:i4>1179710</vt:i4>
      </vt:variant>
      <vt:variant>
        <vt:i4>1820</vt:i4>
      </vt:variant>
      <vt:variant>
        <vt:i4>0</vt:i4>
      </vt:variant>
      <vt:variant>
        <vt:i4>5</vt:i4>
      </vt:variant>
      <vt:variant>
        <vt:lpwstr/>
      </vt:variant>
      <vt:variant>
        <vt:lpwstr>_Toc138735449</vt:lpwstr>
      </vt:variant>
      <vt:variant>
        <vt:i4>1179710</vt:i4>
      </vt:variant>
      <vt:variant>
        <vt:i4>1814</vt:i4>
      </vt:variant>
      <vt:variant>
        <vt:i4>0</vt:i4>
      </vt:variant>
      <vt:variant>
        <vt:i4>5</vt:i4>
      </vt:variant>
      <vt:variant>
        <vt:lpwstr/>
      </vt:variant>
      <vt:variant>
        <vt:lpwstr>_Toc138735448</vt:lpwstr>
      </vt:variant>
      <vt:variant>
        <vt:i4>1179710</vt:i4>
      </vt:variant>
      <vt:variant>
        <vt:i4>1808</vt:i4>
      </vt:variant>
      <vt:variant>
        <vt:i4>0</vt:i4>
      </vt:variant>
      <vt:variant>
        <vt:i4>5</vt:i4>
      </vt:variant>
      <vt:variant>
        <vt:lpwstr/>
      </vt:variant>
      <vt:variant>
        <vt:lpwstr>_Toc138735447</vt:lpwstr>
      </vt:variant>
      <vt:variant>
        <vt:i4>1179710</vt:i4>
      </vt:variant>
      <vt:variant>
        <vt:i4>1802</vt:i4>
      </vt:variant>
      <vt:variant>
        <vt:i4>0</vt:i4>
      </vt:variant>
      <vt:variant>
        <vt:i4>5</vt:i4>
      </vt:variant>
      <vt:variant>
        <vt:lpwstr/>
      </vt:variant>
      <vt:variant>
        <vt:lpwstr>_Toc138735446</vt:lpwstr>
      </vt:variant>
      <vt:variant>
        <vt:i4>1179710</vt:i4>
      </vt:variant>
      <vt:variant>
        <vt:i4>1796</vt:i4>
      </vt:variant>
      <vt:variant>
        <vt:i4>0</vt:i4>
      </vt:variant>
      <vt:variant>
        <vt:i4>5</vt:i4>
      </vt:variant>
      <vt:variant>
        <vt:lpwstr/>
      </vt:variant>
      <vt:variant>
        <vt:lpwstr>_Toc138735445</vt:lpwstr>
      </vt:variant>
      <vt:variant>
        <vt:i4>1179710</vt:i4>
      </vt:variant>
      <vt:variant>
        <vt:i4>1790</vt:i4>
      </vt:variant>
      <vt:variant>
        <vt:i4>0</vt:i4>
      </vt:variant>
      <vt:variant>
        <vt:i4>5</vt:i4>
      </vt:variant>
      <vt:variant>
        <vt:lpwstr/>
      </vt:variant>
      <vt:variant>
        <vt:lpwstr>_Toc138735444</vt:lpwstr>
      </vt:variant>
      <vt:variant>
        <vt:i4>1179710</vt:i4>
      </vt:variant>
      <vt:variant>
        <vt:i4>1784</vt:i4>
      </vt:variant>
      <vt:variant>
        <vt:i4>0</vt:i4>
      </vt:variant>
      <vt:variant>
        <vt:i4>5</vt:i4>
      </vt:variant>
      <vt:variant>
        <vt:lpwstr/>
      </vt:variant>
      <vt:variant>
        <vt:lpwstr>_Toc138735443</vt:lpwstr>
      </vt:variant>
      <vt:variant>
        <vt:i4>1179710</vt:i4>
      </vt:variant>
      <vt:variant>
        <vt:i4>1778</vt:i4>
      </vt:variant>
      <vt:variant>
        <vt:i4>0</vt:i4>
      </vt:variant>
      <vt:variant>
        <vt:i4>5</vt:i4>
      </vt:variant>
      <vt:variant>
        <vt:lpwstr/>
      </vt:variant>
      <vt:variant>
        <vt:lpwstr>_Toc138735442</vt:lpwstr>
      </vt:variant>
      <vt:variant>
        <vt:i4>1179710</vt:i4>
      </vt:variant>
      <vt:variant>
        <vt:i4>1772</vt:i4>
      </vt:variant>
      <vt:variant>
        <vt:i4>0</vt:i4>
      </vt:variant>
      <vt:variant>
        <vt:i4>5</vt:i4>
      </vt:variant>
      <vt:variant>
        <vt:lpwstr/>
      </vt:variant>
      <vt:variant>
        <vt:lpwstr>_Toc138735441</vt:lpwstr>
      </vt:variant>
      <vt:variant>
        <vt:i4>1179710</vt:i4>
      </vt:variant>
      <vt:variant>
        <vt:i4>1766</vt:i4>
      </vt:variant>
      <vt:variant>
        <vt:i4>0</vt:i4>
      </vt:variant>
      <vt:variant>
        <vt:i4>5</vt:i4>
      </vt:variant>
      <vt:variant>
        <vt:lpwstr/>
      </vt:variant>
      <vt:variant>
        <vt:lpwstr>_Toc138735440</vt:lpwstr>
      </vt:variant>
      <vt:variant>
        <vt:i4>1376318</vt:i4>
      </vt:variant>
      <vt:variant>
        <vt:i4>1760</vt:i4>
      </vt:variant>
      <vt:variant>
        <vt:i4>0</vt:i4>
      </vt:variant>
      <vt:variant>
        <vt:i4>5</vt:i4>
      </vt:variant>
      <vt:variant>
        <vt:lpwstr/>
      </vt:variant>
      <vt:variant>
        <vt:lpwstr>_Toc138735439</vt:lpwstr>
      </vt:variant>
      <vt:variant>
        <vt:i4>1376318</vt:i4>
      </vt:variant>
      <vt:variant>
        <vt:i4>1754</vt:i4>
      </vt:variant>
      <vt:variant>
        <vt:i4>0</vt:i4>
      </vt:variant>
      <vt:variant>
        <vt:i4>5</vt:i4>
      </vt:variant>
      <vt:variant>
        <vt:lpwstr/>
      </vt:variant>
      <vt:variant>
        <vt:lpwstr>_Toc138735438</vt:lpwstr>
      </vt:variant>
      <vt:variant>
        <vt:i4>1376318</vt:i4>
      </vt:variant>
      <vt:variant>
        <vt:i4>1748</vt:i4>
      </vt:variant>
      <vt:variant>
        <vt:i4>0</vt:i4>
      </vt:variant>
      <vt:variant>
        <vt:i4>5</vt:i4>
      </vt:variant>
      <vt:variant>
        <vt:lpwstr/>
      </vt:variant>
      <vt:variant>
        <vt:lpwstr>_Toc138735437</vt:lpwstr>
      </vt:variant>
      <vt:variant>
        <vt:i4>1376318</vt:i4>
      </vt:variant>
      <vt:variant>
        <vt:i4>1742</vt:i4>
      </vt:variant>
      <vt:variant>
        <vt:i4>0</vt:i4>
      </vt:variant>
      <vt:variant>
        <vt:i4>5</vt:i4>
      </vt:variant>
      <vt:variant>
        <vt:lpwstr/>
      </vt:variant>
      <vt:variant>
        <vt:lpwstr>_Toc138735436</vt:lpwstr>
      </vt:variant>
      <vt:variant>
        <vt:i4>1376318</vt:i4>
      </vt:variant>
      <vt:variant>
        <vt:i4>1736</vt:i4>
      </vt:variant>
      <vt:variant>
        <vt:i4>0</vt:i4>
      </vt:variant>
      <vt:variant>
        <vt:i4>5</vt:i4>
      </vt:variant>
      <vt:variant>
        <vt:lpwstr/>
      </vt:variant>
      <vt:variant>
        <vt:lpwstr>_Toc138735435</vt:lpwstr>
      </vt:variant>
      <vt:variant>
        <vt:i4>1376318</vt:i4>
      </vt:variant>
      <vt:variant>
        <vt:i4>1730</vt:i4>
      </vt:variant>
      <vt:variant>
        <vt:i4>0</vt:i4>
      </vt:variant>
      <vt:variant>
        <vt:i4>5</vt:i4>
      </vt:variant>
      <vt:variant>
        <vt:lpwstr/>
      </vt:variant>
      <vt:variant>
        <vt:lpwstr>_Toc138735434</vt:lpwstr>
      </vt:variant>
      <vt:variant>
        <vt:i4>1376318</vt:i4>
      </vt:variant>
      <vt:variant>
        <vt:i4>1724</vt:i4>
      </vt:variant>
      <vt:variant>
        <vt:i4>0</vt:i4>
      </vt:variant>
      <vt:variant>
        <vt:i4>5</vt:i4>
      </vt:variant>
      <vt:variant>
        <vt:lpwstr/>
      </vt:variant>
      <vt:variant>
        <vt:lpwstr>_Toc138735433</vt:lpwstr>
      </vt:variant>
      <vt:variant>
        <vt:i4>1376318</vt:i4>
      </vt:variant>
      <vt:variant>
        <vt:i4>1718</vt:i4>
      </vt:variant>
      <vt:variant>
        <vt:i4>0</vt:i4>
      </vt:variant>
      <vt:variant>
        <vt:i4>5</vt:i4>
      </vt:variant>
      <vt:variant>
        <vt:lpwstr/>
      </vt:variant>
      <vt:variant>
        <vt:lpwstr>_Toc138735432</vt:lpwstr>
      </vt:variant>
      <vt:variant>
        <vt:i4>1376318</vt:i4>
      </vt:variant>
      <vt:variant>
        <vt:i4>1712</vt:i4>
      </vt:variant>
      <vt:variant>
        <vt:i4>0</vt:i4>
      </vt:variant>
      <vt:variant>
        <vt:i4>5</vt:i4>
      </vt:variant>
      <vt:variant>
        <vt:lpwstr/>
      </vt:variant>
      <vt:variant>
        <vt:lpwstr>_Toc138735431</vt:lpwstr>
      </vt:variant>
      <vt:variant>
        <vt:i4>1376318</vt:i4>
      </vt:variant>
      <vt:variant>
        <vt:i4>1706</vt:i4>
      </vt:variant>
      <vt:variant>
        <vt:i4>0</vt:i4>
      </vt:variant>
      <vt:variant>
        <vt:i4>5</vt:i4>
      </vt:variant>
      <vt:variant>
        <vt:lpwstr/>
      </vt:variant>
      <vt:variant>
        <vt:lpwstr>_Toc138735430</vt:lpwstr>
      </vt:variant>
      <vt:variant>
        <vt:i4>1310782</vt:i4>
      </vt:variant>
      <vt:variant>
        <vt:i4>1700</vt:i4>
      </vt:variant>
      <vt:variant>
        <vt:i4>0</vt:i4>
      </vt:variant>
      <vt:variant>
        <vt:i4>5</vt:i4>
      </vt:variant>
      <vt:variant>
        <vt:lpwstr/>
      </vt:variant>
      <vt:variant>
        <vt:lpwstr>_Toc138735429</vt:lpwstr>
      </vt:variant>
      <vt:variant>
        <vt:i4>1310782</vt:i4>
      </vt:variant>
      <vt:variant>
        <vt:i4>1694</vt:i4>
      </vt:variant>
      <vt:variant>
        <vt:i4>0</vt:i4>
      </vt:variant>
      <vt:variant>
        <vt:i4>5</vt:i4>
      </vt:variant>
      <vt:variant>
        <vt:lpwstr/>
      </vt:variant>
      <vt:variant>
        <vt:lpwstr>_Toc138735428</vt:lpwstr>
      </vt:variant>
      <vt:variant>
        <vt:i4>1310782</vt:i4>
      </vt:variant>
      <vt:variant>
        <vt:i4>1688</vt:i4>
      </vt:variant>
      <vt:variant>
        <vt:i4>0</vt:i4>
      </vt:variant>
      <vt:variant>
        <vt:i4>5</vt:i4>
      </vt:variant>
      <vt:variant>
        <vt:lpwstr/>
      </vt:variant>
      <vt:variant>
        <vt:lpwstr>_Toc138735427</vt:lpwstr>
      </vt:variant>
      <vt:variant>
        <vt:i4>1310782</vt:i4>
      </vt:variant>
      <vt:variant>
        <vt:i4>1682</vt:i4>
      </vt:variant>
      <vt:variant>
        <vt:i4>0</vt:i4>
      </vt:variant>
      <vt:variant>
        <vt:i4>5</vt:i4>
      </vt:variant>
      <vt:variant>
        <vt:lpwstr/>
      </vt:variant>
      <vt:variant>
        <vt:lpwstr>_Toc138735426</vt:lpwstr>
      </vt:variant>
      <vt:variant>
        <vt:i4>1310782</vt:i4>
      </vt:variant>
      <vt:variant>
        <vt:i4>1676</vt:i4>
      </vt:variant>
      <vt:variant>
        <vt:i4>0</vt:i4>
      </vt:variant>
      <vt:variant>
        <vt:i4>5</vt:i4>
      </vt:variant>
      <vt:variant>
        <vt:lpwstr/>
      </vt:variant>
      <vt:variant>
        <vt:lpwstr>_Toc138735425</vt:lpwstr>
      </vt:variant>
      <vt:variant>
        <vt:i4>1310782</vt:i4>
      </vt:variant>
      <vt:variant>
        <vt:i4>1670</vt:i4>
      </vt:variant>
      <vt:variant>
        <vt:i4>0</vt:i4>
      </vt:variant>
      <vt:variant>
        <vt:i4>5</vt:i4>
      </vt:variant>
      <vt:variant>
        <vt:lpwstr/>
      </vt:variant>
      <vt:variant>
        <vt:lpwstr>_Toc138735424</vt:lpwstr>
      </vt:variant>
      <vt:variant>
        <vt:i4>1310782</vt:i4>
      </vt:variant>
      <vt:variant>
        <vt:i4>1664</vt:i4>
      </vt:variant>
      <vt:variant>
        <vt:i4>0</vt:i4>
      </vt:variant>
      <vt:variant>
        <vt:i4>5</vt:i4>
      </vt:variant>
      <vt:variant>
        <vt:lpwstr/>
      </vt:variant>
      <vt:variant>
        <vt:lpwstr>_Toc138735423</vt:lpwstr>
      </vt:variant>
      <vt:variant>
        <vt:i4>1310782</vt:i4>
      </vt:variant>
      <vt:variant>
        <vt:i4>1658</vt:i4>
      </vt:variant>
      <vt:variant>
        <vt:i4>0</vt:i4>
      </vt:variant>
      <vt:variant>
        <vt:i4>5</vt:i4>
      </vt:variant>
      <vt:variant>
        <vt:lpwstr/>
      </vt:variant>
      <vt:variant>
        <vt:lpwstr>_Toc138735422</vt:lpwstr>
      </vt:variant>
      <vt:variant>
        <vt:i4>1310782</vt:i4>
      </vt:variant>
      <vt:variant>
        <vt:i4>1652</vt:i4>
      </vt:variant>
      <vt:variant>
        <vt:i4>0</vt:i4>
      </vt:variant>
      <vt:variant>
        <vt:i4>5</vt:i4>
      </vt:variant>
      <vt:variant>
        <vt:lpwstr/>
      </vt:variant>
      <vt:variant>
        <vt:lpwstr>_Toc138735421</vt:lpwstr>
      </vt:variant>
      <vt:variant>
        <vt:i4>1310782</vt:i4>
      </vt:variant>
      <vt:variant>
        <vt:i4>1646</vt:i4>
      </vt:variant>
      <vt:variant>
        <vt:i4>0</vt:i4>
      </vt:variant>
      <vt:variant>
        <vt:i4>5</vt:i4>
      </vt:variant>
      <vt:variant>
        <vt:lpwstr/>
      </vt:variant>
      <vt:variant>
        <vt:lpwstr>_Toc138735420</vt:lpwstr>
      </vt:variant>
      <vt:variant>
        <vt:i4>1507390</vt:i4>
      </vt:variant>
      <vt:variant>
        <vt:i4>1640</vt:i4>
      </vt:variant>
      <vt:variant>
        <vt:i4>0</vt:i4>
      </vt:variant>
      <vt:variant>
        <vt:i4>5</vt:i4>
      </vt:variant>
      <vt:variant>
        <vt:lpwstr/>
      </vt:variant>
      <vt:variant>
        <vt:lpwstr>_Toc138735419</vt:lpwstr>
      </vt:variant>
      <vt:variant>
        <vt:i4>1507390</vt:i4>
      </vt:variant>
      <vt:variant>
        <vt:i4>1634</vt:i4>
      </vt:variant>
      <vt:variant>
        <vt:i4>0</vt:i4>
      </vt:variant>
      <vt:variant>
        <vt:i4>5</vt:i4>
      </vt:variant>
      <vt:variant>
        <vt:lpwstr/>
      </vt:variant>
      <vt:variant>
        <vt:lpwstr>_Toc138735418</vt:lpwstr>
      </vt:variant>
      <vt:variant>
        <vt:i4>1507390</vt:i4>
      </vt:variant>
      <vt:variant>
        <vt:i4>1628</vt:i4>
      </vt:variant>
      <vt:variant>
        <vt:i4>0</vt:i4>
      </vt:variant>
      <vt:variant>
        <vt:i4>5</vt:i4>
      </vt:variant>
      <vt:variant>
        <vt:lpwstr/>
      </vt:variant>
      <vt:variant>
        <vt:lpwstr>_Toc138735417</vt:lpwstr>
      </vt:variant>
      <vt:variant>
        <vt:i4>1507390</vt:i4>
      </vt:variant>
      <vt:variant>
        <vt:i4>1622</vt:i4>
      </vt:variant>
      <vt:variant>
        <vt:i4>0</vt:i4>
      </vt:variant>
      <vt:variant>
        <vt:i4>5</vt:i4>
      </vt:variant>
      <vt:variant>
        <vt:lpwstr/>
      </vt:variant>
      <vt:variant>
        <vt:lpwstr>_Toc138735416</vt:lpwstr>
      </vt:variant>
      <vt:variant>
        <vt:i4>1507390</vt:i4>
      </vt:variant>
      <vt:variant>
        <vt:i4>1616</vt:i4>
      </vt:variant>
      <vt:variant>
        <vt:i4>0</vt:i4>
      </vt:variant>
      <vt:variant>
        <vt:i4>5</vt:i4>
      </vt:variant>
      <vt:variant>
        <vt:lpwstr/>
      </vt:variant>
      <vt:variant>
        <vt:lpwstr>_Toc138735415</vt:lpwstr>
      </vt:variant>
      <vt:variant>
        <vt:i4>1507390</vt:i4>
      </vt:variant>
      <vt:variant>
        <vt:i4>1610</vt:i4>
      </vt:variant>
      <vt:variant>
        <vt:i4>0</vt:i4>
      </vt:variant>
      <vt:variant>
        <vt:i4>5</vt:i4>
      </vt:variant>
      <vt:variant>
        <vt:lpwstr/>
      </vt:variant>
      <vt:variant>
        <vt:lpwstr>_Toc138735414</vt:lpwstr>
      </vt:variant>
      <vt:variant>
        <vt:i4>1507390</vt:i4>
      </vt:variant>
      <vt:variant>
        <vt:i4>1604</vt:i4>
      </vt:variant>
      <vt:variant>
        <vt:i4>0</vt:i4>
      </vt:variant>
      <vt:variant>
        <vt:i4>5</vt:i4>
      </vt:variant>
      <vt:variant>
        <vt:lpwstr/>
      </vt:variant>
      <vt:variant>
        <vt:lpwstr>_Toc138735413</vt:lpwstr>
      </vt:variant>
      <vt:variant>
        <vt:i4>1507390</vt:i4>
      </vt:variant>
      <vt:variant>
        <vt:i4>1598</vt:i4>
      </vt:variant>
      <vt:variant>
        <vt:i4>0</vt:i4>
      </vt:variant>
      <vt:variant>
        <vt:i4>5</vt:i4>
      </vt:variant>
      <vt:variant>
        <vt:lpwstr/>
      </vt:variant>
      <vt:variant>
        <vt:lpwstr>_Toc138735412</vt:lpwstr>
      </vt:variant>
      <vt:variant>
        <vt:i4>1507390</vt:i4>
      </vt:variant>
      <vt:variant>
        <vt:i4>1592</vt:i4>
      </vt:variant>
      <vt:variant>
        <vt:i4>0</vt:i4>
      </vt:variant>
      <vt:variant>
        <vt:i4>5</vt:i4>
      </vt:variant>
      <vt:variant>
        <vt:lpwstr/>
      </vt:variant>
      <vt:variant>
        <vt:lpwstr>_Toc138735411</vt:lpwstr>
      </vt:variant>
      <vt:variant>
        <vt:i4>1507390</vt:i4>
      </vt:variant>
      <vt:variant>
        <vt:i4>1586</vt:i4>
      </vt:variant>
      <vt:variant>
        <vt:i4>0</vt:i4>
      </vt:variant>
      <vt:variant>
        <vt:i4>5</vt:i4>
      </vt:variant>
      <vt:variant>
        <vt:lpwstr/>
      </vt:variant>
      <vt:variant>
        <vt:lpwstr>_Toc138735410</vt:lpwstr>
      </vt:variant>
      <vt:variant>
        <vt:i4>1441854</vt:i4>
      </vt:variant>
      <vt:variant>
        <vt:i4>1580</vt:i4>
      </vt:variant>
      <vt:variant>
        <vt:i4>0</vt:i4>
      </vt:variant>
      <vt:variant>
        <vt:i4>5</vt:i4>
      </vt:variant>
      <vt:variant>
        <vt:lpwstr/>
      </vt:variant>
      <vt:variant>
        <vt:lpwstr>_Toc138735409</vt:lpwstr>
      </vt:variant>
      <vt:variant>
        <vt:i4>1441854</vt:i4>
      </vt:variant>
      <vt:variant>
        <vt:i4>1574</vt:i4>
      </vt:variant>
      <vt:variant>
        <vt:i4>0</vt:i4>
      </vt:variant>
      <vt:variant>
        <vt:i4>5</vt:i4>
      </vt:variant>
      <vt:variant>
        <vt:lpwstr/>
      </vt:variant>
      <vt:variant>
        <vt:lpwstr>_Toc138735408</vt:lpwstr>
      </vt:variant>
      <vt:variant>
        <vt:i4>1441854</vt:i4>
      </vt:variant>
      <vt:variant>
        <vt:i4>1568</vt:i4>
      </vt:variant>
      <vt:variant>
        <vt:i4>0</vt:i4>
      </vt:variant>
      <vt:variant>
        <vt:i4>5</vt:i4>
      </vt:variant>
      <vt:variant>
        <vt:lpwstr/>
      </vt:variant>
      <vt:variant>
        <vt:lpwstr>_Toc138735407</vt:lpwstr>
      </vt:variant>
      <vt:variant>
        <vt:i4>1441854</vt:i4>
      </vt:variant>
      <vt:variant>
        <vt:i4>1562</vt:i4>
      </vt:variant>
      <vt:variant>
        <vt:i4>0</vt:i4>
      </vt:variant>
      <vt:variant>
        <vt:i4>5</vt:i4>
      </vt:variant>
      <vt:variant>
        <vt:lpwstr/>
      </vt:variant>
      <vt:variant>
        <vt:lpwstr>_Toc138735406</vt:lpwstr>
      </vt:variant>
      <vt:variant>
        <vt:i4>1441854</vt:i4>
      </vt:variant>
      <vt:variant>
        <vt:i4>1556</vt:i4>
      </vt:variant>
      <vt:variant>
        <vt:i4>0</vt:i4>
      </vt:variant>
      <vt:variant>
        <vt:i4>5</vt:i4>
      </vt:variant>
      <vt:variant>
        <vt:lpwstr/>
      </vt:variant>
      <vt:variant>
        <vt:lpwstr>_Toc138735405</vt:lpwstr>
      </vt:variant>
      <vt:variant>
        <vt:i4>1441854</vt:i4>
      </vt:variant>
      <vt:variant>
        <vt:i4>1550</vt:i4>
      </vt:variant>
      <vt:variant>
        <vt:i4>0</vt:i4>
      </vt:variant>
      <vt:variant>
        <vt:i4>5</vt:i4>
      </vt:variant>
      <vt:variant>
        <vt:lpwstr/>
      </vt:variant>
      <vt:variant>
        <vt:lpwstr>_Toc138735404</vt:lpwstr>
      </vt:variant>
      <vt:variant>
        <vt:i4>1441854</vt:i4>
      </vt:variant>
      <vt:variant>
        <vt:i4>1544</vt:i4>
      </vt:variant>
      <vt:variant>
        <vt:i4>0</vt:i4>
      </vt:variant>
      <vt:variant>
        <vt:i4>5</vt:i4>
      </vt:variant>
      <vt:variant>
        <vt:lpwstr/>
      </vt:variant>
      <vt:variant>
        <vt:lpwstr>_Toc138735403</vt:lpwstr>
      </vt:variant>
      <vt:variant>
        <vt:i4>1441854</vt:i4>
      </vt:variant>
      <vt:variant>
        <vt:i4>1538</vt:i4>
      </vt:variant>
      <vt:variant>
        <vt:i4>0</vt:i4>
      </vt:variant>
      <vt:variant>
        <vt:i4>5</vt:i4>
      </vt:variant>
      <vt:variant>
        <vt:lpwstr/>
      </vt:variant>
      <vt:variant>
        <vt:lpwstr>_Toc138735402</vt:lpwstr>
      </vt:variant>
      <vt:variant>
        <vt:i4>1441854</vt:i4>
      </vt:variant>
      <vt:variant>
        <vt:i4>1532</vt:i4>
      </vt:variant>
      <vt:variant>
        <vt:i4>0</vt:i4>
      </vt:variant>
      <vt:variant>
        <vt:i4>5</vt:i4>
      </vt:variant>
      <vt:variant>
        <vt:lpwstr/>
      </vt:variant>
      <vt:variant>
        <vt:lpwstr>_Toc138735401</vt:lpwstr>
      </vt:variant>
      <vt:variant>
        <vt:i4>1441854</vt:i4>
      </vt:variant>
      <vt:variant>
        <vt:i4>1526</vt:i4>
      </vt:variant>
      <vt:variant>
        <vt:i4>0</vt:i4>
      </vt:variant>
      <vt:variant>
        <vt:i4>5</vt:i4>
      </vt:variant>
      <vt:variant>
        <vt:lpwstr/>
      </vt:variant>
      <vt:variant>
        <vt:lpwstr>_Toc138735400</vt:lpwstr>
      </vt:variant>
      <vt:variant>
        <vt:i4>2031673</vt:i4>
      </vt:variant>
      <vt:variant>
        <vt:i4>1520</vt:i4>
      </vt:variant>
      <vt:variant>
        <vt:i4>0</vt:i4>
      </vt:variant>
      <vt:variant>
        <vt:i4>5</vt:i4>
      </vt:variant>
      <vt:variant>
        <vt:lpwstr/>
      </vt:variant>
      <vt:variant>
        <vt:lpwstr>_Toc138735399</vt:lpwstr>
      </vt:variant>
      <vt:variant>
        <vt:i4>2031673</vt:i4>
      </vt:variant>
      <vt:variant>
        <vt:i4>1514</vt:i4>
      </vt:variant>
      <vt:variant>
        <vt:i4>0</vt:i4>
      </vt:variant>
      <vt:variant>
        <vt:i4>5</vt:i4>
      </vt:variant>
      <vt:variant>
        <vt:lpwstr/>
      </vt:variant>
      <vt:variant>
        <vt:lpwstr>_Toc138735398</vt:lpwstr>
      </vt:variant>
      <vt:variant>
        <vt:i4>2031673</vt:i4>
      </vt:variant>
      <vt:variant>
        <vt:i4>1508</vt:i4>
      </vt:variant>
      <vt:variant>
        <vt:i4>0</vt:i4>
      </vt:variant>
      <vt:variant>
        <vt:i4>5</vt:i4>
      </vt:variant>
      <vt:variant>
        <vt:lpwstr/>
      </vt:variant>
      <vt:variant>
        <vt:lpwstr>_Toc138735397</vt:lpwstr>
      </vt:variant>
      <vt:variant>
        <vt:i4>2031673</vt:i4>
      </vt:variant>
      <vt:variant>
        <vt:i4>1502</vt:i4>
      </vt:variant>
      <vt:variant>
        <vt:i4>0</vt:i4>
      </vt:variant>
      <vt:variant>
        <vt:i4>5</vt:i4>
      </vt:variant>
      <vt:variant>
        <vt:lpwstr/>
      </vt:variant>
      <vt:variant>
        <vt:lpwstr>_Toc138735396</vt:lpwstr>
      </vt:variant>
      <vt:variant>
        <vt:i4>2031673</vt:i4>
      </vt:variant>
      <vt:variant>
        <vt:i4>1496</vt:i4>
      </vt:variant>
      <vt:variant>
        <vt:i4>0</vt:i4>
      </vt:variant>
      <vt:variant>
        <vt:i4>5</vt:i4>
      </vt:variant>
      <vt:variant>
        <vt:lpwstr/>
      </vt:variant>
      <vt:variant>
        <vt:lpwstr>_Toc138735395</vt:lpwstr>
      </vt:variant>
      <vt:variant>
        <vt:i4>2031673</vt:i4>
      </vt:variant>
      <vt:variant>
        <vt:i4>1490</vt:i4>
      </vt:variant>
      <vt:variant>
        <vt:i4>0</vt:i4>
      </vt:variant>
      <vt:variant>
        <vt:i4>5</vt:i4>
      </vt:variant>
      <vt:variant>
        <vt:lpwstr/>
      </vt:variant>
      <vt:variant>
        <vt:lpwstr>_Toc138735394</vt:lpwstr>
      </vt:variant>
      <vt:variant>
        <vt:i4>2031673</vt:i4>
      </vt:variant>
      <vt:variant>
        <vt:i4>1484</vt:i4>
      </vt:variant>
      <vt:variant>
        <vt:i4>0</vt:i4>
      </vt:variant>
      <vt:variant>
        <vt:i4>5</vt:i4>
      </vt:variant>
      <vt:variant>
        <vt:lpwstr/>
      </vt:variant>
      <vt:variant>
        <vt:lpwstr>_Toc138735393</vt:lpwstr>
      </vt:variant>
      <vt:variant>
        <vt:i4>2031673</vt:i4>
      </vt:variant>
      <vt:variant>
        <vt:i4>1478</vt:i4>
      </vt:variant>
      <vt:variant>
        <vt:i4>0</vt:i4>
      </vt:variant>
      <vt:variant>
        <vt:i4>5</vt:i4>
      </vt:variant>
      <vt:variant>
        <vt:lpwstr/>
      </vt:variant>
      <vt:variant>
        <vt:lpwstr>_Toc138735392</vt:lpwstr>
      </vt:variant>
      <vt:variant>
        <vt:i4>2031673</vt:i4>
      </vt:variant>
      <vt:variant>
        <vt:i4>1472</vt:i4>
      </vt:variant>
      <vt:variant>
        <vt:i4>0</vt:i4>
      </vt:variant>
      <vt:variant>
        <vt:i4>5</vt:i4>
      </vt:variant>
      <vt:variant>
        <vt:lpwstr/>
      </vt:variant>
      <vt:variant>
        <vt:lpwstr>_Toc138735391</vt:lpwstr>
      </vt:variant>
      <vt:variant>
        <vt:i4>2031673</vt:i4>
      </vt:variant>
      <vt:variant>
        <vt:i4>1466</vt:i4>
      </vt:variant>
      <vt:variant>
        <vt:i4>0</vt:i4>
      </vt:variant>
      <vt:variant>
        <vt:i4>5</vt:i4>
      </vt:variant>
      <vt:variant>
        <vt:lpwstr/>
      </vt:variant>
      <vt:variant>
        <vt:lpwstr>_Toc138735390</vt:lpwstr>
      </vt:variant>
      <vt:variant>
        <vt:i4>1966137</vt:i4>
      </vt:variant>
      <vt:variant>
        <vt:i4>1460</vt:i4>
      </vt:variant>
      <vt:variant>
        <vt:i4>0</vt:i4>
      </vt:variant>
      <vt:variant>
        <vt:i4>5</vt:i4>
      </vt:variant>
      <vt:variant>
        <vt:lpwstr/>
      </vt:variant>
      <vt:variant>
        <vt:lpwstr>_Toc138735389</vt:lpwstr>
      </vt:variant>
      <vt:variant>
        <vt:i4>1966137</vt:i4>
      </vt:variant>
      <vt:variant>
        <vt:i4>1454</vt:i4>
      </vt:variant>
      <vt:variant>
        <vt:i4>0</vt:i4>
      </vt:variant>
      <vt:variant>
        <vt:i4>5</vt:i4>
      </vt:variant>
      <vt:variant>
        <vt:lpwstr/>
      </vt:variant>
      <vt:variant>
        <vt:lpwstr>_Toc138735388</vt:lpwstr>
      </vt:variant>
      <vt:variant>
        <vt:i4>1966137</vt:i4>
      </vt:variant>
      <vt:variant>
        <vt:i4>1448</vt:i4>
      </vt:variant>
      <vt:variant>
        <vt:i4>0</vt:i4>
      </vt:variant>
      <vt:variant>
        <vt:i4>5</vt:i4>
      </vt:variant>
      <vt:variant>
        <vt:lpwstr/>
      </vt:variant>
      <vt:variant>
        <vt:lpwstr>_Toc138735387</vt:lpwstr>
      </vt:variant>
      <vt:variant>
        <vt:i4>1966137</vt:i4>
      </vt:variant>
      <vt:variant>
        <vt:i4>1442</vt:i4>
      </vt:variant>
      <vt:variant>
        <vt:i4>0</vt:i4>
      </vt:variant>
      <vt:variant>
        <vt:i4>5</vt:i4>
      </vt:variant>
      <vt:variant>
        <vt:lpwstr/>
      </vt:variant>
      <vt:variant>
        <vt:lpwstr>_Toc138735386</vt:lpwstr>
      </vt:variant>
      <vt:variant>
        <vt:i4>1966137</vt:i4>
      </vt:variant>
      <vt:variant>
        <vt:i4>1436</vt:i4>
      </vt:variant>
      <vt:variant>
        <vt:i4>0</vt:i4>
      </vt:variant>
      <vt:variant>
        <vt:i4>5</vt:i4>
      </vt:variant>
      <vt:variant>
        <vt:lpwstr/>
      </vt:variant>
      <vt:variant>
        <vt:lpwstr>_Toc138735385</vt:lpwstr>
      </vt:variant>
      <vt:variant>
        <vt:i4>1966137</vt:i4>
      </vt:variant>
      <vt:variant>
        <vt:i4>1430</vt:i4>
      </vt:variant>
      <vt:variant>
        <vt:i4>0</vt:i4>
      </vt:variant>
      <vt:variant>
        <vt:i4>5</vt:i4>
      </vt:variant>
      <vt:variant>
        <vt:lpwstr/>
      </vt:variant>
      <vt:variant>
        <vt:lpwstr>_Toc138735384</vt:lpwstr>
      </vt:variant>
      <vt:variant>
        <vt:i4>1966137</vt:i4>
      </vt:variant>
      <vt:variant>
        <vt:i4>1424</vt:i4>
      </vt:variant>
      <vt:variant>
        <vt:i4>0</vt:i4>
      </vt:variant>
      <vt:variant>
        <vt:i4>5</vt:i4>
      </vt:variant>
      <vt:variant>
        <vt:lpwstr/>
      </vt:variant>
      <vt:variant>
        <vt:lpwstr>_Toc138735383</vt:lpwstr>
      </vt:variant>
      <vt:variant>
        <vt:i4>1966137</vt:i4>
      </vt:variant>
      <vt:variant>
        <vt:i4>1418</vt:i4>
      </vt:variant>
      <vt:variant>
        <vt:i4>0</vt:i4>
      </vt:variant>
      <vt:variant>
        <vt:i4>5</vt:i4>
      </vt:variant>
      <vt:variant>
        <vt:lpwstr/>
      </vt:variant>
      <vt:variant>
        <vt:lpwstr>_Toc138735382</vt:lpwstr>
      </vt:variant>
      <vt:variant>
        <vt:i4>1966137</vt:i4>
      </vt:variant>
      <vt:variant>
        <vt:i4>1412</vt:i4>
      </vt:variant>
      <vt:variant>
        <vt:i4>0</vt:i4>
      </vt:variant>
      <vt:variant>
        <vt:i4>5</vt:i4>
      </vt:variant>
      <vt:variant>
        <vt:lpwstr/>
      </vt:variant>
      <vt:variant>
        <vt:lpwstr>_Toc138735381</vt:lpwstr>
      </vt:variant>
      <vt:variant>
        <vt:i4>1966137</vt:i4>
      </vt:variant>
      <vt:variant>
        <vt:i4>1406</vt:i4>
      </vt:variant>
      <vt:variant>
        <vt:i4>0</vt:i4>
      </vt:variant>
      <vt:variant>
        <vt:i4>5</vt:i4>
      </vt:variant>
      <vt:variant>
        <vt:lpwstr/>
      </vt:variant>
      <vt:variant>
        <vt:lpwstr>_Toc138735380</vt:lpwstr>
      </vt:variant>
      <vt:variant>
        <vt:i4>1114169</vt:i4>
      </vt:variant>
      <vt:variant>
        <vt:i4>1400</vt:i4>
      </vt:variant>
      <vt:variant>
        <vt:i4>0</vt:i4>
      </vt:variant>
      <vt:variant>
        <vt:i4>5</vt:i4>
      </vt:variant>
      <vt:variant>
        <vt:lpwstr/>
      </vt:variant>
      <vt:variant>
        <vt:lpwstr>_Toc138735379</vt:lpwstr>
      </vt:variant>
      <vt:variant>
        <vt:i4>1114169</vt:i4>
      </vt:variant>
      <vt:variant>
        <vt:i4>1394</vt:i4>
      </vt:variant>
      <vt:variant>
        <vt:i4>0</vt:i4>
      </vt:variant>
      <vt:variant>
        <vt:i4>5</vt:i4>
      </vt:variant>
      <vt:variant>
        <vt:lpwstr/>
      </vt:variant>
      <vt:variant>
        <vt:lpwstr>_Toc138735378</vt:lpwstr>
      </vt:variant>
      <vt:variant>
        <vt:i4>1114169</vt:i4>
      </vt:variant>
      <vt:variant>
        <vt:i4>1388</vt:i4>
      </vt:variant>
      <vt:variant>
        <vt:i4>0</vt:i4>
      </vt:variant>
      <vt:variant>
        <vt:i4>5</vt:i4>
      </vt:variant>
      <vt:variant>
        <vt:lpwstr/>
      </vt:variant>
      <vt:variant>
        <vt:lpwstr>_Toc138735377</vt:lpwstr>
      </vt:variant>
      <vt:variant>
        <vt:i4>1114169</vt:i4>
      </vt:variant>
      <vt:variant>
        <vt:i4>1382</vt:i4>
      </vt:variant>
      <vt:variant>
        <vt:i4>0</vt:i4>
      </vt:variant>
      <vt:variant>
        <vt:i4>5</vt:i4>
      </vt:variant>
      <vt:variant>
        <vt:lpwstr/>
      </vt:variant>
      <vt:variant>
        <vt:lpwstr>_Toc138735376</vt:lpwstr>
      </vt:variant>
      <vt:variant>
        <vt:i4>1114169</vt:i4>
      </vt:variant>
      <vt:variant>
        <vt:i4>1376</vt:i4>
      </vt:variant>
      <vt:variant>
        <vt:i4>0</vt:i4>
      </vt:variant>
      <vt:variant>
        <vt:i4>5</vt:i4>
      </vt:variant>
      <vt:variant>
        <vt:lpwstr/>
      </vt:variant>
      <vt:variant>
        <vt:lpwstr>_Toc138735375</vt:lpwstr>
      </vt:variant>
      <vt:variant>
        <vt:i4>1114169</vt:i4>
      </vt:variant>
      <vt:variant>
        <vt:i4>1370</vt:i4>
      </vt:variant>
      <vt:variant>
        <vt:i4>0</vt:i4>
      </vt:variant>
      <vt:variant>
        <vt:i4>5</vt:i4>
      </vt:variant>
      <vt:variant>
        <vt:lpwstr/>
      </vt:variant>
      <vt:variant>
        <vt:lpwstr>_Toc138735374</vt:lpwstr>
      </vt:variant>
      <vt:variant>
        <vt:i4>1114169</vt:i4>
      </vt:variant>
      <vt:variant>
        <vt:i4>1364</vt:i4>
      </vt:variant>
      <vt:variant>
        <vt:i4>0</vt:i4>
      </vt:variant>
      <vt:variant>
        <vt:i4>5</vt:i4>
      </vt:variant>
      <vt:variant>
        <vt:lpwstr/>
      </vt:variant>
      <vt:variant>
        <vt:lpwstr>_Toc138735373</vt:lpwstr>
      </vt:variant>
      <vt:variant>
        <vt:i4>1114169</vt:i4>
      </vt:variant>
      <vt:variant>
        <vt:i4>1358</vt:i4>
      </vt:variant>
      <vt:variant>
        <vt:i4>0</vt:i4>
      </vt:variant>
      <vt:variant>
        <vt:i4>5</vt:i4>
      </vt:variant>
      <vt:variant>
        <vt:lpwstr/>
      </vt:variant>
      <vt:variant>
        <vt:lpwstr>_Toc138735372</vt:lpwstr>
      </vt:variant>
      <vt:variant>
        <vt:i4>1114169</vt:i4>
      </vt:variant>
      <vt:variant>
        <vt:i4>1352</vt:i4>
      </vt:variant>
      <vt:variant>
        <vt:i4>0</vt:i4>
      </vt:variant>
      <vt:variant>
        <vt:i4>5</vt:i4>
      </vt:variant>
      <vt:variant>
        <vt:lpwstr/>
      </vt:variant>
      <vt:variant>
        <vt:lpwstr>_Toc138735371</vt:lpwstr>
      </vt:variant>
      <vt:variant>
        <vt:i4>1114169</vt:i4>
      </vt:variant>
      <vt:variant>
        <vt:i4>1346</vt:i4>
      </vt:variant>
      <vt:variant>
        <vt:i4>0</vt:i4>
      </vt:variant>
      <vt:variant>
        <vt:i4>5</vt:i4>
      </vt:variant>
      <vt:variant>
        <vt:lpwstr/>
      </vt:variant>
      <vt:variant>
        <vt:lpwstr>_Toc138735370</vt:lpwstr>
      </vt:variant>
      <vt:variant>
        <vt:i4>1048633</vt:i4>
      </vt:variant>
      <vt:variant>
        <vt:i4>1340</vt:i4>
      </vt:variant>
      <vt:variant>
        <vt:i4>0</vt:i4>
      </vt:variant>
      <vt:variant>
        <vt:i4>5</vt:i4>
      </vt:variant>
      <vt:variant>
        <vt:lpwstr/>
      </vt:variant>
      <vt:variant>
        <vt:lpwstr>_Toc138735369</vt:lpwstr>
      </vt:variant>
      <vt:variant>
        <vt:i4>1048633</vt:i4>
      </vt:variant>
      <vt:variant>
        <vt:i4>1334</vt:i4>
      </vt:variant>
      <vt:variant>
        <vt:i4>0</vt:i4>
      </vt:variant>
      <vt:variant>
        <vt:i4>5</vt:i4>
      </vt:variant>
      <vt:variant>
        <vt:lpwstr/>
      </vt:variant>
      <vt:variant>
        <vt:lpwstr>_Toc138735368</vt:lpwstr>
      </vt:variant>
      <vt:variant>
        <vt:i4>1048633</vt:i4>
      </vt:variant>
      <vt:variant>
        <vt:i4>1328</vt:i4>
      </vt:variant>
      <vt:variant>
        <vt:i4>0</vt:i4>
      </vt:variant>
      <vt:variant>
        <vt:i4>5</vt:i4>
      </vt:variant>
      <vt:variant>
        <vt:lpwstr/>
      </vt:variant>
      <vt:variant>
        <vt:lpwstr>_Toc138735367</vt:lpwstr>
      </vt:variant>
      <vt:variant>
        <vt:i4>1048633</vt:i4>
      </vt:variant>
      <vt:variant>
        <vt:i4>1322</vt:i4>
      </vt:variant>
      <vt:variant>
        <vt:i4>0</vt:i4>
      </vt:variant>
      <vt:variant>
        <vt:i4>5</vt:i4>
      </vt:variant>
      <vt:variant>
        <vt:lpwstr/>
      </vt:variant>
      <vt:variant>
        <vt:lpwstr>_Toc138735366</vt:lpwstr>
      </vt:variant>
      <vt:variant>
        <vt:i4>1048633</vt:i4>
      </vt:variant>
      <vt:variant>
        <vt:i4>1316</vt:i4>
      </vt:variant>
      <vt:variant>
        <vt:i4>0</vt:i4>
      </vt:variant>
      <vt:variant>
        <vt:i4>5</vt:i4>
      </vt:variant>
      <vt:variant>
        <vt:lpwstr/>
      </vt:variant>
      <vt:variant>
        <vt:lpwstr>_Toc138735365</vt:lpwstr>
      </vt:variant>
      <vt:variant>
        <vt:i4>1048633</vt:i4>
      </vt:variant>
      <vt:variant>
        <vt:i4>1310</vt:i4>
      </vt:variant>
      <vt:variant>
        <vt:i4>0</vt:i4>
      </vt:variant>
      <vt:variant>
        <vt:i4>5</vt:i4>
      </vt:variant>
      <vt:variant>
        <vt:lpwstr/>
      </vt:variant>
      <vt:variant>
        <vt:lpwstr>_Toc138735364</vt:lpwstr>
      </vt:variant>
      <vt:variant>
        <vt:i4>1048633</vt:i4>
      </vt:variant>
      <vt:variant>
        <vt:i4>1304</vt:i4>
      </vt:variant>
      <vt:variant>
        <vt:i4>0</vt:i4>
      </vt:variant>
      <vt:variant>
        <vt:i4>5</vt:i4>
      </vt:variant>
      <vt:variant>
        <vt:lpwstr/>
      </vt:variant>
      <vt:variant>
        <vt:lpwstr>_Toc138735363</vt:lpwstr>
      </vt:variant>
      <vt:variant>
        <vt:i4>1048633</vt:i4>
      </vt:variant>
      <vt:variant>
        <vt:i4>1298</vt:i4>
      </vt:variant>
      <vt:variant>
        <vt:i4>0</vt:i4>
      </vt:variant>
      <vt:variant>
        <vt:i4>5</vt:i4>
      </vt:variant>
      <vt:variant>
        <vt:lpwstr/>
      </vt:variant>
      <vt:variant>
        <vt:lpwstr>_Toc138735362</vt:lpwstr>
      </vt:variant>
      <vt:variant>
        <vt:i4>1048633</vt:i4>
      </vt:variant>
      <vt:variant>
        <vt:i4>1292</vt:i4>
      </vt:variant>
      <vt:variant>
        <vt:i4>0</vt:i4>
      </vt:variant>
      <vt:variant>
        <vt:i4>5</vt:i4>
      </vt:variant>
      <vt:variant>
        <vt:lpwstr/>
      </vt:variant>
      <vt:variant>
        <vt:lpwstr>_Toc138735361</vt:lpwstr>
      </vt:variant>
      <vt:variant>
        <vt:i4>1048633</vt:i4>
      </vt:variant>
      <vt:variant>
        <vt:i4>1286</vt:i4>
      </vt:variant>
      <vt:variant>
        <vt:i4>0</vt:i4>
      </vt:variant>
      <vt:variant>
        <vt:i4>5</vt:i4>
      </vt:variant>
      <vt:variant>
        <vt:lpwstr/>
      </vt:variant>
      <vt:variant>
        <vt:lpwstr>_Toc138735360</vt:lpwstr>
      </vt:variant>
      <vt:variant>
        <vt:i4>1245241</vt:i4>
      </vt:variant>
      <vt:variant>
        <vt:i4>1280</vt:i4>
      </vt:variant>
      <vt:variant>
        <vt:i4>0</vt:i4>
      </vt:variant>
      <vt:variant>
        <vt:i4>5</vt:i4>
      </vt:variant>
      <vt:variant>
        <vt:lpwstr/>
      </vt:variant>
      <vt:variant>
        <vt:lpwstr>_Toc138735359</vt:lpwstr>
      </vt:variant>
      <vt:variant>
        <vt:i4>1245241</vt:i4>
      </vt:variant>
      <vt:variant>
        <vt:i4>1274</vt:i4>
      </vt:variant>
      <vt:variant>
        <vt:i4>0</vt:i4>
      </vt:variant>
      <vt:variant>
        <vt:i4>5</vt:i4>
      </vt:variant>
      <vt:variant>
        <vt:lpwstr/>
      </vt:variant>
      <vt:variant>
        <vt:lpwstr>_Toc138735358</vt:lpwstr>
      </vt:variant>
      <vt:variant>
        <vt:i4>1245241</vt:i4>
      </vt:variant>
      <vt:variant>
        <vt:i4>1268</vt:i4>
      </vt:variant>
      <vt:variant>
        <vt:i4>0</vt:i4>
      </vt:variant>
      <vt:variant>
        <vt:i4>5</vt:i4>
      </vt:variant>
      <vt:variant>
        <vt:lpwstr/>
      </vt:variant>
      <vt:variant>
        <vt:lpwstr>_Toc138735357</vt:lpwstr>
      </vt:variant>
      <vt:variant>
        <vt:i4>1245241</vt:i4>
      </vt:variant>
      <vt:variant>
        <vt:i4>1262</vt:i4>
      </vt:variant>
      <vt:variant>
        <vt:i4>0</vt:i4>
      </vt:variant>
      <vt:variant>
        <vt:i4>5</vt:i4>
      </vt:variant>
      <vt:variant>
        <vt:lpwstr/>
      </vt:variant>
      <vt:variant>
        <vt:lpwstr>_Toc138735356</vt:lpwstr>
      </vt:variant>
      <vt:variant>
        <vt:i4>1245241</vt:i4>
      </vt:variant>
      <vt:variant>
        <vt:i4>1256</vt:i4>
      </vt:variant>
      <vt:variant>
        <vt:i4>0</vt:i4>
      </vt:variant>
      <vt:variant>
        <vt:i4>5</vt:i4>
      </vt:variant>
      <vt:variant>
        <vt:lpwstr/>
      </vt:variant>
      <vt:variant>
        <vt:lpwstr>_Toc138735355</vt:lpwstr>
      </vt:variant>
      <vt:variant>
        <vt:i4>1245241</vt:i4>
      </vt:variant>
      <vt:variant>
        <vt:i4>1250</vt:i4>
      </vt:variant>
      <vt:variant>
        <vt:i4>0</vt:i4>
      </vt:variant>
      <vt:variant>
        <vt:i4>5</vt:i4>
      </vt:variant>
      <vt:variant>
        <vt:lpwstr/>
      </vt:variant>
      <vt:variant>
        <vt:lpwstr>_Toc138735354</vt:lpwstr>
      </vt:variant>
      <vt:variant>
        <vt:i4>1245241</vt:i4>
      </vt:variant>
      <vt:variant>
        <vt:i4>1244</vt:i4>
      </vt:variant>
      <vt:variant>
        <vt:i4>0</vt:i4>
      </vt:variant>
      <vt:variant>
        <vt:i4>5</vt:i4>
      </vt:variant>
      <vt:variant>
        <vt:lpwstr/>
      </vt:variant>
      <vt:variant>
        <vt:lpwstr>_Toc138735353</vt:lpwstr>
      </vt:variant>
      <vt:variant>
        <vt:i4>1245241</vt:i4>
      </vt:variant>
      <vt:variant>
        <vt:i4>1238</vt:i4>
      </vt:variant>
      <vt:variant>
        <vt:i4>0</vt:i4>
      </vt:variant>
      <vt:variant>
        <vt:i4>5</vt:i4>
      </vt:variant>
      <vt:variant>
        <vt:lpwstr/>
      </vt:variant>
      <vt:variant>
        <vt:lpwstr>_Toc138735352</vt:lpwstr>
      </vt:variant>
      <vt:variant>
        <vt:i4>1245241</vt:i4>
      </vt:variant>
      <vt:variant>
        <vt:i4>1232</vt:i4>
      </vt:variant>
      <vt:variant>
        <vt:i4>0</vt:i4>
      </vt:variant>
      <vt:variant>
        <vt:i4>5</vt:i4>
      </vt:variant>
      <vt:variant>
        <vt:lpwstr/>
      </vt:variant>
      <vt:variant>
        <vt:lpwstr>_Toc138735351</vt:lpwstr>
      </vt:variant>
      <vt:variant>
        <vt:i4>1245241</vt:i4>
      </vt:variant>
      <vt:variant>
        <vt:i4>1226</vt:i4>
      </vt:variant>
      <vt:variant>
        <vt:i4>0</vt:i4>
      </vt:variant>
      <vt:variant>
        <vt:i4>5</vt:i4>
      </vt:variant>
      <vt:variant>
        <vt:lpwstr/>
      </vt:variant>
      <vt:variant>
        <vt:lpwstr>_Toc138735350</vt:lpwstr>
      </vt:variant>
      <vt:variant>
        <vt:i4>1179705</vt:i4>
      </vt:variant>
      <vt:variant>
        <vt:i4>1220</vt:i4>
      </vt:variant>
      <vt:variant>
        <vt:i4>0</vt:i4>
      </vt:variant>
      <vt:variant>
        <vt:i4>5</vt:i4>
      </vt:variant>
      <vt:variant>
        <vt:lpwstr/>
      </vt:variant>
      <vt:variant>
        <vt:lpwstr>_Toc138735349</vt:lpwstr>
      </vt:variant>
      <vt:variant>
        <vt:i4>1179705</vt:i4>
      </vt:variant>
      <vt:variant>
        <vt:i4>1214</vt:i4>
      </vt:variant>
      <vt:variant>
        <vt:i4>0</vt:i4>
      </vt:variant>
      <vt:variant>
        <vt:i4>5</vt:i4>
      </vt:variant>
      <vt:variant>
        <vt:lpwstr/>
      </vt:variant>
      <vt:variant>
        <vt:lpwstr>_Toc138735348</vt:lpwstr>
      </vt:variant>
      <vt:variant>
        <vt:i4>1179705</vt:i4>
      </vt:variant>
      <vt:variant>
        <vt:i4>1208</vt:i4>
      </vt:variant>
      <vt:variant>
        <vt:i4>0</vt:i4>
      </vt:variant>
      <vt:variant>
        <vt:i4>5</vt:i4>
      </vt:variant>
      <vt:variant>
        <vt:lpwstr/>
      </vt:variant>
      <vt:variant>
        <vt:lpwstr>_Toc138735347</vt:lpwstr>
      </vt:variant>
      <vt:variant>
        <vt:i4>1179705</vt:i4>
      </vt:variant>
      <vt:variant>
        <vt:i4>1202</vt:i4>
      </vt:variant>
      <vt:variant>
        <vt:i4>0</vt:i4>
      </vt:variant>
      <vt:variant>
        <vt:i4>5</vt:i4>
      </vt:variant>
      <vt:variant>
        <vt:lpwstr/>
      </vt:variant>
      <vt:variant>
        <vt:lpwstr>_Toc138735346</vt:lpwstr>
      </vt:variant>
      <vt:variant>
        <vt:i4>1179705</vt:i4>
      </vt:variant>
      <vt:variant>
        <vt:i4>1196</vt:i4>
      </vt:variant>
      <vt:variant>
        <vt:i4>0</vt:i4>
      </vt:variant>
      <vt:variant>
        <vt:i4>5</vt:i4>
      </vt:variant>
      <vt:variant>
        <vt:lpwstr/>
      </vt:variant>
      <vt:variant>
        <vt:lpwstr>_Toc138735345</vt:lpwstr>
      </vt:variant>
      <vt:variant>
        <vt:i4>1179705</vt:i4>
      </vt:variant>
      <vt:variant>
        <vt:i4>1190</vt:i4>
      </vt:variant>
      <vt:variant>
        <vt:i4>0</vt:i4>
      </vt:variant>
      <vt:variant>
        <vt:i4>5</vt:i4>
      </vt:variant>
      <vt:variant>
        <vt:lpwstr/>
      </vt:variant>
      <vt:variant>
        <vt:lpwstr>_Toc138735344</vt:lpwstr>
      </vt:variant>
      <vt:variant>
        <vt:i4>1179705</vt:i4>
      </vt:variant>
      <vt:variant>
        <vt:i4>1184</vt:i4>
      </vt:variant>
      <vt:variant>
        <vt:i4>0</vt:i4>
      </vt:variant>
      <vt:variant>
        <vt:i4>5</vt:i4>
      </vt:variant>
      <vt:variant>
        <vt:lpwstr/>
      </vt:variant>
      <vt:variant>
        <vt:lpwstr>_Toc138735343</vt:lpwstr>
      </vt:variant>
      <vt:variant>
        <vt:i4>1179705</vt:i4>
      </vt:variant>
      <vt:variant>
        <vt:i4>1178</vt:i4>
      </vt:variant>
      <vt:variant>
        <vt:i4>0</vt:i4>
      </vt:variant>
      <vt:variant>
        <vt:i4>5</vt:i4>
      </vt:variant>
      <vt:variant>
        <vt:lpwstr/>
      </vt:variant>
      <vt:variant>
        <vt:lpwstr>_Toc138735342</vt:lpwstr>
      </vt:variant>
      <vt:variant>
        <vt:i4>1179705</vt:i4>
      </vt:variant>
      <vt:variant>
        <vt:i4>1172</vt:i4>
      </vt:variant>
      <vt:variant>
        <vt:i4>0</vt:i4>
      </vt:variant>
      <vt:variant>
        <vt:i4>5</vt:i4>
      </vt:variant>
      <vt:variant>
        <vt:lpwstr/>
      </vt:variant>
      <vt:variant>
        <vt:lpwstr>_Toc138735341</vt:lpwstr>
      </vt:variant>
      <vt:variant>
        <vt:i4>1179705</vt:i4>
      </vt:variant>
      <vt:variant>
        <vt:i4>1166</vt:i4>
      </vt:variant>
      <vt:variant>
        <vt:i4>0</vt:i4>
      </vt:variant>
      <vt:variant>
        <vt:i4>5</vt:i4>
      </vt:variant>
      <vt:variant>
        <vt:lpwstr/>
      </vt:variant>
      <vt:variant>
        <vt:lpwstr>_Toc138735340</vt:lpwstr>
      </vt:variant>
      <vt:variant>
        <vt:i4>1376313</vt:i4>
      </vt:variant>
      <vt:variant>
        <vt:i4>1160</vt:i4>
      </vt:variant>
      <vt:variant>
        <vt:i4>0</vt:i4>
      </vt:variant>
      <vt:variant>
        <vt:i4>5</vt:i4>
      </vt:variant>
      <vt:variant>
        <vt:lpwstr/>
      </vt:variant>
      <vt:variant>
        <vt:lpwstr>_Toc138735339</vt:lpwstr>
      </vt:variant>
      <vt:variant>
        <vt:i4>1376313</vt:i4>
      </vt:variant>
      <vt:variant>
        <vt:i4>1154</vt:i4>
      </vt:variant>
      <vt:variant>
        <vt:i4>0</vt:i4>
      </vt:variant>
      <vt:variant>
        <vt:i4>5</vt:i4>
      </vt:variant>
      <vt:variant>
        <vt:lpwstr/>
      </vt:variant>
      <vt:variant>
        <vt:lpwstr>_Toc138735338</vt:lpwstr>
      </vt:variant>
      <vt:variant>
        <vt:i4>1376313</vt:i4>
      </vt:variant>
      <vt:variant>
        <vt:i4>1148</vt:i4>
      </vt:variant>
      <vt:variant>
        <vt:i4>0</vt:i4>
      </vt:variant>
      <vt:variant>
        <vt:i4>5</vt:i4>
      </vt:variant>
      <vt:variant>
        <vt:lpwstr/>
      </vt:variant>
      <vt:variant>
        <vt:lpwstr>_Toc138735337</vt:lpwstr>
      </vt:variant>
      <vt:variant>
        <vt:i4>1376313</vt:i4>
      </vt:variant>
      <vt:variant>
        <vt:i4>1142</vt:i4>
      </vt:variant>
      <vt:variant>
        <vt:i4>0</vt:i4>
      </vt:variant>
      <vt:variant>
        <vt:i4>5</vt:i4>
      </vt:variant>
      <vt:variant>
        <vt:lpwstr/>
      </vt:variant>
      <vt:variant>
        <vt:lpwstr>_Toc138735336</vt:lpwstr>
      </vt:variant>
      <vt:variant>
        <vt:i4>1376313</vt:i4>
      </vt:variant>
      <vt:variant>
        <vt:i4>1136</vt:i4>
      </vt:variant>
      <vt:variant>
        <vt:i4>0</vt:i4>
      </vt:variant>
      <vt:variant>
        <vt:i4>5</vt:i4>
      </vt:variant>
      <vt:variant>
        <vt:lpwstr/>
      </vt:variant>
      <vt:variant>
        <vt:lpwstr>_Toc138735335</vt:lpwstr>
      </vt:variant>
      <vt:variant>
        <vt:i4>1376313</vt:i4>
      </vt:variant>
      <vt:variant>
        <vt:i4>1130</vt:i4>
      </vt:variant>
      <vt:variant>
        <vt:i4>0</vt:i4>
      </vt:variant>
      <vt:variant>
        <vt:i4>5</vt:i4>
      </vt:variant>
      <vt:variant>
        <vt:lpwstr/>
      </vt:variant>
      <vt:variant>
        <vt:lpwstr>_Toc138735334</vt:lpwstr>
      </vt:variant>
      <vt:variant>
        <vt:i4>1376313</vt:i4>
      </vt:variant>
      <vt:variant>
        <vt:i4>1124</vt:i4>
      </vt:variant>
      <vt:variant>
        <vt:i4>0</vt:i4>
      </vt:variant>
      <vt:variant>
        <vt:i4>5</vt:i4>
      </vt:variant>
      <vt:variant>
        <vt:lpwstr/>
      </vt:variant>
      <vt:variant>
        <vt:lpwstr>_Toc138735333</vt:lpwstr>
      </vt:variant>
      <vt:variant>
        <vt:i4>1376313</vt:i4>
      </vt:variant>
      <vt:variant>
        <vt:i4>1118</vt:i4>
      </vt:variant>
      <vt:variant>
        <vt:i4>0</vt:i4>
      </vt:variant>
      <vt:variant>
        <vt:i4>5</vt:i4>
      </vt:variant>
      <vt:variant>
        <vt:lpwstr/>
      </vt:variant>
      <vt:variant>
        <vt:lpwstr>_Toc138735332</vt:lpwstr>
      </vt:variant>
      <vt:variant>
        <vt:i4>1376313</vt:i4>
      </vt:variant>
      <vt:variant>
        <vt:i4>1112</vt:i4>
      </vt:variant>
      <vt:variant>
        <vt:i4>0</vt:i4>
      </vt:variant>
      <vt:variant>
        <vt:i4>5</vt:i4>
      </vt:variant>
      <vt:variant>
        <vt:lpwstr/>
      </vt:variant>
      <vt:variant>
        <vt:lpwstr>_Toc138735331</vt:lpwstr>
      </vt:variant>
      <vt:variant>
        <vt:i4>1376313</vt:i4>
      </vt:variant>
      <vt:variant>
        <vt:i4>1106</vt:i4>
      </vt:variant>
      <vt:variant>
        <vt:i4>0</vt:i4>
      </vt:variant>
      <vt:variant>
        <vt:i4>5</vt:i4>
      </vt:variant>
      <vt:variant>
        <vt:lpwstr/>
      </vt:variant>
      <vt:variant>
        <vt:lpwstr>_Toc138735330</vt:lpwstr>
      </vt:variant>
      <vt:variant>
        <vt:i4>1310777</vt:i4>
      </vt:variant>
      <vt:variant>
        <vt:i4>1100</vt:i4>
      </vt:variant>
      <vt:variant>
        <vt:i4>0</vt:i4>
      </vt:variant>
      <vt:variant>
        <vt:i4>5</vt:i4>
      </vt:variant>
      <vt:variant>
        <vt:lpwstr/>
      </vt:variant>
      <vt:variant>
        <vt:lpwstr>_Toc138735329</vt:lpwstr>
      </vt:variant>
      <vt:variant>
        <vt:i4>1310777</vt:i4>
      </vt:variant>
      <vt:variant>
        <vt:i4>1094</vt:i4>
      </vt:variant>
      <vt:variant>
        <vt:i4>0</vt:i4>
      </vt:variant>
      <vt:variant>
        <vt:i4>5</vt:i4>
      </vt:variant>
      <vt:variant>
        <vt:lpwstr/>
      </vt:variant>
      <vt:variant>
        <vt:lpwstr>_Toc138735328</vt:lpwstr>
      </vt:variant>
      <vt:variant>
        <vt:i4>1310777</vt:i4>
      </vt:variant>
      <vt:variant>
        <vt:i4>1088</vt:i4>
      </vt:variant>
      <vt:variant>
        <vt:i4>0</vt:i4>
      </vt:variant>
      <vt:variant>
        <vt:i4>5</vt:i4>
      </vt:variant>
      <vt:variant>
        <vt:lpwstr/>
      </vt:variant>
      <vt:variant>
        <vt:lpwstr>_Toc138735327</vt:lpwstr>
      </vt:variant>
      <vt:variant>
        <vt:i4>1310777</vt:i4>
      </vt:variant>
      <vt:variant>
        <vt:i4>1082</vt:i4>
      </vt:variant>
      <vt:variant>
        <vt:i4>0</vt:i4>
      </vt:variant>
      <vt:variant>
        <vt:i4>5</vt:i4>
      </vt:variant>
      <vt:variant>
        <vt:lpwstr/>
      </vt:variant>
      <vt:variant>
        <vt:lpwstr>_Toc138735326</vt:lpwstr>
      </vt:variant>
      <vt:variant>
        <vt:i4>1310777</vt:i4>
      </vt:variant>
      <vt:variant>
        <vt:i4>1076</vt:i4>
      </vt:variant>
      <vt:variant>
        <vt:i4>0</vt:i4>
      </vt:variant>
      <vt:variant>
        <vt:i4>5</vt:i4>
      </vt:variant>
      <vt:variant>
        <vt:lpwstr/>
      </vt:variant>
      <vt:variant>
        <vt:lpwstr>_Toc138735325</vt:lpwstr>
      </vt:variant>
      <vt:variant>
        <vt:i4>1310777</vt:i4>
      </vt:variant>
      <vt:variant>
        <vt:i4>1070</vt:i4>
      </vt:variant>
      <vt:variant>
        <vt:i4>0</vt:i4>
      </vt:variant>
      <vt:variant>
        <vt:i4>5</vt:i4>
      </vt:variant>
      <vt:variant>
        <vt:lpwstr/>
      </vt:variant>
      <vt:variant>
        <vt:lpwstr>_Toc138735324</vt:lpwstr>
      </vt:variant>
      <vt:variant>
        <vt:i4>1310777</vt:i4>
      </vt:variant>
      <vt:variant>
        <vt:i4>1064</vt:i4>
      </vt:variant>
      <vt:variant>
        <vt:i4>0</vt:i4>
      </vt:variant>
      <vt:variant>
        <vt:i4>5</vt:i4>
      </vt:variant>
      <vt:variant>
        <vt:lpwstr/>
      </vt:variant>
      <vt:variant>
        <vt:lpwstr>_Toc138735323</vt:lpwstr>
      </vt:variant>
      <vt:variant>
        <vt:i4>1310777</vt:i4>
      </vt:variant>
      <vt:variant>
        <vt:i4>1058</vt:i4>
      </vt:variant>
      <vt:variant>
        <vt:i4>0</vt:i4>
      </vt:variant>
      <vt:variant>
        <vt:i4>5</vt:i4>
      </vt:variant>
      <vt:variant>
        <vt:lpwstr/>
      </vt:variant>
      <vt:variant>
        <vt:lpwstr>_Toc138735322</vt:lpwstr>
      </vt:variant>
      <vt:variant>
        <vt:i4>1310777</vt:i4>
      </vt:variant>
      <vt:variant>
        <vt:i4>1052</vt:i4>
      </vt:variant>
      <vt:variant>
        <vt:i4>0</vt:i4>
      </vt:variant>
      <vt:variant>
        <vt:i4>5</vt:i4>
      </vt:variant>
      <vt:variant>
        <vt:lpwstr/>
      </vt:variant>
      <vt:variant>
        <vt:lpwstr>_Toc138735321</vt:lpwstr>
      </vt:variant>
      <vt:variant>
        <vt:i4>1310777</vt:i4>
      </vt:variant>
      <vt:variant>
        <vt:i4>1046</vt:i4>
      </vt:variant>
      <vt:variant>
        <vt:i4>0</vt:i4>
      </vt:variant>
      <vt:variant>
        <vt:i4>5</vt:i4>
      </vt:variant>
      <vt:variant>
        <vt:lpwstr/>
      </vt:variant>
      <vt:variant>
        <vt:lpwstr>_Toc138735320</vt:lpwstr>
      </vt:variant>
      <vt:variant>
        <vt:i4>1507385</vt:i4>
      </vt:variant>
      <vt:variant>
        <vt:i4>1040</vt:i4>
      </vt:variant>
      <vt:variant>
        <vt:i4>0</vt:i4>
      </vt:variant>
      <vt:variant>
        <vt:i4>5</vt:i4>
      </vt:variant>
      <vt:variant>
        <vt:lpwstr/>
      </vt:variant>
      <vt:variant>
        <vt:lpwstr>_Toc138735319</vt:lpwstr>
      </vt:variant>
      <vt:variant>
        <vt:i4>1507385</vt:i4>
      </vt:variant>
      <vt:variant>
        <vt:i4>1034</vt:i4>
      </vt:variant>
      <vt:variant>
        <vt:i4>0</vt:i4>
      </vt:variant>
      <vt:variant>
        <vt:i4>5</vt:i4>
      </vt:variant>
      <vt:variant>
        <vt:lpwstr/>
      </vt:variant>
      <vt:variant>
        <vt:lpwstr>_Toc138735318</vt:lpwstr>
      </vt:variant>
      <vt:variant>
        <vt:i4>1507385</vt:i4>
      </vt:variant>
      <vt:variant>
        <vt:i4>1028</vt:i4>
      </vt:variant>
      <vt:variant>
        <vt:i4>0</vt:i4>
      </vt:variant>
      <vt:variant>
        <vt:i4>5</vt:i4>
      </vt:variant>
      <vt:variant>
        <vt:lpwstr/>
      </vt:variant>
      <vt:variant>
        <vt:lpwstr>_Toc138735317</vt:lpwstr>
      </vt:variant>
      <vt:variant>
        <vt:i4>1507385</vt:i4>
      </vt:variant>
      <vt:variant>
        <vt:i4>1022</vt:i4>
      </vt:variant>
      <vt:variant>
        <vt:i4>0</vt:i4>
      </vt:variant>
      <vt:variant>
        <vt:i4>5</vt:i4>
      </vt:variant>
      <vt:variant>
        <vt:lpwstr/>
      </vt:variant>
      <vt:variant>
        <vt:lpwstr>_Toc138735316</vt:lpwstr>
      </vt:variant>
      <vt:variant>
        <vt:i4>1507385</vt:i4>
      </vt:variant>
      <vt:variant>
        <vt:i4>1016</vt:i4>
      </vt:variant>
      <vt:variant>
        <vt:i4>0</vt:i4>
      </vt:variant>
      <vt:variant>
        <vt:i4>5</vt:i4>
      </vt:variant>
      <vt:variant>
        <vt:lpwstr/>
      </vt:variant>
      <vt:variant>
        <vt:lpwstr>_Toc138735315</vt:lpwstr>
      </vt:variant>
      <vt:variant>
        <vt:i4>1507385</vt:i4>
      </vt:variant>
      <vt:variant>
        <vt:i4>1010</vt:i4>
      </vt:variant>
      <vt:variant>
        <vt:i4>0</vt:i4>
      </vt:variant>
      <vt:variant>
        <vt:i4>5</vt:i4>
      </vt:variant>
      <vt:variant>
        <vt:lpwstr/>
      </vt:variant>
      <vt:variant>
        <vt:lpwstr>_Toc138735314</vt:lpwstr>
      </vt:variant>
      <vt:variant>
        <vt:i4>1507385</vt:i4>
      </vt:variant>
      <vt:variant>
        <vt:i4>1004</vt:i4>
      </vt:variant>
      <vt:variant>
        <vt:i4>0</vt:i4>
      </vt:variant>
      <vt:variant>
        <vt:i4>5</vt:i4>
      </vt:variant>
      <vt:variant>
        <vt:lpwstr/>
      </vt:variant>
      <vt:variant>
        <vt:lpwstr>_Toc138735313</vt:lpwstr>
      </vt:variant>
      <vt:variant>
        <vt:i4>1507385</vt:i4>
      </vt:variant>
      <vt:variant>
        <vt:i4>998</vt:i4>
      </vt:variant>
      <vt:variant>
        <vt:i4>0</vt:i4>
      </vt:variant>
      <vt:variant>
        <vt:i4>5</vt:i4>
      </vt:variant>
      <vt:variant>
        <vt:lpwstr/>
      </vt:variant>
      <vt:variant>
        <vt:lpwstr>_Toc138735312</vt:lpwstr>
      </vt:variant>
      <vt:variant>
        <vt:i4>1507385</vt:i4>
      </vt:variant>
      <vt:variant>
        <vt:i4>992</vt:i4>
      </vt:variant>
      <vt:variant>
        <vt:i4>0</vt:i4>
      </vt:variant>
      <vt:variant>
        <vt:i4>5</vt:i4>
      </vt:variant>
      <vt:variant>
        <vt:lpwstr/>
      </vt:variant>
      <vt:variant>
        <vt:lpwstr>_Toc138735311</vt:lpwstr>
      </vt:variant>
      <vt:variant>
        <vt:i4>1507385</vt:i4>
      </vt:variant>
      <vt:variant>
        <vt:i4>986</vt:i4>
      </vt:variant>
      <vt:variant>
        <vt:i4>0</vt:i4>
      </vt:variant>
      <vt:variant>
        <vt:i4>5</vt:i4>
      </vt:variant>
      <vt:variant>
        <vt:lpwstr/>
      </vt:variant>
      <vt:variant>
        <vt:lpwstr>_Toc138735310</vt:lpwstr>
      </vt:variant>
      <vt:variant>
        <vt:i4>1441849</vt:i4>
      </vt:variant>
      <vt:variant>
        <vt:i4>980</vt:i4>
      </vt:variant>
      <vt:variant>
        <vt:i4>0</vt:i4>
      </vt:variant>
      <vt:variant>
        <vt:i4>5</vt:i4>
      </vt:variant>
      <vt:variant>
        <vt:lpwstr/>
      </vt:variant>
      <vt:variant>
        <vt:lpwstr>_Toc138735309</vt:lpwstr>
      </vt:variant>
      <vt:variant>
        <vt:i4>1441849</vt:i4>
      </vt:variant>
      <vt:variant>
        <vt:i4>974</vt:i4>
      </vt:variant>
      <vt:variant>
        <vt:i4>0</vt:i4>
      </vt:variant>
      <vt:variant>
        <vt:i4>5</vt:i4>
      </vt:variant>
      <vt:variant>
        <vt:lpwstr/>
      </vt:variant>
      <vt:variant>
        <vt:lpwstr>_Toc138735308</vt:lpwstr>
      </vt:variant>
      <vt:variant>
        <vt:i4>1441849</vt:i4>
      </vt:variant>
      <vt:variant>
        <vt:i4>968</vt:i4>
      </vt:variant>
      <vt:variant>
        <vt:i4>0</vt:i4>
      </vt:variant>
      <vt:variant>
        <vt:i4>5</vt:i4>
      </vt:variant>
      <vt:variant>
        <vt:lpwstr/>
      </vt:variant>
      <vt:variant>
        <vt:lpwstr>_Toc138735307</vt:lpwstr>
      </vt:variant>
      <vt:variant>
        <vt:i4>1441849</vt:i4>
      </vt:variant>
      <vt:variant>
        <vt:i4>962</vt:i4>
      </vt:variant>
      <vt:variant>
        <vt:i4>0</vt:i4>
      </vt:variant>
      <vt:variant>
        <vt:i4>5</vt:i4>
      </vt:variant>
      <vt:variant>
        <vt:lpwstr/>
      </vt:variant>
      <vt:variant>
        <vt:lpwstr>_Toc138735306</vt:lpwstr>
      </vt:variant>
      <vt:variant>
        <vt:i4>1441849</vt:i4>
      </vt:variant>
      <vt:variant>
        <vt:i4>956</vt:i4>
      </vt:variant>
      <vt:variant>
        <vt:i4>0</vt:i4>
      </vt:variant>
      <vt:variant>
        <vt:i4>5</vt:i4>
      </vt:variant>
      <vt:variant>
        <vt:lpwstr/>
      </vt:variant>
      <vt:variant>
        <vt:lpwstr>_Toc138735305</vt:lpwstr>
      </vt:variant>
      <vt:variant>
        <vt:i4>1441849</vt:i4>
      </vt:variant>
      <vt:variant>
        <vt:i4>950</vt:i4>
      </vt:variant>
      <vt:variant>
        <vt:i4>0</vt:i4>
      </vt:variant>
      <vt:variant>
        <vt:i4>5</vt:i4>
      </vt:variant>
      <vt:variant>
        <vt:lpwstr/>
      </vt:variant>
      <vt:variant>
        <vt:lpwstr>_Toc138735304</vt:lpwstr>
      </vt:variant>
      <vt:variant>
        <vt:i4>1441849</vt:i4>
      </vt:variant>
      <vt:variant>
        <vt:i4>944</vt:i4>
      </vt:variant>
      <vt:variant>
        <vt:i4>0</vt:i4>
      </vt:variant>
      <vt:variant>
        <vt:i4>5</vt:i4>
      </vt:variant>
      <vt:variant>
        <vt:lpwstr/>
      </vt:variant>
      <vt:variant>
        <vt:lpwstr>_Toc138735303</vt:lpwstr>
      </vt:variant>
      <vt:variant>
        <vt:i4>1441849</vt:i4>
      </vt:variant>
      <vt:variant>
        <vt:i4>938</vt:i4>
      </vt:variant>
      <vt:variant>
        <vt:i4>0</vt:i4>
      </vt:variant>
      <vt:variant>
        <vt:i4>5</vt:i4>
      </vt:variant>
      <vt:variant>
        <vt:lpwstr/>
      </vt:variant>
      <vt:variant>
        <vt:lpwstr>_Toc138735302</vt:lpwstr>
      </vt:variant>
      <vt:variant>
        <vt:i4>1441849</vt:i4>
      </vt:variant>
      <vt:variant>
        <vt:i4>932</vt:i4>
      </vt:variant>
      <vt:variant>
        <vt:i4>0</vt:i4>
      </vt:variant>
      <vt:variant>
        <vt:i4>5</vt:i4>
      </vt:variant>
      <vt:variant>
        <vt:lpwstr/>
      </vt:variant>
      <vt:variant>
        <vt:lpwstr>_Toc138735301</vt:lpwstr>
      </vt:variant>
      <vt:variant>
        <vt:i4>1441849</vt:i4>
      </vt:variant>
      <vt:variant>
        <vt:i4>926</vt:i4>
      </vt:variant>
      <vt:variant>
        <vt:i4>0</vt:i4>
      </vt:variant>
      <vt:variant>
        <vt:i4>5</vt:i4>
      </vt:variant>
      <vt:variant>
        <vt:lpwstr/>
      </vt:variant>
      <vt:variant>
        <vt:lpwstr>_Toc138735300</vt:lpwstr>
      </vt:variant>
      <vt:variant>
        <vt:i4>2031672</vt:i4>
      </vt:variant>
      <vt:variant>
        <vt:i4>920</vt:i4>
      </vt:variant>
      <vt:variant>
        <vt:i4>0</vt:i4>
      </vt:variant>
      <vt:variant>
        <vt:i4>5</vt:i4>
      </vt:variant>
      <vt:variant>
        <vt:lpwstr/>
      </vt:variant>
      <vt:variant>
        <vt:lpwstr>_Toc138735299</vt:lpwstr>
      </vt:variant>
      <vt:variant>
        <vt:i4>2031672</vt:i4>
      </vt:variant>
      <vt:variant>
        <vt:i4>914</vt:i4>
      </vt:variant>
      <vt:variant>
        <vt:i4>0</vt:i4>
      </vt:variant>
      <vt:variant>
        <vt:i4>5</vt:i4>
      </vt:variant>
      <vt:variant>
        <vt:lpwstr/>
      </vt:variant>
      <vt:variant>
        <vt:lpwstr>_Toc138735298</vt:lpwstr>
      </vt:variant>
      <vt:variant>
        <vt:i4>2031672</vt:i4>
      </vt:variant>
      <vt:variant>
        <vt:i4>908</vt:i4>
      </vt:variant>
      <vt:variant>
        <vt:i4>0</vt:i4>
      </vt:variant>
      <vt:variant>
        <vt:i4>5</vt:i4>
      </vt:variant>
      <vt:variant>
        <vt:lpwstr/>
      </vt:variant>
      <vt:variant>
        <vt:lpwstr>_Toc138735297</vt:lpwstr>
      </vt:variant>
      <vt:variant>
        <vt:i4>2031672</vt:i4>
      </vt:variant>
      <vt:variant>
        <vt:i4>902</vt:i4>
      </vt:variant>
      <vt:variant>
        <vt:i4>0</vt:i4>
      </vt:variant>
      <vt:variant>
        <vt:i4>5</vt:i4>
      </vt:variant>
      <vt:variant>
        <vt:lpwstr/>
      </vt:variant>
      <vt:variant>
        <vt:lpwstr>_Toc138735296</vt:lpwstr>
      </vt:variant>
      <vt:variant>
        <vt:i4>2031672</vt:i4>
      </vt:variant>
      <vt:variant>
        <vt:i4>896</vt:i4>
      </vt:variant>
      <vt:variant>
        <vt:i4>0</vt:i4>
      </vt:variant>
      <vt:variant>
        <vt:i4>5</vt:i4>
      </vt:variant>
      <vt:variant>
        <vt:lpwstr/>
      </vt:variant>
      <vt:variant>
        <vt:lpwstr>_Toc138735295</vt:lpwstr>
      </vt:variant>
      <vt:variant>
        <vt:i4>2031672</vt:i4>
      </vt:variant>
      <vt:variant>
        <vt:i4>890</vt:i4>
      </vt:variant>
      <vt:variant>
        <vt:i4>0</vt:i4>
      </vt:variant>
      <vt:variant>
        <vt:i4>5</vt:i4>
      </vt:variant>
      <vt:variant>
        <vt:lpwstr/>
      </vt:variant>
      <vt:variant>
        <vt:lpwstr>_Toc138735294</vt:lpwstr>
      </vt:variant>
      <vt:variant>
        <vt:i4>2031672</vt:i4>
      </vt:variant>
      <vt:variant>
        <vt:i4>884</vt:i4>
      </vt:variant>
      <vt:variant>
        <vt:i4>0</vt:i4>
      </vt:variant>
      <vt:variant>
        <vt:i4>5</vt:i4>
      </vt:variant>
      <vt:variant>
        <vt:lpwstr/>
      </vt:variant>
      <vt:variant>
        <vt:lpwstr>_Toc138735293</vt:lpwstr>
      </vt:variant>
      <vt:variant>
        <vt:i4>2031672</vt:i4>
      </vt:variant>
      <vt:variant>
        <vt:i4>878</vt:i4>
      </vt:variant>
      <vt:variant>
        <vt:i4>0</vt:i4>
      </vt:variant>
      <vt:variant>
        <vt:i4>5</vt:i4>
      </vt:variant>
      <vt:variant>
        <vt:lpwstr/>
      </vt:variant>
      <vt:variant>
        <vt:lpwstr>_Toc138735292</vt:lpwstr>
      </vt:variant>
      <vt:variant>
        <vt:i4>2031672</vt:i4>
      </vt:variant>
      <vt:variant>
        <vt:i4>872</vt:i4>
      </vt:variant>
      <vt:variant>
        <vt:i4>0</vt:i4>
      </vt:variant>
      <vt:variant>
        <vt:i4>5</vt:i4>
      </vt:variant>
      <vt:variant>
        <vt:lpwstr/>
      </vt:variant>
      <vt:variant>
        <vt:lpwstr>_Toc138735291</vt:lpwstr>
      </vt:variant>
      <vt:variant>
        <vt:i4>2031672</vt:i4>
      </vt:variant>
      <vt:variant>
        <vt:i4>866</vt:i4>
      </vt:variant>
      <vt:variant>
        <vt:i4>0</vt:i4>
      </vt:variant>
      <vt:variant>
        <vt:i4>5</vt:i4>
      </vt:variant>
      <vt:variant>
        <vt:lpwstr/>
      </vt:variant>
      <vt:variant>
        <vt:lpwstr>_Toc138735290</vt:lpwstr>
      </vt:variant>
      <vt:variant>
        <vt:i4>1966136</vt:i4>
      </vt:variant>
      <vt:variant>
        <vt:i4>860</vt:i4>
      </vt:variant>
      <vt:variant>
        <vt:i4>0</vt:i4>
      </vt:variant>
      <vt:variant>
        <vt:i4>5</vt:i4>
      </vt:variant>
      <vt:variant>
        <vt:lpwstr/>
      </vt:variant>
      <vt:variant>
        <vt:lpwstr>_Toc138735289</vt:lpwstr>
      </vt:variant>
      <vt:variant>
        <vt:i4>1966136</vt:i4>
      </vt:variant>
      <vt:variant>
        <vt:i4>854</vt:i4>
      </vt:variant>
      <vt:variant>
        <vt:i4>0</vt:i4>
      </vt:variant>
      <vt:variant>
        <vt:i4>5</vt:i4>
      </vt:variant>
      <vt:variant>
        <vt:lpwstr/>
      </vt:variant>
      <vt:variant>
        <vt:lpwstr>_Toc138735288</vt:lpwstr>
      </vt:variant>
      <vt:variant>
        <vt:i4>1966136</vt:i4>
      </vt:variant>
      <vt:variant>
        <vt:i4>848</vt:i4>
      </vt:variant>
      <vt:variant>
        <vt:i4>0</vt:i4>
      </vt:variant>
      <vt:variant>
        <vt:i4>5</vt:i4>
      </vt:variant>
      <vt:variant>
        <vt:lpwstr/>
      </vt:variant>
      <vt:variant>
        <vt:lpwstr>_Toc138735287</vt:lpwstr>
      </vt:variant>
      <vt:variant>
        <vt:i4>1966136</vt:i4>
      </vt:variant>
      <vt:variant>
        <vt:i4>842</vt:i4>
      </vt:variant>
      <vt:variant>
        <vt:i4>0</vt:i4>
      </vt:variant>
      <vt:variant>
        <vt:i4>5</vt:i4>
      </vt:variant>
      <vt:variant>
        <vt:lpwstr/>
      </vt:variant>
      <vt:variant>
        <vt:lpwstr>_Toc138735286</vt:lpwstr>
      </vt:variant>
      <vt:variant>
        <vt:i4>1966136</vt:i4>
      </vt:variant>
      <vt:variant>
        <vt:i4>836</vt:i4>
      </vt:variant>
      <vt:variant>
        <vt:i4>0</vt:i4>
      </vt:variant>
      <vt:variant>
        <vt:i4>5</vt:i4>
      </vt:variant>
      <vt:variant>
        <vt:lpwstr/>
      </vt:variant>
      <vt:variant>
        <vt:lpwstr>_Toc138735285</vt:lpwstr>
      </vt:variant>
      <vt:variant>
        <vt:i4>1966136</vt:i4>
      </vt:variant>
      <vt:variant>
        <vt:i4>830</vt:i4>
      </vt:variant>
      <vt:variant>
        <vt:i4>0</vt:i4>
      </vt:variant>
      <vt:variant>
        <vt:i4>5</vt:i4>
      </vt:variant>
      <vt:variant>
        <vt:lpwstr/>
      </vt:variant>
      <vt:variant>
        <vt:lpwstr>_Toc138735284</vt:lpwstr>
      </vt:variant>
      <vt:variant>
        <vt:i4>1966136</vt:i4>
      </vt:variant>
      <vt:variant>
        <vt:i4>824</vt:i4>
      </vt:variant>
      <vt:variant>
        <vt:i4>0</vt:i4>
      </vt:variant>
      <vt:variant>
        <vt:i4>5</vt:i4>
      </vt:variant>
      <vt:variant>
        <vt:lpwstr/>
      </vt:variant>
      <vt:variant>
        <vt:lpwstr>_Toc138735283</vt:lpwstr>
      </vt:variant>
      <vt:variant>
        <vt:i4>1966136</vt:i4>
      </vt:variant>
      <vt:variant>
        <vt:i4>818</vt:i4>
      </vt:variant>
      <vt:variant>
        <vt:i4>0</vt:i4>
      </vt:variant>
      <vt:variant>
        <vt:i4>5</vt:i4>
      </vt:variant>
      <vt:variant>
        <vt:lpwstr/>
      </vt:variant>
      <vt:variant>
        <vt:lpwstr>_Toc138735282</vt:lpwstr>
      </vt:variant>
      <vt:variant>
        <vt:i4>1966136</vt:i4>
      </vt:variant>
      <vt:variant>
        <vt:i4>812</vt:i4>
      </vt:variant>
      <vt:variant>
        <vt:i4>0</vt:i4>
      </vt:variant>
      <vt:variant>
        <vt:i4>5</vt:i4>
      </vt:variant>
      <vt:variant>
        <vt:lpwstr/>
      </vt:variant>
      <vt:variant>
        <vt:lpwstr>_Toc138735281</vt:lpwstr>
      </vt:variant>
      <vt:variant>
        <vt:i4>1966136</vt:i4>
      </vt:variant>
      <vt:variant>
        <vt:i4>806</vt:i4>
      </vt:variant>
      <vt:variant>
        <vt:i4>0</vt:i4>
      </vt:variant>
      <vt:variant>
        <vt:i4>5</vt:i4>
      </vt:variant>
      <vt:variant>
        <vt:lpwstr/>
      </vt:variant>
      <vt:variant>
        <vt:lpwstr>_Toc138735280</vt:lpwstr>
      </vt:variant>
      <vt:variant>
        <vt:i4>1114168</vt:i4>
      </vt:variant>
      <vt:variant>
        <vt:i4>800</vt:i4>
      </vt:variant>
      <vt:variant>
        <vt:i4>0</vt:i4>
      </vt:variant>
      <vt:variant>
        <vt:i4>5</vt:i4>
      </vt:variant>
      <vt:variant>
        <vt:lpwstr/>
      </vt:variant>
      <vt:variant>
        <vt:lpwstr>_Toc138735279</vt:lpwstr>
      </vt:variant>
      <vt:variant>
        <vt:i4>1114168</vt:i4>
      </vt:variant>
      <vt:variant>
        <vt:i4>794</vt:i4>
      </vt:variant>
      <vt:variant>
        <vt:i4>0</vt:i4>
      </vt:variant>
      <vt:variant>
        <vt:i4>5</vt:i4>
      </vt:variant>
      <vt:variant>
        <vt:lpwstr/>
      </vt:variant>
      <vt:variant>
        <vt:lpwstr>_Toc138735278</vt:lpwstr>
      </vt:variant>
      <vt:variant>
        <vt:i4>1114168</vt:i4>
      </vt:variant>
      <vt:variant>
        <vt:i4>788</vt:i4>
      </vt:variant>
      <vt:variant>
        <vt:i4>0</vt:i4>
      </vt:variant>
      <vt:variant>
        <vt:i4>5</vt:i4>
      </vt:variant>
      <vt:variant>
        <vt:lpwstr/>
      </vt:variant>
      <vt:variant>
        <vt:lpwstr>_Toc138735277</vt:lpwstr>
      </vt:variant>
      <vt:variant>
        <vt:i4>1114168</vt:i4>
      </vt:variant>
      <vt:variant>
        <vt:i4>782</vt:i4>
      </vt:variant>
      <vt:variant>
        <vt:i4>0</vt:i4>
      </vt:variant>
      <vt:variant>
        <vt:i4>5</vt:i4>
      </vt:variant>
      <vt:variant>
        <vt:lpwstr/>
      </vt:variant>
      <vt:variant>
        <vt:lpwstr>_Toc138735276</vt:lpwstr>
      </vt:variant>
      <vt:variant>
        <vt:i4>1114168</vt:i4>
      </vt:variant>
      <vt:variant>
        <vt:i4>776</vt:i4>
      </vt:variant>
      <vt:variant>
        <vt:i4>0</vt:i4>
      </vt:variant>
      <vt:variant>
        <vt:i4>5</vt:i4>
      </vt:variant>
      <vt:variant>
        <vt:lpwstr/>
      </vt:variant>
      <vt:variant>
        <vt:lpwstr>_Toc138735275</vt:lpwstr>
      </vt:variant>
      <vt:variant>
        <vt:i4>1114168</vt:i4>
      </vt:variant>
      <vt:variant>
        <vt:i4>770</vt:i4>
      </vt:variant>
      <vt:variant>
        <vt:i4>0</vt:i4>
      </vt:variant>
      <vt:variant>
        <vt:i4>5</vt:i4>
      </vt:variant>
      <vt:variant>
        <vt:lpwstr/>
      </vt:variant>
      <vt:variant>
        <vt:lpwstr>_Toc138735274</vt:lpwstr>
      </vt:variant>
      <vt:variant>
        <vt:i4>1114168</vt:i4>
      </vt:variant>
      <vt:variant>
        <vt:i4>764</vt:i4>
      </vt:variant>
      <vt:variant>
        <vt:i4>0</vt:i4>
      </vt:variant>
      <vt:variant>
        <vt:i4>5</vt:i4>
      </vt:variant>
      <vt:variant>
        <vt:lpwstr/>
      </vt:variant>
      <vt:variant>
        <vt:lpwstr>_Toc138735273</vt:lpwstr>
      </vt:variant>
      <vt:variant>
        <vt:i4>1114168</vt:i4>
      </vt:variant>
      <vt:variant>
        <vt:i4>758</vt:i4>
      </vt:variant>
      <vt:variant>
        <vt:i4>0</vt:i4>
      </vt:variant>
      <vt:variant>
        <vt:i4>5</vt:i4>
      </vt:variant>
      <vt:variant>
        <vt:lpwstr/>
      </vt:variant>
      <vt:variant>
        <vt:lpwstr>_Toc138735272</vt:lpwstr>
      </vt:variant>
      <vt:variant>
        <vt:i4>1114168</vt:i4>
      </vt:variant>
      <vt:variant>
        <vt:i4>752</vt:i4>
      </vt:variant>
      <vt:variant>
        <vt:i4>0</vt:i4>
      </vt:variant>
      <vt:variant>
        <vt:i4>5</vt:i4>
      </vt:variant>
      <vt:variant>
        <vt:lpwstr/>
      </vt:variant>
      <vt:variant>
        <vt:lpwstr>_Toc138735271</vt:lpwstr>
      </vt:variant>
      <vt:variant>
        <vt:i4>1114168</vt:i4>
      </vt:variant>
      <vt:variant>
        <vt:i4>746</vt:i4>
      </vt:variant>
      <vt:variant>
        <vt:i4>0</vt:i4>
      </vt:variant>
      <vt:variant>
        <vt:i4>5</vt:i4>
      </vt:variant>
      <vt:variant>
        <vt:lpwstr/>
      </vt:variant>
      <vt:variant>
        <vt:lpwstr>_Toc138735270</vt:lpwstr>
      </vt:variant>
      <vt:variant>
        <vt:i4>1048632</vt:i4>
      </vt:variant>
      <vt:variant>
        <vt:i4>740</vt:i4>
      </vt:variant>
      <vt:variant>
        <vt:i4>0</vt:i4>
      </vt:variant>
      <vt:variant>
        <vt:i4>5</vt:i4>
      </vt:variant>
      <vt:variant>
        <vt:lpwstr/>
      </vt:variant>
      <vt:variant>
        <vt:lpwstr>_Toc138735269</vt:lpwstr>
      </vt:variant>
      <vt:variant>
        <vt:i4>1048632</vt:i4>
      </vt:variant>
      <vt:variant>
        <vt:i4>734</vt:i4>
      </vt:variant>
      <vt:variant>
        <vt:i4>0</vt:i4>
      </vt:variant>
      <vt:variant>
        <vt:i4>5</vt:i4>
      </vt:variant>
      <vt:variant>
        <vt:lpwstr/>
      </vt:variant>
      <vt:variant>
        <vt:lpwstr>_Toc138735268</vt:lpwstr>
      </vt:variant>
      <vt:variant>
        <vt:i4>1048632</vt:i4>
      </vt:variant>
      <vt:variant>
        <vt:i4>728</vt:i4>
      </vt:variant>
      <vt:variant>
        <vt:i4>0</vt:i4>
      </vt:variant>
      <vt:variant>
        <vt:i4>5</vt:i4>
      </vt:variant>
      <vt:variant>
        <vt:lpwstr/>
      </vt:variant>
      <vt:variant>
        <vt:lpwstr>_Toc138735267</vt:lpwstr>
      </vt:variant>
      <vt:variant>
        <vt:i4>1048632</vt:i4>
      </vt:variant>
      <vt:variant>
        <vt:i4>722</vt:i4>
      </vt:variant>
      <vt:variant>
        <vt:i4>0</vt:i4>
      </vt:variant>
      <vt:variant>
        <vt:i4>5</vt:i4>
      </vt:variant>
      <vt:variant>
        <vt:lpwstr/>
      </vt:variant>
      <vt:variant>
        <vt:lpwstr>_Toc138735266</vt:lpwstr>
      </vt:variant>
      <vt:variant>
        <vt:i4>1048632</vt:i4>
      </vt:variant>
      <vt:variant>
        <vt:i4>716</vt:i4>
      </vt:variant>
      <vt:variant>
        <vt:i4>0</vt:i4>
      </vt:variant>
      <vt:variant>
        <vt:i4>5</vt:i4>
      </vt:variant>
      <vt:variant>
        <vt:lpwstr/>
      </vt:variant>
      <vt:variant>
        <vt:lpwstr>_Toc138735265</vt:lpwstr>
      </vt:variant>
      <vt:variant>
        <vt:i4>1048632</vt:i4>
      </vt:variant>
      <vt:variant>
        <vt:i4>710</vt:i4>
      </vt:variant>
      <vt:variant>
        <vt:i4>0</vt:i4>
      </vt:variant>
      <vt:variant>
        <vt:i4>5</vt:i4>
      </vt:variant>
      <vt:variant>
        <vt:lpwstr/>
      </vt:variant>
      <vt:variant>
        <vt:lpwstr>_Toc138735264</vt:lpwstr>
      </vt:variant>
      <vt:variant>
        <vt:i4>1048632</vt:i4>
      </vt:variant>
      <vt:variant>
        <vt:i4>704</vt:i4>
      </vt:variant>
      <vt:variant>
        <vt:i4>0</vt:i4>
      </vt:variant>
      <vt:variant>
        <vt:i4>5</vt:i4>
      </vt:variant>
      <vt:variant>
        <vt:lpwstr/>
      </vt:variant>
      <vt:variant>
        <vt:lpwstr>_Toc138735263</vt:lpwstr>
      </vt:variant>
      <vt:variant>
        <vt:i4>1048632</vt:i4>
      </vt:variant>
      <vt:variant>
        <vt:i4>698</vt:i4>
      </vt:variant>
      <vt:variant>
        <vt:i4>0</vt:i4>
      </vt:variant>
      <vt:variant>
        <vt:i4>5</vt:i4>
      </vt:variant>
      <vt:variant>
        <vt:lpwstr/>
      </vt:variant>
      <vt:variant>
        <vt:lpwstr>_Toc138735262</vt:lpwstr>
      </vt:variant>
      <vt:variant>
        <vt:i4>1048632</vt:i4>
      </vt:variant>
      <vt:variant>
        <vt:i4>692</vt:i4>
      </vt:variant>
      <vt:variant>
        <vt:i4>0</vt:i4>
      </vt:variant>
      <vt:variant>
        <vt:i4>5</vt:i4>
      </vt:variant>
      <vt:variant>
        <vt:lpwstr/>
      </vt:variant>
      <vt:variant>
        <vt:lpwstr>_Toc138735261</vt:lpwstr>
      </vt:variant>
      <vt:variant>
        <vt:i4>1048632</vt:i4>
      </vt:variant>
      <vt:variant>
        <vt:i4>686</vt:i4>
      </vt:variant>
      <vt:variant>
        <vt:i4>0</vt:i4>
      </vt:variant>
      <vt:variant>
        <vt:i4>5</vt:i4>
      </vt:variant>
      <vt:variant>
        <vt:lpwstr/>
      </vt:variant>
      <vt:variant>
        <vt:lpwstr>_Toc138735260</vt:lpwstr>
      </vt:variant>
      <vt:variant>
        <vt:i4>1245240</vt:i4>
      </vt:variant>
      <vt:variant>
        <vt:i4>680</vt:i4>
      </vt:variant>
      <vt:variant>
        <vt:i4>0</vt:i4>
      </vt:variant>
      <vt:variant>
        <vt:i4>5</vt:i4>
      </vt:variant>
      <vt:variant>
        <vt:lpwstr/>
      </vt:variant>
      <vt:variant>
        <vt:lpwstr>_Toc138735259</vt:lpwstr>
      </vt:variant>
      <vt:variant>
        <vt:i4>1245240</vt:i4>
      </vt:variant>
      <vt:variant>
        <vt:i4>674</vt:i4>
      </vt:variant>
      <vt:variant>
        <vt:i4>0</vt:i4>
      </vt:variant>
      <vt:variant>
        <vt:i4>5</vt:i4>
      </vt:variant>
      <vt:variant>
        <vt:lpwstr/>
      </vt:variant>
      <vt:variant>
        <vt:lpwstr>_Toc138735258</vt:lpwstr>
      </vt:variant>
      <vt:variant>
        <vt:i4>1245240</vt:i4>
      </vt:variant>
      <vt:variant>
        <vt:i4>668</vt:i4>
      </vt:variant>
      <vt:variant>
        <vt:i4>0</vt:i4>
      </vt:variant>
      <vt:variant>
        <vt:i4>5</vt:i4>
      </vt:variant>
      <vt:variant>
        <vt:lpwstr/>
      </vt:variant>
      <vt:variant>
        <vt:lpwstr>_Toc138735257</vt:lpwstr>
      </vt:variant>
      <vt:variant>
        <vt:i4>1245240</vt:i4>
      </vt:variant>
      <vt:variant>
        <vt:i4>662</vt:i4>
      </vt:variant>
      <vt:variant>
        <vt:i4>0</vt:i4>
      </vt:variant>
      <vt:variant>
        <vt:i4>5</vt:i4>
      </vt:variant>
      <vt:variant>
        <vt:lpwstr/>
      </vt:variant>
      <vt:variant>
        <vt:lpwstr>_Toc138735256</vt:lpwstr>
      </vt:variant>
      <vt:variant>
        <vt:i4>1245240</vt:i4>
      </vt:variant>
      <vt:variant>
        <vt:i4>656</vt:i4>
      </vt:variant>
      <vt:variant>
        <vt:i4>0</vt:i4>
      </vt:variant>
      <vt:variant>
        <vt:i4>5</vt:i4>
      </vt:variant>
      <vt:variant>
        <vt:lpwstr/>
      </vt:variant>
      <vt:variant>
        <vt:lpwstr>_Toc138735255</vt:lpwstr>
      </vt:variant>
      <vt:variant>
        <vt:i4>1245240</vt:i4>
      </vt:variant>
      <vt:variant>
        <vt:i4>650</vt:i4>
      </vt:variant>
      <vt:variant>
        <vt:i4>0</vt:i4>
      </vt:variant>
      <vt:variant>
        <vt:i4>5</vt:i4>
      </vt:variant>
      <vt:variant>
        <vt:lpwstr/>
      </vt:variant>
      <vt:variant>
        <vt:lpwstr>_Toc138735254</vt:lpwstr>
      </vt:variant>
      <vt:variant>
        <vt:i4>1245240</vt:i4>
      </vt:variant>
      <vt:variant>
        <vt:i4>644</vt:i4>
      </vt:variant>
      <vt:variant>
        <vt:i4>0</vt:i4>
      </vt:variant>
      <vt:variant>
        <vt:i4>5</vt:i4>
      </vt:variant>
      <vt:variant>
        <vt:lpwstr/>
      </vt:variant>
      <vt:variant>
        <vt:lpwstr>_Toc138735253</vt:lpwstr>
      </vt:variant>
      <vt:variant>
        <vt:i4>1245240</vt:i4>
      </vt:variant>
      <vt:variant>
        <vt:i4>638</vt:i4>
      </vt:variant>
      <vt:variant>
        <vt:i4>0</vt:i4>
      </vt:variant>
      <vt:variant>
        <vt:i4>5</vt:i4>
      </vt:variant>
      <vt:variant>
        <vt:lpwstr/>
      </vt:variant>
      <vt:variant>
        <vt:lpwstr>_Toc138735252</vt:lpwstr>
      </vt:variant>
      <vt:variant>
        <vt:i4>1245240</vt:i4>
      </vt:variant>
      <vt:variant>
        <vt:i4>632</vt:i4>
      </vt:variant>
      <vt:variant>
        <vt:i4>0</vt:i4>
      </vt:variant>
      <vt:variant>
        <vt:i4>5</vt:i4>
      </vt:variant>
      <vt:variant>
        <vt:lpwstr/>
      </vt:variant>
      <vt:variant>
        <vt:lpwstr>_Toc138735251</vt:lpwstr>
      </vt:variant>
      <vt:variant>
        <vt:i4>1245240</vt:i4>
      </vt:variant>
      <vt:variant>
        <vt:i4>626</vt:i4>
      </vt:variant>
      <vt:variant>
        <vt:i4>0</vt:i4>
      </vt:variant>
      <vt:variant>
        <vt:i4>5</vt:i4>
      </vt:variant>
      <vt:variant>
        <vt:lpwstr/>
      </vt:variant>
      <vt:variant>
        <vt:lpwstr>_Toc138735250</vt:lpwstr>
      </vt:variant>
      <vt:variant>
        <vt:i4>1179704</vt:i4>
      </vt:variant>
      <vt:variant>
        <vt:i4>620</vt:i4>
      </vt:variant>
      <vt:variant>
        <vt:i4>0</vt:i4>
      </vt:variant>
      <vt:variant>
        <vt:i4>5</vt:i4>
      </vt:variant>
      <vt:variant>
        <vt:lpwstr/>
      </vt:variant>
      <vt:variant>
        <vt:lpwstr>_Toc138735249</vt:lpwstr>
      </vt:variant>
      <vt:variant>
        <vt:i4>1179704</vt:i4>
      </vt:variant>
      <vt:variant>
        <vt:i4>614</vt:i4>
      </vt:variant>
      <vt:variant>
        <vt:i4>0</vt:i4>
      </vt:variant>
      <vt:variant>
        <vt:i4>5</vt:i4>
      </vt:variant>
      <vt:variant>
        <vt:lpwstr/>
      </vt:variant>
      <vt:variant>
        <vt:lpwstr>_Toc138735248</vt:lpwstr>
      </vt:variant>
      <vt:variant>
        <vt:i4>1179704</vt:i4>
      </vt:variant>
      <vt:variant>
        <vt:i4>608</vt:i4>
      </vt:variant>
      <vt:variant>
        <vt:i4>0</vt:i4>
      </vt:variant>
      <vt:variant>
        <vt:i4>5</vt:i4>
      </vt:variant>
      <vt:variant>
        <vt:lpwstr/>
      </vt:variant>
      <vt:variant>
        <vt:lpwstr>_Toc138735247</vt:lpwstr>
      </vt:variant>
      <vt:variant>
        <vt:i4>1179704</vt:i4>
      </vt:variant>
      <vt:variant>
        <vt:i4>602</vt:i4>
      </vt:variant>
      <vt:variant>
        <vt:i4>0</vt:i4>
      </vt:variant>
      <vt:variant>
        <vt:i4>5</vt:i4>
      </vt:variant>
      <vt:variant>
        <vt:lpwstr/>
      </vt:variant>
      <vt:variant>
        <vt:lpwstr>_Toc138735246</vt:lpwstr>
      </vt:variant>
      <vt:variant>
        <vt:i4>1179704</vt:i4>
      </vt:variant>
      <vt:variant>
        <vt:i4>596</vt:i4>
      </vt:variant>
      <vt:variant>
        <vt:i4>0</vt:i4>
      </vt:variant>
      <vt:variant>
        <vt:i4>5</vt:i4>
      </vt:variant>
      <vt:variant>
        <vt:lpwstr/>
      </vt:variant>
      <vt:variant>
        <vt:lpwstr>_Toc138735245</vt:lpwstr>
      </vt:variant>
      <vt:variant>
        <vt:i4>1179704</vt:i4>
      </vt:variant>
      <vt:variant>
        <vt:i4>590</vt:i4>
      </vt:variant>
      <vt:variant>
        <vt:i4>0</vt:i4>
      </vt:variant>
      <vt:variant>
        <vt:i4>5</vt:i4>
      </vt:variant>
      <vt:variant>
        <vt:lpwstr/>
      </vt:variant>
      <vt:variant>
        <vt:lpwstr>_Toc138735244</vt:lpwstr>
      </vt:variant>
      <vt:variant>
        <vt:i4>1179704</vt:i4>
      </vt:variant>
      <vt:variant>
        <vt:i4>584</vt:i4>
      </vt:variant>
      <vt:variant>
        <vt:i4>0</vt:i4>
      </vt:variant>
      <vt:variant>
        <vt:i4>5</vt:i4>
      </vt:variant>
      <vt:variant>
        <vt:lpwstr/>
      </vt:variant>
      <vt:variant>
        <vt:lpwstr>_Toc138735243</vt:lpwstr>
      </vt:variant>
      <vt:variant>
        <vt:i4>1179704</vt:i4>
      </vt:variant>
      <vt:variant>
        <vt:i4>578</vt:i4>
      </vt:variant>
      <vt:variant>
        <vt:i4>0</vt:i4>
      </vt:variant>
      <vt:variant>
        <vt:i4>5</vt:i4>
      </vt:variant>
      <vt:variant>
        <vt:lpwstr/>
      </vt:variant>
      <vt:variant>
        <vt:lpwstr>_Toc138735242</vt:lpwstr>
      </vt:variant>
      <vt:variant>
        <vt:i4>1179704</vt:i4>
      </vt:variant>
      <vt:variant>
        <vt:i4>572</vt:i4>
      </vt:variant>
      <vt:variant>
        <vt:i4>0</vt:i4>
      </vt:variant>
      <vt:variant>
        <vt:i4>5</vt:i4>
      </vt:variant>
      <vt:variant>
        <vt:lpwstr/>
      </vt:variant>
      <vt:variant>
        <vt:lpwstr>_Toc138735241</vt:lpwstr>
      </vt:variant>
      <vt:variant>
        <vt:i4>1179704</vt:i4>
      </vt:variant>
      <vt:variant>
        <vt:i4>566</vt:i4>
      </vt:variant>
      <vt:variant>
        <vt:i4>0</vt:i4>
      </vt:variant>
      <vt:variant>
        <vt:i4>5</vt:i4>
      </vt:variant>
      <vt:variant>
        <vt:lpwstr/>
      </vt:variant>
      <vt:variant>
        <vt:lpwstr>_Toc138735240</vt:lpwstr>
      </vt:variant>
      <vt:variant>
        <vt:i4>1376312</vt:i4>
      </vt:variant>
      <vt:variant>
        <vt:i4>560</vt:i4>
      </vt:variant>
      <vt:variant>
        <vt:i4>0</vt:i4>
      </vt:variant>
      <vt:variant>
        <vt:i4>5</vt:i4>
      </vt:variant>
      <vt:variant>
        <vt:lpwstr/>
      </vt:variant>
      <vt:variant>
        <vt:lpwstr>_Toc138735239</vt:lpwstr>
      </vt:variant>
      <vt:variant>
        <vt:i4>1376312</vt:i4>
      </vt:variant>
      <vt:variant>
        <vt:i4>554</vt:i4>
      </vt:variant>
      <vt:variant>
        <vt:i4>0</vt:i4>
      </vt:variant>
      <vt:variant>
        <vt:i4>5</vt:i4>
      </vt:variant>
      <vt:variant>
        <vt:lpwstr/>
      </vt:variant>
      <vt:variant>
        <vt:lpwstr>_Toc138735238</vt:lpwstr>
      </vt:variant>
      <vt:variant>
        <vt:i4>1376312</vt:i4>
      </vt:variant>
      <vt:variant>
        <vt:i4>548</vt:i4>
      </vt:variant>
      <vt:variant>
        <vt:i4>0</vt:i4>
      </vt:variant>
      <vt:variant>
        <vt:i4>5</vt:i4>
      </vt:variant>
      <vt:variant>
        <vt:lpwstr/>
      </vt:variant>
      <vt:variant>
        <vt:lpwstr>_Toc138735237</vt:lpwstr>
      </vt:variant>
      <vt:variant>
        <vt:i4>1376312</vt:i4>
      </vt:variant>
      <vt:variant>
        <vt:i4>542</vt:i4>
      </vt:variant>
      <vt:variant>
        <vt:i4>0</vt:i4>
      </vt:variant>
      <vt:variant>
        <vt:i4>5</vt:i4>
      </vt:variant>
      <vt:variant>
        <vt:lpwstr/>
      </vt:variant>
      <vt:variant>
        <vt:lpwstr>_Toc138735236</vt:lpwstr>
      </vt:variant>
      <vt:variant>
        <vt:i4>1376312</vt:i4>
      </vt:variant>
      <vt:variant>
        <vt:i4>536</vt:i4>
      </vt:variant>
      <vt:variant>
        <vt:i4>0</vt:i4>
      </vt:variant>
      <vt:variant>
        <vt:i4>5</vt:i4>
      </vt:variant>
      <vt:variant>
        <vt:lpwstr/>
      </vt:variant>
      <vt:variant>
        <vt:lpwstr>_Toc138735235</vt:lpwstr>
      </vt:variant>
      <vt:variant>
        <vt:i4>1376312</vt:i4>
      </vt:variant>
      <vt:variant>
        <vt:i4>530</vt:i4>
      </vt:variant>
      <vt:variant>
        <vt:i4>0</vt:i4>
      </vt:variant>
      <vt:variant>
        <vt:i4>5</vt:i4>
      </vt:variant>
      <vt:variant>
        <vt:lpwstr/>
      </vt:variant>
      <vt:variant>
        <vt:lpwstr>_Toc138735234</vt:lpwstr>
      </vt:variant>
      <vt:variant>
        <vt:i4>1376312</vt:i4>
      </vt:variant>
      <vt:variant>
        <vt:i4>524</vt:i4>
      </vt:variant>
      <vt:variant>
        <vt:i4>0</vt:i4>
      </vt:variant>
      <vt:variant>
        <vt:i4>5</vt:i4>
      </vt:variant>
      <vt:variant>
        <vt:lpwstr/>
      </vt:variant>
      <vt:variant>
        <vt:lpwstr>_Toc138735233</vt:lpwstr>
      </vt:variant>
      <vt:variant>
        <vt:i4>1376312</vt:i4>
      </vt:variant>
      <vt:variant>
        <vt:i4>518</vt:i4>
      </vt:variant>
      <vt:variant>
        <vt:i4>0</vt:i4>
      </vt:variant>
      <vt:variant>
        <vt:i4>5</vt:i4>
      </vt:variant>
      <vt:variant>
        <vt:lpwstr/>
      </vt:variant>
      <vt:variant>
        <vt:lpwstr>_Toc138735232</vt:lpwstr>
      </vt:variant>
      <vt:variant>
        <vt:i4>1376312</vt:i4>
      </vt:variant>
      <vt:variant>
        <vt:i4>512</vt:i4>
      </vt:variant>
      <vt:variant>
        <vt:i4>0</vt:i4>
      </vt:variant>
      <vt:variant>
        <vt:i4>5</vt:i4>
      </vt:variant>
      <vt:variant>
        <vt:lpwstr/>
      </vt:variant>
      <vt:variant>
        <vt:lpwstr>_Toc138735231</vt:lpwstr>
      </vt:variant>
      <vt:variant>
        <vt:i4>1376312</vt:i4>
      </vt:variant>
      <vt:variant>
        <vt:i4>506</vt:i4>
      </vt:variant>
      <vt:variant>
        <vt:i4>0</vt:i4>
      </vt:variant>
      <vt:variant>
        <vt:i4>5</vt:i4>
      </vt:variant>
      <vt:variant>
        <vt:lpwstr/>
      </vt:variant>
      <vt:variant>
        <vt:lpwstr>_Toc138735230</vt:lpwstr>
      </vt:variant>
      <vt:variant>
        <vt:i4>1310776</vt:i4>
      </vt:variant>
      <vt:variant>
        <vt:i4>500</vt:i4>
      </vt:variant>
      <vt:variant>
        <vt:i4>0</vt:i4>
      </vt:variant>
      <vt:variant>
        <vt:i4>5</vt:i4>
      </vt:variant>
      <vt:variant>
        <vt:lpwstr/>
      </vt:variant>
      <vt:variant>
        <vt:lpwstr>_Toc138735229</vt:lpwstr>
      </vt:variant>
      <vt:variant>
        <vt:i4>1310776</vt:i4>
      </vt:variant>
      <vt:variant>
        <vt:i4>494</vt:i4>
      </vt:variant>
      <vt:variant>
        <vt:i4>0</vt:i4>
      </vt:variant>
      <vt:variant>
        <vt:i4>5</vt:i4>
      </vt:variant>
      <vt:variant>
        <vt:lpwstr/>
      </vt:variant>
      <vt:variant>
        <vt:lpwstr>_Toc138735228</vt:lpwstr>
      </vt:variant>
      <vt:variant>
        <vt:i4>1310776</vt:i4>
      </vt:variant>
      <vt:variant>
        <vt:i4>488</vt:i4>
      </vt:variant>
      <vt:variant>
        <vt:i4>0</vt:i4>
      </vt:variant>
      <vt:variant>
        <vt:i4>5</vt:i4>
      </vt:variant>
      <vt:variant>
        <vt:lpwstr/>
      </vt:variant>
      <vt:variant>
        <vt:lpwstr>_Toc138735227</vt:lpwstr>
      </vt:variant>
      <vt:variant>
        <vt:i4>1310776</vt:i4>
      </vt:variant>
      <vt:variant>
        <vt:i4>482</vt:i4>
      </vt:variant>
      <vt:variant>
        <vt:i4>0</vt:i4>
      </vt:variant>
      <vt:variant>
        <vt:i4>5</vt:i4>
      </vt:variant>
      <vt:variant>
        <vt:lpwstr/>
      </vt:variant>
      <vt:variant>
        <vt:lpwstr>_Toc138735226</vt:lpwstr>
      </vt:variant>
      <vt:variant>
        <vt:i4>1310776</vt:i4>
      </vt:variant>
      <vt:variant>
        <vt:i4>476</vt:i4>
      </vt:variant>
      <vt:variant>
        <vt:i4>0</vt:i4>
      </vt:variant>
      <vt:variant>
        <vt:i4>5</vt:i4>
      </vt:variant>
      <vt:variant>
        <vt:lpwstr/>
      </vt:variant>
      <vt:variant>
        <vt:lpwstr>_Toc138735225</vt:lpwstr>
      </vt:variant>
      <vt:variant>
        <vt:i4>1310776</vt:i4>
      </vt:variant>
      <vt:variant>
        <vt:i4>470</vt:i4>
      </vt:variant>
      <vt:variant>
        <vt:i4>0</vt:i4>
      </vt:variant>
      <vt:variant>
        <vt:i4>5</vt:i4>
      </vt:variant>
      <vt:variant>
        <vt:lpwstr/>
      </vt:variant>
      <vt:variant>
        <vt:lpwstr>_Toc138735224</vt:lpwstr>
      </vt:variant>
      <vt:variant>
        <vt:i4>1310776</vt:i4>
      </vt:variant>
      <vt:variant>
        <vt:i4>464</vt:i4>
      </vt:variant>
      <vt:variant>
        <vt:i4>0</vt:i4>
      </vt:variant>
      <vt:variant>
        <vt:i4>5</vt:i4>
      </vt:variant>
      <vt:variant>
        <vt:lpwstr/>
      </vt:variant>
      <vt:variant>
        <vt:lpwstr>_Toc138735223</vt:lpwstr>
      </vt:variant>
      <vt:variant>
        <vt:i4>1310776</vt:i4>
      </vt:variant>
      <vt:variant>
        <vt:i4>458</vt:i4>
      </vt:variant>
      <vt:variant>
        <vt:i4>0</vt:i4>
      </vt:variant>
      <vt:variant>
        <vt:i4>5</vt:i4>
      </vt:variant>
      <vt:variant>
        <vt:lpwstr/>
      </vt:variant>
      <vt:variant>
        <vt:lpwstr>_Toc138735222</vt:lpwstr>
      </vt:variant>
      <vt:variant>
        <vt:i4>1310776</vt:i4>
      </vt:variant>
      <vt:variant>
        <vt:i4>452</vt:i4>
      </vt:variant>
      <vt:variant>
        <vt:i4>0</vt:i4>
      </vt:variant>
      <vt:variant>
        <vt:i4>5</vt:i4>
      </vt:variant>
      <vt:variant>
        <vt:lpwstr/>
      </vt:variant>
      <vt:variant>
        <vt:lpwstr>_Toc138735221</vt:lpwstr>
      </vt:variant>
      <vt:variant>
        <vt:i4>1310776</vt:i4>
      </vt:variant>
      <vt:variant>
        <vt:i4>446</vt:i4>
      </vt:variant>
      <vt:variant>
        <vt:i4>0</vt:i4>
      </vt:variant>
      <vt:variant>
        <vt:i4>5</vt:i4>
      </vt:variant>
      <vt:variant>
        <vt:lpwstr/>
      </vt:variant>
      <vt:variant>
        <vt:lpwstr>_Toc138735220</vt:lpwstr>
      </vt:variant>
      <vt:variant>
        <vt:i4>1507384</vt:i4>
      </vt:variant>
      <vt:variant>
        <vt:i4>440</vt:i4>
      </vt:variant>
      <vt:variant>
        <vt:i4>0</vt:i4>
      </vt:variant>
      <vt:variant>
        <vt:i4>5</vt:i4>
      </vt:variant>
      <vt:variant>
        <vt:lpwstr/>
      </vt:variant>
      <vt:variant>
        <vt:lpwstr>_Toc138735219</vt:lpwstr>
      </vt:variant>
      <vt:variant>
        <vt:i4>1507384</vt:i4>
      </vt:variant>
      <vt:variant>
        <vt:i4>434</vt:i4>
      </vt:variant>
      <vt:variant>
        <vt:i4>0</vt:i4>
      </vt:variant>
      <vt:variant>
        <vt:i4>5</vt:i4>
      </vt:variant>
      <vt:variant>
        <vt:lpwstr/>
      </vt:variant>
      <vt:variant>
        <vt:lpwstr>_Toc138735218</vt:lpwstr>
      </vt:variant>
      <vt:variant>
        <vt:i4>1507384</vt:i4>
      </vt:variant>
      <vt:variant>
        <vt:i4>428</vt:i4>
      </vt:variant>
      <vt:variant>
        <vt:i4>0</vt:i4>
      </vt:variant>
      <vt:variant>
        <vt:i4>5</vt:i4>
      </vt:variant>
      <vt:variant>
        <vt:lpwstr/>
      </vt:variant>
      <vt:variant>
        <vt:lpwstr>_Toc138735217</vt:lpwstr>
      </vt:variant>
      <vt:variant>
        <vt:i4>1507384</vt:i4>
      </vt:variant>
      <vt:variant>
        <vt:i4>422</vt:i4>
      </vt:variant>
      <vt:variant>
        <vt:i4>0</vt:i4>
      </vt:variant>
      <vt:variant>
        <vt:i4>5</vt:i4>
      </vt:variant>
      <vt:variant>
        <vt:lpwstr/>
      </vt:variant>
      <vt:variant>
        <vt:lpwstr>_Toc138735216</vt:lpwstr>
      </vt:variant>
      <vt:variant>
        <vt:i4>1507384</vt:i4>
      </vt:variant>
      <vt:variant>
        <vt:i4>416</vt:i4>
      </vt:variant>
      <vt:variant>
        <vt:i4>0</vt:i4>
      </vt:variant>
      <vt:variant>
        <vt:i4>5</vt:i4>
      </vt:variant>
      <vt:variant>
        <vt:lpwstr/>
      </vt:variant>
      <vt:variant>
        <vt:lpwstr>_Toc138735215</vt:lpwstr>
      </vt:variant>
      <vt:variant>
        <vt:i4>1507384</vt:i4>
      </vt:variant>
      <vt:variant>
        <vt:i4>410</vt:i4>
      </vt:variant>
      <vt:variant>
        <vt:i4>0</vt:i4>
      </vt:variant>
      <vt:variant>
        <vt:i4>5</vt:i4>
      </vt:variant>
      <vt:variant>
        <vt:lpwstr/>
      </vt:variant>
      <vt:variant>
        <vt:lpwstr>_Toc138735214</vt:lpwstr>
      </vt:variant>
      <vt:variant>
        <vt:i4>1507384</vt:i4>
      </vt:variant>
      <vt:variant>
        <vt:i4>404</vt:i4>
      </vt:variant>
      <vt:variant>
        <vt:i4>0</vt:i4>
      </vt:variant>
      <vt:variant>
        <vt:i4>5</vt:i4>
      </vt:variant>
      <vt:variant>
        <vt:lpwstr/>
      </vt:variant>
      <vt:variant>
        <vt:lpwstr>_Toc138735213</vt:lpwstr>
      </vt:variant>
      <vt:variant>
        <vt:i4>1507384</vt:i4>
      </vt:variant>
      <vt:variant>
        <vt:i4>398</vt:i4>
      </vt:variant>
      <vt:variant>
        <vt:i4>0</vt:i4>
      </vt:variant>
      <vt:variant>
        <vt:i4>5</vt:i4>
      </vt:variant>
      <vt:variant>
        <vt:lpwstr/>
      </vt:variant>
      <vt:variant>
        <vt:lpwstr>_Toc138735212</vt:lpwstr>
      </vt:variant>
      <vt:variant>
        <vt:i4>1507384</vt:i4>
      </vt:variant>
      <vt:variant>
        <vt:i4>392</vt:i4>
      </vt:variant>
      <vt:variant>
        <vt:i4>0</vt:i4>
      </vt:variant>
      <vt:variant>
        <vt:i4>5</vt:i4>
      </vt:variant>
      <vt:variant>
        <vt:lpwstr/>
      </vt:variant>
      <vt:variant>
        <vt:lpwstr>_Toc138735211</vt:lpwstr>
      </vt:variant>
      <vt:variant>
        <vt:i4>1507384</vt:i4>
      </vt:variant>
      <vt:variant>
        <vt:i4>386</vt:i4>
      </vt:variant>
      <vt:variant>
        <vt:i4>0</vt:i4>
      </vt:variant>
      <vt:variant>
        <vt:i4>5</vt:i4>
      </vt:variant>
      <vt:variant>
        <vt:lpwstr/>
      </vt:variant>
      <vt:variant>
        <vt:lpwstr>_Toc138735210</vt:lpwstr>
      </vt:variant>
      <vt:variant>
        <vt:i4>1441848</vt:i4>
      </vt:variant>
      <vt:variant>
        <vt:i4>380</vt:i4>
      </vt:variant>
      <vt:variant>
        <vt:i4>0</vt:i4>
      </vt:variant>
      <vt:variant>
        <vt:i4>5</vt:i4>
      </vt:variant>
      <vt:variant>
        <vt:lpwstr/>
      </vt:variant>
      <vt:variant>
        <vt:lpwstr>_Toc138735209</vt:lpwstr>
      </vt:variant>
      <vt:variant>
        <vt:i4>1441848</vt:i4>
      </vt:variant>
      <vt:variant>
        <vt:i4>374</vt:i4>
      </vt:variant>
      <vt:variant>
        <vt:i4>0</vt:i4>
      </vt:variant>
      <vt:variant>
        <vt:i4>5</vt:i4>
      </vt:variant>
      <vt:variant>
        <vt:lpwstr/>
      </vt:variant>
      <vt:variant>
        <vt:lpwstr>_Toc138735208</vt:lpwstr>
      </vt:variant>
      <vt:variant>
        <vt:i4>1441848</vt:i4>
      </vt:variant>
      <vt:variant>
        <vt:i4>368</vt:i4>
      </vt:variant>
      <vt:variant>
        <vt:i4>0</vt:i4>
      </vt:variant>
      <vt:variant>
        <vt:i4>5</vt:i4>
      </vt:variant>
      <vt:variant>
        <vt:lpwstr/>
      </vt:variant>
      <vt:variant>
        <vt:lpwstr>_Toc138735207</vt:lpwstr>
      </vt:variant>
      <vt:variant>
        <vt:i4>1441848</vt:i4>
      </vt:variant>
      <vt:variant>
        <vt:i4>362</vt:i4>
      </vt:variant>
      <vt:variant>
        <vt:i4>0</vt:i4>
      </vt:variant>
      <vt:variant>
        <vt:i4>5</vt:i4>
      </vt:variant>
      <vt:variant>
        <vt:lpwstr/>
      </vt:variant>
      <vt:variant>
        <vt:lpwstr>_Toc138735206</vt:lpwstr>
      </vt:variant>
      <vt:variant>
        <vt:i4>1441848</vt:i4>
      </vt:variant>
      <vt:variant>
        <vt:i4>356</vt:i4>
      </vt:variant>
      <vt:variant>
        <vt:i4>0</vt:i4>
      </vt:variant>
      <vt:variant>
        <vt:i4>5</vt:i4>
      </vt:variant>
      <vt:variant>
        <vt:lpwstr/>
      </vt:variant>
      <vt:variant>
        <vt:lpwstr>_Toc138735205</vt:lpwstr>
      </vt:variant>
      <vt:variant>
        <vt:i4>1441848</vt:i4>
      </vt:variant>
      <vt:variant>
        <vt:i4>350</vt:i4>
      </vt:variant>
      <vt:variant>
        <vt:i4>0</vt:i4>
      </vt:variant>
      <vt:variant>
        <vt:i4>5</vt:i4>
      </vt:variant>
      <vt:variant>
        <vt:lpwstr/>
      </vt:variant>
      <vt:variant>
        <vt:lpwstr>_Toc138735204</vt:lpwstr>
      </vt:variant>
      <vt:variant>
        <vt:i4>1441848</vt:i4>
      </vt:variant>
      <vt:variant>
        <vt:i4>344</vt:i4>
      </vt:variant>
      <vt:variant>
        <vt:i4>0</vt:i4>
      </vt:variant>
      <vt:variant>
        <vt:i4>5</vt:i4>
      </vt:variant>
      <vt:variant>
        <vt:lpwstr/>
      </vt:variant>
      <vt:variant>
        <vt:lpwstr>_Toc138735203</vt:lpwstr>
      </vt:variant>
      <vt:variant>
        <vt:i4>1441848</vt:i4>
      </vt:variant>
      <vt:variant>
        <vt:i4>338</vt:i4>
      </vt:variant>
      <vt:variant>
        <vt:i4>0</vt:i4>
      </vt:variant>
      <vt:variant>
        <vt:i4>5</vt:i4>
      </vt:variant>
      <vt:variant>
        <vt:lpwstr/>
      </vt:variant>
      <vt:variant>
        <vt:lpwstr>_Toc138735202</vt:lpwstr>
      </vt:variant>
      <vt:variant>
        <vt:i4>1441848</vt:i4>
      </vt:variant>
      <vt:variant>
        <vt:i4>332</vt:i4>
      </vt:variant>
      <vt:variant>
        <vt:i4>0</vt:i4>
      </vt:variant>
      <vt:variant>
        <vt:i4>5</vt:i4>
      </vt:variant>
      <vt:variant>
        <vt:lpwstr/>
      </vt:variant>
      <vt:variant>
        <vt:lpwstr>_Toc138735201</vt:lpwstr>
      </vt:variant>
      <vt:variant>
        <vt:i4>1441848</vt:i4>
      </vt:variant>
      <vt:variant>
        <vt:i4>326</vt:i4>
      </vt:variant>
      <vt:variant>
        <vt:i4>0</vt:i4>
      </vt:variant>
      <vt:variant>
        <vt:i4>5</vt:i4>
      </vt:variant>
      <vt:variant>
        <vt:lpwstr/>
      </vt:variant>
      <vt:variant>
        <vt:lpwstr>_Toc138735200</vt:lpwstr>
      </vt:variant>
      <vt:variant>
        <vt:i4>2031675</vt:i4>
      </vt:variant>
      <vt:variant>
        <vt:i4>320</vt:i4>
      </vt:variant>
      <vt:variant>
        <vt:i4>0</vt:i4>
      </vt:variant>
      <vt:variant>
        <vt:i4>5</vt:i4>
      </vt:variant>
      <vt:variant>
        <vt:lpwstr/>
      </vt:variant>
      <vt:variant>
        <vt:lpwstr>_Toc138735199</vt:lpwstr>
      </vt:variant>
      <vt:variant>
        <vt:i4>2031675</vt:i4>
      </vt:variant>
      <vt:variant>
        <vt:i4>314</vt:i4>
      </vt:variant>
      <vt:variant>
        <vt:i4>0</vt:i4>
      </vt:variant>
      <vt:variant>
        <vt:i4>5</vt:i4>
      </vt:variant>
      <vt:variant>
        <vt:lpwstr/>
      </vt:variant>
      <vt:variant>
        <vt:lpwstr>_Toc138735198</vt:lpwstr>
      </vt:variant>
      <vt:variant>
        <vt:i4>2031675</vt:i4>
      </vt:variant>
      <vt:variant>
        <vt:i4>308</vt:i4>
      </vt:variant>
      <vt:variant>
        <vt:i4>0</vt:i4>
      </vt:variant>
      <vt:variant>
        <vt:i4>5</vt:i4>
      </vt:variant>
      <vt:variant>
        <vt:lpwstr/>
      </vt:variant>
      <vt:variant>
        <vt:lpwstr>_Toc138735197</vt:lpwstr>
      </vt:variant>
      <vt:variant>
        <vt:i4>2031675</vt:i4>
      </vt:variant>
      <vt:variant>
        <vt:i4>302</vt:i4>
      </vt:variant>
      <vt:variant>
        <vt:i4>0</vt:i4>
      </vt:variant>
      <vt:variant>
        <vt:i4>5</vt:i4>
      </vt:variant>
      <vt:variant>
        <vt:lpwstr/>
      </vt:variant>
      <vt:variant>
        <vt:lpwstr>_Toc138735196</vt:lpwstr>
      </vt:variant>
      <vt:variant>
        <vt:i4>2031675</vt:i4>
      </vt:variant>
      <vt:variant>
        <vt:i4>296</vt:i4>
      </vt:variant>
      <vt:variant>
        <vt:i4>0</vt:i4>
      </vt:variant>
      <vt:variant>
        <vt:i4>5</vt:i4>
      </vt:variant>
      <vt:variant>
        <vt:lpwstr/>
      </vt:variant>
      <vt:variant>
        <vt:lpwstr>_Toc138735195</vt:lpwstr>
      </vt:variant>
      <vt:variant>
        <vt:i4>2031675</vt:i4>
      </vt:variant>
      <vt:variant>
        <vt:i4>290</vt:i4>
      </vt:variant>
      <vt:variant>
        <vt:i4>0</vt:i4>
      </vt:variant>
      <vt:variant>
        <vt:i4>5</vt:i4>
      </vt:variant>
      <vt:variant>
        <vt:lpwstr/>
      </vt:variant>
      <vt:variant>
        <vt:lpwstr>_Toc138735194</vt:lpwstr>
      </vt:variant>
      <vt:variant>
        <vt:i4>2031675</vt:i4>
      </vt:variant>
      <vt:variant>
        <vt:i4>284</vt:i4>
      </vt:variant>
      <vt:variant>
        <vt:i4>0</vt:i4>
      </vt:variant>
      <vt:variant>
        <vt:i4>5</vt:i4>
      </vt:variant>
      <vt:variant>
        <vt:lpwstr/>
      </vt:variant>
      <vt:variant>
        <vt:lpwstr>_Toc138735193</vt:lpwstr>
      </vt:variant>
      <vt:variant>
        <vt:i4>2031675</vt:i4>
      </vt:variant>
      <vt:variant>
        <vt:i4>278</vt:i4>
      </vt:variant>
      <vt:variant>
        <vt:i4>0</vt:i4>
      </vt:variant>
      <vt:variant>
        <vt:i4>5</vt:i4>
      </vt:variant>
      <vt:variant>
        <vt:lpwstr/>
      </vt:variant>
      <vt:variant>
        <vt:lpwstr>_Toc138735192</vt:lpwstr>
      </vt:variant>
      <vt:variant>
        <vt:i4>2031675</vt:i4>
      </vt:variant>
      <vt:variant>
        <vt:i4>272</vt:i4>
      </vt:variant>
      <vt:variant>
        <vt:i4>0</vt:i4>
      </vt:variant>
      <vt:variant>
        <vt:i4>5</vt:i4>
      </vt:variant>
      <vt:variant>
        <vt:lpwstr/>
      </vt:variant>
      <vt:variant>
        <vt:lpwstr>_Toc138735191</vt:lpwstr>
      </vt:variant>
      <vt:variant>
        <vt:i4>2031675</vt:i4>
      </vt:variant>
      <vt:variant>
        <vt:i4>266</vt:i4>
      </vt:variant>
      <vt:variant>
        <vt:i4>0</vt:i4>
      </vt:variant>
      <vt:variant>
        <vt:i4>5</vt:i4>
      </vt:variant>
      <vt:variant>
        <vt:lpwstr/>
      </vt:variant>
      <vt:variant>
        <vt:lpwstr>_Toc138735190</vt:lpwstr>
      </vt:variant>
      <vt:variant>
        <vt:i4>1966139</vt:i4>
      </vt:variant>
      <vt:variant>
        <vt:i4>260</vt:i4>
      </vt:variant>
      <vt:variant>
        <vt:i4>0</vt:i4>
      </vt:variant>
      <vt:variant>
        <vt:i4>5</vt:i4>
      </vt:variant>
      <vt:variant>
        <vt:lpwstr/>
      </vt:variant>
      <vt:variant>
        <vt:lpwstr>_Toc138735189</vt:lpwstr>
      </vt:variant>
      <vt:variant>
        <vt:i4>1966139</vt:i4>
      </vt:variant>
      <vt:variant>
        <vt:i4>254</vt:i4>
      </vt:variant>
      <vt:variant>
        <vt:i4>0</vt:i4>
      </vt:variant>
      <vt:variant>
        <vt:i4>5</vt:i4>
      </vt:variant>
      <vt:variant>
        <vt:lpwstr/>
      </vt:variant>
      <vt:variant>
        <vt:lpwstr>_Toc138735188</vt:lpwstr>
      </vt:variant>
      <vt:variant>
        <vt:i4>1966139</vt:i4>
      </vt:variant>
      <vt:variant>
        <vt:i4>248</vt:i4>
      </vt:variant>
      <vt:variant>
        <vt:i4>0</vt:i4>
      </vt:variant>
      <vt:variant>
        <vt:i4>5</vt:i4>
      </vt:variant>
      <vt:variant>
        <vt:lpwstr/>
      </vt:variant>
      <vt:variant>
        <vt:lpwstr>_Toc138735187</vt:lpwstr>
      </vt:variant>
      <vt:variant>
        <vt:i4>1966139</vt:i4>
      </vt:variant>
      <vt:variant>
        <vt:i4>242</vt:i4>
      </vt:variant>
      <vt:variant>
        <vt:i4>0</vt:i4>
      </vt:variant>
      <vt:variant>
        <vt:i4>5</vt:i4>
      </vt:variant>
      <vt:variant>
        <vt:lpwstr/>
      </vt:variant>
      <vt:variant>
        <vt:lpwstr>_Toc138735186</vt:lpwstr>
      </vt:variant>
      <vt:variant>
        <vt:i4>1966139</vt:i4>
      </vt:variant>
      <vt:variant>
        <vt:i4>236</vt:i4>
      </vt:variant>
      <vt:variant>
        <vt:i4>0</vt:i4>
      </vt:variant>
      <vt:variant>
        <vt:i4>5</vt:i4>
      </vt:variant>
      <vt:variant>
        <vt:lpwstr/>
      </vt:variant>
      <vt:variant>
        <vt:lpwstr>_Toc138735185</vt:lpwstr>
      </vt:variant>
      <vt:variant>
        <vt:i4>1966139</vt:i4>
      </vt:variant>
      <vt:variant>
        <vt:i4>230</vt:i4>
      </vt:variant>
      <vt:variant>
        <vt:i4>0</vt:i4>
      </vt:variant>
      <vt:variant>
        <vt:i4>5</vt:i4>
      </vt:variant>
      <vt:variant>
        <vt:lpwstr/>
      </vt:variant>
      <vt:variant>
        <vt:lpwstr>_Toc138735184</vt:lpwstr>
      </vt:variant>
      <vt:variant>
        <vt:i4>1966139</vt:i4>
      </vt:variant>
      <vt:variant>
        <vt:i4>224</vt:i4>
      </vt:variant>
      <vt:variant>
        <vt:i4>0</vt:i4>
      </vt:variant>
      <vt:variant>
        <vt:i4>5</vt:i4>
      </vt:variant>
      <vt:variant>
        <vt:lpwstr/>
      </vt:variant>
      <vt:variant>
        <vt:lpwstr>_Toc138735183</vt:lpwstr>
      </vt:variant>
      <vt:variant>
        <vt:i4>1966139</vt:i4>
      </vt:variant>
      <vt:variant>
        <vt:i4>218</vt:i4>
      </vt:variant>
      <vt:variant>
        <vt:i4>0</vt:i4>
      </vt:variant>
      <vt:variant>
        <vt:i4>5</vt:i4>
      </vt:variant>
      <vt:variant>
        <vt:lpwstr/>
      </vt:variant>
      <vt:variant>
        <vt:lpwstr>_Toc138735182</vt:lpwstr>
      </vt:variant>
      <vt:variant>
        <vt:i4>1966139</vt:i4>
      </vt:variant>
      <vt:variant>
        <vt:i4>212</vt:i4>
      </vt:variant>
      <vt:variant>
        <vt:i4>0</vt:i4>
      </vt:variant>
      <vt:variant>
        <vt:i4>5</vt:i4>
      </vt:variant>
      <vt:variant>
        <vt:lpwstr/>
      </vt:variant>
      <vt:variant>
        <vt:lpwstr>_Toc138735181</vt:lpwstr>
      </vt:variant>
      <vt:variant>
        <vt:i4>1966139</vt:i4>
      </vt:variant>
      <vt:variant>
        <vt:i4>206</vt:i4>
      </vt:variant>
      <vt:variant>
        <vt:i4>0</vt:i4>
      </vt:variant>
      <vt:variant>
        <vt:i4>5</vt:i4>
      </vt:variant>
      <vt:variant>
        <vt:lpwstr/>
      </vt:variant>
      <vt:variant>
        <vt:lpwstr>_Toc138735180</vt:lpwstr>
      </vt:variant>
      <vt:variant>
        <vt:i4>1114171</vt:i4>
      </vt:variant>
      <vt:variant>
        <vt:i4>200</vt:i4>
      </vt:variant>
      <vt:variant>
        <vt:i4>0</vt:i4>
      </vt:variant>
      <vt:variant>
        <vt:i4>5</vt:i4>
      </vt:variant>
      <vt:variant>
        <vt:lpwstr/>
      </vt:variant>
      <vt:variant>
        <vt:lpwstr>_Toc138735179</vt:lpwstr>
      </vt:variant>
      <vt:variant>
        <vt:i4>1114171</vt:i4>
      </vt:variant>
      <vt:variant>
        <vt:i4>194</vt:i4>
      </vt:variant>
      <vt:variant>
        <vt:i4>0</vt:i4>
      </vt:variant>
      <vt:variant>
        <vt:i4>5</vt:i4>
      </vt:variant>
      <vt:variant>
        <vt:lpwstr/>
      </vt:variant>
      <vt:variant>
        <vt:lpwstr>_Toc138735178</vt:lpwstr>
      </vt:variant>
      <vt:variant>
        <vt:i4>1114171</vt:i4>
      </vt:variant>
      <vt:variant>
        <vt:i4>188</vt:i4>
      </vt:variant>
      <vt:variant>
        <vt:i4>0</vt:i4>
      </vt:variant>
      <vt:variant>
        <vt:i4>5</vt:i4>
      </vt:variant>
      <vt:variant>
        <vt:lpwstr/>
      </vt:variant>
      <vt:variant>
        <vt:lpwstr>_Toc138735177</vt:lpwstr>
      </vt:variant>
      <vt:variant>
        <vt:i4>1114171</vt:i4>
      </vt:variant>
      <vt:variant>
        <vt:i4>182</vt:i4>
      </vt:variant>
      <vt:variant>
        <vt:i4>0</vt:i4>
      </vt:variant>
      <vt:variant>
        <vt:i4>5</vt:i4>
      </vt:variant>
      <vt:variant>
        <vt:lpwstr/>
      </vt:variant>
      <vt:variant>
        <vt:lpwstr>_Toc138735176</vt:lpwstr>
      </vt:variant>
      <vt:variant>
        <vt:i4>1114171</vt:i4>
      </vt:variant>
      <vt:variant>
        <vt:i4>176</vt:i4>
      </vt:variant>
      <vt:variant>
        <vt:i4>0</vt:i4>
      </vt:variant>
      <vt:variant>
        <vt:i4>5</vt:i4>
      </vt:variant>
      <vt:variant>
        <vt:lpwstr/>
      </vt:variant>
      <vt:variant>
        <vt:lpwstr>_Toc138735175</vt:lpwstr>
      </vt:variant>
      <vt:variant>
        <vt:i4>1114171</vt:i4>
      </vt:variant>
      <vt:variant>
        <vt:i4>170</vt:i4>
      </vt:variant>
      <vt:variant>
        <vt:i4>0</vt:i4>
      </vt:variant>
      <vt:variant>
        <vt:i4>5</vt:i4>
      </vt:variant>
      <vt:variant>
        <vt:lpwstr/>
      </vt:variant>
      <vt:variant>
        <vt:lpwstr>_Toc138735174</vt:lpwstr>
      </vt:variant>
      <vt:variant>
        <vt:i4>1114171</vt:i4>
      </vt:variant>
      <vt:variant>
        <vt:i4>164</vt:i4>
      </vt:variant>
      <vt:variant>
        <vt:i4>0</vt:i4>
      </vt:variant>
      <vt:variant>
        <vt:i4>5</vt:i4>
      </vt:variant>
      <vt:variant>
        <vt:lpwstr/>
      </vt:variant>
      <vt:variant>
        <vt:lpwstr>_Toc138735173</vt:lpwstr>
      </vt:variant>
      <vt:variant>
        <vt:i4>1114171</vt:i4>
      </vt:variant>
      <vt:variant>
        <vt:i4>158</vt:i4>
      </vt:variant>
      <vt:variant>
        <vt:i4>0</vt:i4>
      </vt:variant>
      <vt:variant>
        <vt:i4>5</vt:i4>
      </vt:variant>
      <vt:variant>
        <vt:lpwstr/>
      </vt:variant>
      <vt:variant>
        <vt:lpwstr>_Toc138735172</vt:lpwstr>
      </vt:variant>
      <vt:variant>
        <vt:i4>1114171</vt:i4>
      </vt:variant>
      <vt:variant>
        <vt:i4>152</vt:i4>
      </vt:variant>
      <vt:variant>
        <vt:i4>0</vt:i4>
      </vt:variant>
      <vt:variant>
        <vt:i4>5</vt:i4>
      </vt:variant>
      <vt:variant>
        <vt:lpwstr/>
      </vt:variant>
      <vt:variant>
        <vt:lpwstr>_Toc138735171</vt:lpwstr>
      </vt:variant>
      <vt:variant>
        <vt:i4>1114171</vt:i4>
      </vt:variant>
      <vt:variant>
        <vt:i4>146</vt:i4>
      </vt:variant>
      <vt:variant>
        <vt:i4>0</vt:i4>
      </vt:variant>
      <vt:variant>
        <vt:i4>5</vt:i4>
      </vt:variant>
      <vt:variant>
        <vt:lpwstr/>
      </vt:variant>
      <vt:variant>
        <vt:lpwstr>_Toc138735170</vt:lpwstr>
      </vt:variant>
      <vt:variant>
        <vt:i4>1048635</vt:i4>
      </vt:variant>
      <vt:variant>
        <vt:i4>140</vt:i4>
      </vt:variant>
      <vt:variant>
        <vt:i4>0</vt:i4>
      </vt:variant>
      <vt:variant>
        <vt:i4>5</vt:i4>
      </vt:variant>
      <vt:variant>
        <vt:lpwstr/>
      </vt:variant>
      <vt:variant>
        <vt:lpwstr>_Toc138735169</vt:lpwstr>
      </vt:variant>
      <vt:variant>
        <vt:i4>1048635</vt:i4>
      </vt:variant>
      <vt:variant>
        <vt:i4>134</vt:i4>
      </vt:variant>
      <vt:variant>
        <vt:i4>0</vt:i4>
      </vt:variant>
      <vt:variant>
        <vt:i4>5</vt:i4>
      </vt:variant>
      <vt:variant>
        <vt:lpwstr/>
      </vt:variant>
      <vt:variant>
        <vt:lpwstr>_Toc138735168</vt:lpwstr>
      </vt:variant>
      <vt:variant>
        <vt:i4>1048635</vt:i4>
      </vt:variant>
      <vt:variant>
        <vt:i4>128</vt:i4>
      </vt:variant>
      <vt:variant>
        <vt:i4>0</vt:i4>
      </vt:variant>
      <vt:variant>
        <vt:i4>5</vt:i4>
      </vt:variant>
      <vt:variant>
        <vt:lpwstr/>
      </vt:variant>
      <vt:variant>
        <vt:lpwstr>_Toc138735167</vt:lpwstr>
      </vt:variant>
      <vt:variant>
        <vt:i4>1048635</vt:i4>
      </vt:variant>
      <vt:variant>
        <vt:i4>122</vt:i4>
      </vt:variant>
      <vt:variant>
        <vt:i4>0</vt:i4>
      </vt:variant>
      <vt:variant>
        <vt:i4>5</vt:i4>
      </vt:variant>
      <vt:variant>
        <vt:lpwstr/>
      </vt:variant>
      <vt:variant>
        <vt:lpwstr>_Toc138735166</vt:lpwstr>
      </vt:variant>
      <vt:variant>
        <vt:i4>1048635</vt:i4>
      </vt:variant>
      <vt:variant>
        <vt:i4>116</vt:i4>
      </vt:variant>
      <vt:variant>
        <vt:i4>0</vt:i4>
      </vt:variant>
      <vt:variant>
        <vt:i4>5</vt:i4>
      </vt:variant>
      <vt:variant>
        <vt:lpwstr/>
      </vt:variant>
      <vt:variant>
        <vt:lpwstr>_Toc138735165</vt:lpwstr>
      </vt:variant>
      <vt:variant>
        <vt:i4>1048635</vt:i4>
      </vt:variant>
      <vt:variant>
        <vt:i4>110</vt:i4>
      </vt:variant>
      <vt:variant>
        <vt:i4>0</vt:i4>
      </vt:variant>
      <vt:variant>
        <vt:i4>5</vt:i4>
      </vt:variant>
      <vt:variant>
        <vt:lpwstr/>
      </vt:variant>
      <vt:variant>
        <vt:lpwstr>_Toc138735164</vt:lpwstr>
      </vt:variant>
      <vt:variant>
        <vt:i4>1048635</vt:i4>
      </vt:variant>
      <vt:variant>
        <vt:i4>104</vt:i4>
      </vt:variant>
      <vt:variant>
        <vt:i4>0</vt:i4>
      </vt:variant>
      <vt:variant>
        <vt:i4>5</vt:i4>
      </vt:variant>
      <vt:variant>
        <vt:lpwstr/>
      </vt:variant>
      <vt:variant>
        <vt:lpwstr>_Toc138735163</vt:lpwstr>
      </vt:variant>
      <vt:variant>
        <vt:i4>1048635</vt:i4>
      </vt:variant>
      <vt:variant>
        <vt:i4>98</vt:i4>
      </vt:variant>
      <vt:variant>
        <vt:i4>0</vt:i4>
      </vt:variant>
      <vt:variant>
        <vt:i4>5</vt:i4>
      </vt:variant>
      <vt:variant>
        <vt:lpwstr/>
      </vt:variant>
      <vt:variant>
        <vt:lpwstr>_Toc138735162</vt:lpwstr>
      </vt:variant>
      <vt:variant>
        <vt:i4>1048635</vt:i4>
      </vt:variant>
      <vt:variant>
        <vt:i4>92</vt:i4>
      </vt:variant>
      <vt:variant>
        <vt:i4>0</vt:i4>
      </vt:variant>
      <vt:variant>
        <vt:i4>5</vt:i4>
      </vt:variant>
      <vt:variant>
        <vt:lpwstr/>
      </vt:variant>
      <vt:variant>
        <vt:lpwstr>_Toc138735161</vt:lpwstr>
      </vt:variant>
      <vt:variant>
        <vt:i4>1048635</vt:i4>
      </vt:variant>
      <vt:variant>
        <vt:i4>86</vt:i4>
      </vt:variant>
      <vt:variant>
        <vt:i4>0</vt:i4>
      </vt:variant>
      <vt:variant>
        <vt:i4>5</vt:i4>
      </vt:variant>
      <vt:variant>
        <vt:lpwstr/>
      </vt:variant>
      <vt:variant>
        <vt:lpwstr>_Toc138735160</vt:lpwstr>
      </vt:variant>
      <vt:variant>
        <vt:i4>1245243</vt:i4>
      </vt:variant>
      <vt:variant>
        <vt:i4>80</vt:i4>
      </vt:variant>
      <vt:variant>
        <vt:i4>0</vt:i4>
      </vt:variant>
      <vt:variant>
        <vt:i4>5</vt:i4>
      </vt:variant>
      <vt:variant>
        <vt:lpwstr/>
      </vt:variant>
      <vt:variant>
        <vt:lpwstr>_Toc138735159</vt:lpwstr>
      </vt:variant>
      <vt:variant>
        <vt:i4>1245243</vt:i4>
      </vt:variant>
      <vt:variant>
        <vt:i4>74</vt:i4>
      </vt:variant>
      <vt:variant>
        <vt:i4>0</vt:i4>
      </vt:variant>
      <vt:variant>
        <vt:i4>5</vt:i4>
      </vt:variant>
      <vt:variant>
        <vt:lpwstr/>
      </vt:variant>
      <vt:variant>
        <vt:lpwstr>_Toc138735158</vt:lpwstr>
      </vt:variant>
      <vt:variant>
        <vt:i4>1245243</vt:i4>
      </vt:variant>
      <vt:variant>
        <vt:i4>68</vt:i4>
      </vt:variant>
      <vt:variant>
        <vt:i4>0</vt:i4>
      </vt:variant>
      <vt:variant>
        <vt:i4>5</vt:i4>
      </vt:variant>
      <vt:variant>
        <vt:lpwstr/>
      </vt:variant>
      <vt:variant>
        <vt:lpwstr>_Toc138735157</vt:lpwstr>
      </vt:variant>
      <vt:variant>
        <vt:i4>1245243</vt:i4>
      </vt:variant>
      <vt:variant>
        <vt:i4>62</vt:i4>
      </vt:variant>
      <vt:variant>
        <vt:i4>0</vt:i4>
      </vt:variant>
      <vt:variant>
        <vt:i4>5</vt:i4>
      </vt:variant>
      <vt:variant>
        <vt:lpwstr/>
      </vt:variant>
      <vt:variant>
        <vt:lpwstr>_Toc138735156</vt:lpwstr>
      </vt:variant>
      <vt:variant>
        <vt:i4>1245243</vt:i4>
      </vt:variant>
      <vt:variant>
        <vt:i4>56</vt:i4>
      </vt:variant>
      <vt:variant>
        <vt:i4>0</vt:i4>
      </vt:variant>
      <vt:variant>
        <vt:i4>5</vt:i4>
      </vt:variant>
      <vt:variant>
        <vt:lpwstr/>
      </vt:variant>
      <vt:variant>
        <vt:lpwstr>_Toc138735155</vt:lpwstr>
      </vt:variant>
      <vt:variant>
        <vt:i4>1245243</vt:i4>
      </vt:variant>
      <vt:variant>
        <vt:i4>50</vt:i4>
      </vt:variant>
      <vt:variant>
        <vt:i4>0</vt:i4>
      </vt:variant>
      <vt:variant>
        <vt:i4>5</vt:i4>
      </vt:variant>
      <vt:variant>
        <vt:lpwstr/>
      </vt:variant>
      <vt:variant>
        <vt:lpwstr>_Toc138735154</vt:lpwstr>
      </vt:variant>
      <vt:variant>
        <vt:i4>1245243</vt:i4>
      </vt:variant>
      <vt:variant>
        <vt:i4>44</vt:i4>
      </vt:variant>
      <vt:variant>
        <vt:i4>0</vt:i4>
      </vt:variant>
      <vt:variant>
        <vt:i4>5</vt:i4>
      </vt:variant>
      <vt:variant>
        <vt:lpwstr/>
      </vt:variant>
      <vt:variant>
        <vt:lpwstr>_Toc138735153</vt:lpwstr>
      </vt:variant>
      <vt:variant>
        <vt:i4>1245243</vt:i4>
      </vt:variant>
      <vt:variant>
        <vt:i4>38</vt:i4>
      </vt:variant>
      <vt:variant>
        <vt:i4>0</vt:i4>
      </vt:variant>
      <vt:variant>
        <vt:i4>5</vt:i4>
      </vt:variant>
      <vt:variant>
        <vt:lpwstr/>
      </vt:variant>
      <vt:variant>
        <vt:lpwstr>_Toc138735152</vt:lpwstr>
      </vt:variant>
      <vt:variant>
        <vt:i4>1245243</vt:i4>
      </vt:variant>
      <vt:variant>
        <vt:i4>32</vt:i4>
      </vt:variant>
      <vt:variant>
        <vt:i4>0</vt:i4>
      </vt:variant>
      <vt:variant>
        <vt:i4>5</vt:i4>
      </vt:variant>
      <vt:variant>
        <vt:lpwstr/>
      </vt:variant>
      <vt:variant>
        <vt:lpwstr>_Toc138735151</vt:lpwstr>
      </vt:variant>
      <vt:variant>
        <vt:i4>1245243</vt:i4>
      </vt:variant>
      <vt:variant>
        <vt:i4>26</vt:i4>
      </vt:variant>
      <vt:variant>
        <vt:i4>0</vt:i4>
      </vt:variant>
      <vt:variant>
        <vt:i4>5</vt:i4>
      </vt:variant>
      <vt:variant>
        <vt:lpwstr/>
      </vt:variant>
      <vt:variant>
        <vt:lpwstr>_Toc138735150</vt:lpwstr>
      </vt:variant>
      <vt:variant>
        <vt:i4>1179707</vt:i4>
      </vt:variant>
      <vt:variant>
        <vt:i4>20</vt:i4>
      </vt:variant>
      <vt:variant>
        <vt:i4>0</vt:i4>
      </vt:variant>
      <vt:variant>
        <vt:i4>5</vt:i4>
      </vt:variant>
      <vt:variant>
        <vt:lpwstr/>
      </vt:variant>
      <vt:variant>
        <vt:lpwstr>_Toc138735149</vt:lpwstr>
      </vt:variant>
      <vt:variant>
        <vt:i4>1179707</vt:i4>
      </vt:variant>
      <vt:variant>
        <vt:i4>14</vt:i4>
      </vt:variant>
      <vt:variant>
        <vt:i4>0</vt:i4>
      </vt:variant>
      <vt:variant>
        <vt:i4>5</vt:i4>
      </vt:variant>
      <vt:variant>
        <vt:lpwstr/>
      </vt:variant>
      <vt:variant>
        <vt:lpwstr>_Toc138735148</vt:lpwstr>
      </vt:variant>
      <vt:variant>
        <vt:i4>1179707</vt:i4>
      </vt:variant>
      <vt:variant>
        <vt:i4>8</vt:i4>
      </vt:variant>
      <vt:variant>
        <vt:i4>0</vt:i4>
      </vt:variant>
      <vt:variant>
        <vt:i4>5</vt:i4>
      </vt:variant>
      <vt:variant>
        <vt:lpwstr/>
      </vt:variant>
      <vt:variant>
        <vt:lpwstr>_Toc138735147</vt:lpwstr>
      </vt:variant>
      <vt:variant>
        <vt:i4>1179707</vt:i4>
      </vt:variant>
      <vt:variant>
        <vt:i4>2</vt:i4>
      </vt:variant>
      <vt:variant>
        <vt:i4>0</vt:i4>
      </vt:variant>
      <vt:variant>
        <vt:i4>5</vt:i4>
      </vt:variant>
      <vt:variant>
        <vt:lpwstr/>
      </vt:variant>
      <vt:variant>
        <vt:lpwstr>_Toc138735146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CE-QUAL-W2 V3 User's Manual</dc:title>
  <dc:creator>Thomas M. Cole and Scott A. Wells</dc:creator>
  <cp:keywords>CE-QUAL-W2, manual</cp:keywords>
  <cp:lastModifiedBy>Todd Steissberg</cp:lastModifiedBy>
  <cp:revision>3</cp:revision>
  <cp:lastPrinted>2021-02-26T00:15:00Z</cp:lastPrinted>
  <dcterms:created xsi:type="dcterms:W3CDTF">2021-09-14T18:55:00Z</dcterms:created>
  <dcterms:modified xsi:type="dcterms:W3CDTF">2022-08-07T07:07:00Z</dcterms:modified>
  <cp:category>User's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